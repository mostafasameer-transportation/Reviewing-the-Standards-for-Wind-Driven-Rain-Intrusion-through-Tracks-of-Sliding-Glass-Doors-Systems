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88F216" w14:textId="04ED7DC5" w:rsidR="000C59DB" w:rsidRPr="009D7513" w:rsidRDefault="00ED7150" w:rsidP="00ED7150">
      <w:pPr>
        <w:pStyle w:val="elementtoproof"/>
        <w:spacing w:after="240"/>
        <w:jc w:val="center"/>
        <w:rPr>
          <w:rFonts w:asciiTheme="minorBidi" w:hAnsiTheme="minorBidi" w:cstheme="minorBidi"/>
          <w:b/>
          <w:bCs/>
          <w:color w:val="000000" w:themeColor="text1"/>
          <w:sz w:val="24"/>
          <w:szCs w:val="24"/>
        </w:rPr>
      </w:pPr>
      <w:r w:rsidRPr="009D7513">
        <w:rPr>
          <w:rFonts w:asciiTheme="minorBidi" w:eastAsia="Times" w:hAnsiTheme="minorBidi" w:cstheme="minorBidi"/>
          <w:color w:val="000000" w:themeColor="text1"/>
          <w:sz w:val="24"/>
          <w:szCs w:val="24"/>
        </w:rPr>
        <w:t xml:space="preserve">Interim Report </w:t>
      </w:r>
      <w:r w:rsidR="003A61AA" w:rsidRPr="009D7513">
        <w:rPr>
          <w:rFonts w:asciiTheme="minorBidi" w:eastAsia="Times" w:hAnsiTheme="minorBidi" w:cstheme="minorBidi"/>
          <w:color w:val="000000" w:themeColor="text1"/>
          <w:sz w:val="24"/>
          <w:szCs w:val="24"/>
        </w:rPr>
        <w:t>for Project Entitled:</w:t>
      </w:r>
    </w:p>
    <w:p w14:paraId="26BC0B1D" w14:textId="6003E139" w:rsidR="000C59DB" w:rsidRPr="009D7513" w:rsidRDefault="000C59DB" w:rsidP="00114F5F">
      <w:pPr>
        <w:pStyle w:val="elementtoproof"/>
        <w:jc w:val="center"/>
        <w:rPr>
          <w:rFonts w:asciiTheme="minorBidi" w:hAnsiTheme="minorBidi" w:cstheme="minorBidi"/>
          <w:b/>
          <w:bCs/>
          <w:color w:val="000000" w:themeColor="text1"/>
          <w:sz w:val="24"/>
          <w:szCs w:val="24"/>
        </w:rPr>
      </w:pPr>
      <w:r w:rsidRPr="009D7513">
        <w:rPr>
          <w:rFonts w:asciiTheme="minorBidi" w:hAnsiTheme="minorBidi" w:cstheme="minorBidi"/>
          <w:b/>
          <w:bCs/>
          <w:color w:val="000000" w:themeColor="text1"/>
          <w:sz w:val="24"/>
          <w:szCs w:val="24"/>
        </w:rPr>
        <w:t>Reviewing the Standards for Wind-Driven Rain (WDR) Intrusion through Tracks of Sliding Glass Door Systems during Hurricanes</w:t>
      </w:r>
    </w:p>
    <w:p w14:paraId="17031833" w14:textId="77777777" w:rsidR="000C59DB" w:rsidRPr="009D7513" w:rsidRDefault="000C59DB" w:rsidP="00114F5F">
      <w:pPr>
        <w:pStyle w:val="elementtoproof"/>
        <w:jc w:val="center"/>
        <w:rPr>
          <w:rFonts w:asciiTheme="minorBidi" w:hAnsiTheme="minorBidi" w:cstheme="minorBidi"/>
          <w:b/>
          <w:bCs/>
          <w:color w:val="000000" w:themeColor="text1"/>
          <w:sz w:val="24"/>
          <w:szCs w:val="24"/>
        </w:rPr>
      </w:pPr>
    </w:p>
    <w:p w14:paraId="6CC42CFF" w14:textId="78ABC7D8" w:rsidR="000C59DB" w:rsidRPr="009D7513" w:rsidRDefault="000C59DB" w:rsidP="00114F5F">
      <w:pPr>
        <w:spacing w:after="0" w:line="240" w:lineRule="auto"/>
        <w:jc w:val="center"/>
        <w:rPr>
          <w:rFonts w:asciiTheme="minorBidi" w:hAnsiTheme="minorBidi"/>
          <w:sz w:val="24"/>
          <w:szCs w:val="24"/>
        </w:rPr>
      </w:pPr>
      <w:r w:rsidRPr="009D7513">
        <w:rPr>
          <w:rFonts w:asciiTheme="minorBidi" w:hAnsiTheme="minorBidi"/>
          <w:sz w:val="24"/>
          <w:szCs w:val="24"/>
        </w:rPr>
        <w:t xml:space="preserve">Performance Period: </w:t>
      </w:r>
      <w:r w:rsidR="003A61AA" w:rsidRPr="009D7513">
        <w:rPr>
          <w:rFonts w:asciiTheme="minorBidi" w:hAnsiTheme="minorBidi"/>
          <w:sz w:val="24"/>
          <w:szCs w:val="24"/>
        </w:rPr>
        <w:t>8/1/202</w:t>
      </w:r>
      <w:ins w:id="0" w:author="Mostafa Sameer" w:date="2024-10-14T20:24:00Z" w16du:dateUtc="2024-10-15T00:24:00Z">
        <w:r w:rsidR="00E71140">
          <w:rPr>
            <w:rFonts w:asciiTheme="minorBidi" w:hAnsiTheme="minorBidi"/>
            <w:sz w:val="24"/>
            <w:szCs w:val="24"/>
          </w:rPr>
          <w:t>4</w:t>
        </w:r>
      </w:ins>
      <w:del w:id="1" w:author="Mostafa Sameer" w:date="2024-10-14T20:24:00Z" w16du:dateUtc="2024-10-15T00:24:00Z">
        <w:r w:rsidR="003A61AA" w:rsidRPr="009D7513" w:rsidDel="00E71140">
          <w:rPr>
            <w:rFonts w:asciiTheme="minorBidi" w:hAnsiTheme="minorBidi"/>
            <w:sz w:val="24"/>
            <w:szCs w:val="24"/>
          </w:rPr>
          <w:delText>2</w:delText>
        </w:r>
      </w:del>
      <w:r w:rsidR="003A61AA" w:rsidRPr="009D7513">
        <w:rPr>
          <w:rFonts w:asciiTheme="minorBidi" w:hAnsiTheme="minorBidi"/>
          <w:sz w:val="24"/>
          <w:szCs w:val="24"/>
        </w:rPr>
        <w:t>-12/1/2024</w:t>
      </w:r>
    </w:p>
    <w:p w14:paraId="3CFF35FD" w14:textId="77777777" w:rsidR="000C59DB" w:rsidRPr="009D7513" w:rsidRDefault="000C59DB" w:rsidP="00114F5F">
      <w:pPr>
        <w:spacing w:after="0" w:line="240" w:lineRule="auto"/>
        <w:jc w:val="center"/>
        <w:rPr>
          <w:rFonts w:asciiTheme="minorBidi" w:hAnsiTheme="minorBidi"/>
          <w:sz w:val="24"/>
          <w:szCs w:val="24"/>
        </w:rPr>
      </w:pPr>
    </w:p>
    <w:p w14:paraId="1D7B8613" w14:textId="724C940F" w:rsidR="000C59DB" w:rsidRDefault="000C59DB" w:rsidP="00114F5F">
      <w:pPr>
        <w:spacing w:after="0" w:line="240" w:lineRule="auto"/>
        <w:jc w:val="center"/>
        <w:rPr>
          <w:rFonts w:asciiTheme="minorBidi" w:hAnsiTheme="minorBidi"/>
          <w:b/>
          <w:bCs/>
          <w:sz w:val="24"/>
          <w:szCs w:val="24"/>
        </w:rPr>
      </w:pPr>
      <w:r w:rsidRPr="009D7513">
        <w:rPr>
          <w:rFonts w:asciiTheme="minorBidi" w:hAnsiTheme="minorBidi"/>
          <w:sz w:val="24"/>
          <w:szCs w:val="24"/>
        </w:rPr>
        <w:t xml:space="preserve">Submitted on: </w:t>
      </w:r>
      <w:r w:rsidRPr="009D7513">
        <w:rPr>
          <w:rFonts w:asciiTheme="minorBidi" w:hAnsiTheme="minorBidi"/>
          <w:b/>
          <w:bCs/>
          <w:sz w:val="24"/>
          <w:szCs w:val="24"/>
        </w:rPr>
        <w:t>September 16</w:t>
      </w:r>
      <w:r w:rsidRPr="009D7513">
        <w:rPr>
          <w:rFonts w:asciiTheme="minorBidi" w:hAnsiTheme="minorBidi"/>
          <w:b/>
          <w:bCs/>
          <w:sz w:val="24"/>
          <w:szCs w:val="24"/>
          <w:vertAlign w:val="superscript"/>
        </w:rPr>
        <w:t>th</w:t>
      </w:r>
      <w:r w:rsidRPr="009D7513">
        <w:rPr>
          <w:rFonts w:asciiTheme="minorBidi" w:hAnsiTheme="minorBidi"/>
          <w:b/>
          <w:bCs/>
          <w:sz w:val="24"/>
          <w:szCs w:val="24"/>
        </w:rPr>
        <w:t>, 2024</w:t>
      </w:r>
    </w:p>
    <w:p w14:paraId="19CD4FF9" w14:textId="15A6E8CE" w:rsidR="002514DD" w:rsidRPr="009D7513" w:rsidRDefault="002514DD" w:rsidP="00114F5F">
      <w:pPr>
        <w:spacing w:after="0" w:line="240" w:lineRule="auto"/>
        <w:jc w:val="center"/>
        <w:rPr>
          <w:rFonts w:asciiTheme="minorBidi" w:hAnsiTheme="minorBidi"/>
          <w:sz w:val="24"/>
          <w:szCs w:val="24"/>
        </w:rPr>
      </w:pPr>
      <w:r>
        <w:rPr>
          <w:rFonts w:asciiTheme="minorBidi" w:hAnsiTheme="minorBidi"/>
          <w:b/>
          <w:bCs/>
          <w:sz w:val="24"/>
          <w:szCs w:val="24"/>
        </w:rPr>
        <w:t>Revised and updated September 2</w:t>
      </w:r>
      <w:r w:rsidR="008D043B">
        <w:rPr>
          <w:rFonts w:asciiTheme="minorBidi" w:hAnsiTheme="minorBidi"/>
          <w:b/>
          <w:bCs/>
          <w:sz w:val="24"/>
          <w:szCs w:val="24"/>
        </w:rPr>
        <w:t>7</w:t>
      </w:r>
      <w:r>
        <w:rPr>
          <w:rFonts w:asciiTheme="minorBidi" w:hAnsiTheme="minorBidi"/>
          <w:b/>
          <w:bCs/>
          <w:sz w:val="24"/>
          <w:szCs w:val="24"/>
        </w:rPr>
        <w:t>, 2024</w:t>
      </w:r>
    </w:p>
    <w:p w14:paraId="3500E1C2" w14:textId="77777777" w:rsidR="000C59DB" w:rsidRDefault="000C59DB" w:rsidP="00114F5F">
      <w:pPr>
        <w:spacing w:after="0" w:line="240" w:lineRule="auto"/>
        <w:rPr>
          <w:rFonts w:asciiTheme="minorBidi" w:hAnsiTheme="minorBidi"/>
          <w:sz w:val="24"/>
          <w:szCs w:val="24"/>
        </w:rPr>
      </w:pPr>
    </w:p>
    <w:p w14:paraId="64E00303" w14:textId="77777777" w:rsidR="00E241F3" w:rsidRDefault="00E241F3" w:rsidP="00114F5F">
      <w:pPr>
        <w:spacing w:after="0" w:line="240" w:lineRule="auto"/>
        <w:rPr>
          <w:rFonts w:asciiTheme="minorBidi" w:hAnsiTheme="minorBidi"/>
          <w:sz w:val="24"/>
          <w:szCs w:val="24"/>
        </w:rPr>
      </w:pPr>
    </w:p>
    <w:p w14:paraId="3BDF2DB4" w14:textId="77777777" w:rsidR="00E241F3" w:rsidRDefault="00E241F3" w:rsidP="00114F5F">
      <w:pPr>
        <w:spacing w:after="0" w:line="240" w:lineRule="auto"/>
        <w:rPr>
          <w:rFonts w:asciiTheme="minorBidi" w:hAnsiTheme="minorBidi"/>
          <w:sz w:val="24"/>
          <w:szCs w:val="24"/>
        </w:rPr>
      </w:pPr>
    </w:p>
    <w:p w14:paraId="3850533B" w14:textId="77777777" w:rsidR="00E241F3" w:rsidRDefault="00E241F3" w:rsidP="00114F5F">
      <w:pPr>
        <w:spacing w:after="0" w:line="240" w:lineRule="auto"/>
        <w:rPr>
          <w:rFonts w:asciiTheme="minorBidi" w:hAnsiTheme="minorBidi"/>
          <w:sz w:val="24"/>
          <w:szCs w:val="24"/>
        </w:rPr>
      </w:pPr>
    </w:p>
    <w:p w14:paraId="191E638E" w14:textId="77777777" w:rsidR="00E241F3" w:rsidRDefault="00E241F3" w:rsidP="00114F5F">
      <w:pPr>
        <w:spacing w:after="0" w:line="240" w:lineRule="auto"/>
        <w:rPr>
          <w:rFonts w:asciiTheme="minorBidi" w:hAnsiTheme="minorBidi"/>
          <w:sz w:val="24"/>
          <w:szCs w:val="24"/>
        </w:rPr>
      </w:pPr>
    </w:p>
    <w:p w14:paraId="0A33F81B" w14:textId="77777777" w:rsidR="00E241F3" w:rsidRDefault="00E241F3" w:rsidP="00114F5F">
      <w:pPr>
        <w:spacing w:after="0" w:line="240" w:lineRule="auto"/>
        <w:rPr>
          <w:rFonts w:asciiTheme="minorBidi" w:hAnsiTheme="minorBidi"/>
          <w:sz w:val="24"/>
          <w:szCs w:val="24"/>
        </w:rPr>
      </w:pPr>
    </w:p>
    <w:p w14:paraId="5333B6CC" w14:textId="77777777" w:rsidR="00E241F3" w:rsidRDefault="00E241F3" w:rsidP="00114F5F">
      <w:pPr>
        <w:spacing w:after="0" w:line="240" w:lineRule="auto"/>
        <w:rPr>
          <w:rFonts w:asciiTheme="minorBidi" w:hAnsiTheme="minorBidi"/>
          <w:sz w:val="24"/>
          <w:szCs w:val="24"/>
        </w:rPr>
      </w:pPr>
    </w:p>
    <w:p w14:paraId="384C6FE1" w14:textId="77777777" w:rsidR="00E241F3" w:rsidRDefault="00E241F3" w:rsidP="00114F5F">
      <w:pPr>
        <w:spacing w:after="0" w:line="240" w:lineRule="auto"/>
        <w:rPr>
          <w:rFonts w:asciiTheme="minorBidi" w:hAnsiTheme="minorBidi"/>
          <w:sz w:val="24"/>
          <w:szCs w:val="24"/>
        </w:rPr>
      </w:pPr>
    </w:p>
    <w:p w14:paraId="5670371D" w14:textId="77777777" w:rsidR="00E241F3" w:rsidRDefault="00E241F3" w:rsidP="00114F5F">
      <w:pPr>
        <w:spacing w:after="0" w:line="240" w:lineRule="auto"/>
        <w:rPr>
          <w:rFonts w:asciiTheme="minorBidi" w:hAnsiTheme="minorBidi"/>
          <w:sz w:val="24"/>
          <w:szCs w:val="24"/>
        </w:rPr>
      </w:pPr>
    </w:p>
    <w:p w14:paraId="3F179B0E" w14:textId="77777777" w:rsidR="00E241F3" w:rsidRDefault="00E241F3" w:rsidP="00114F5F">
      <w:pPr>
        <w:spacing w:after="0" w:line="240" w:lineRule="auto"/>
        <w:rPr>
          <w:rFonts w:asciiTheme="minorBidi" w:hAnsiTheme="minorBidi"/>
          <w:sz w:val="24"/>
          <w:szCs w:val="24"/>
        </w:rPr>
      </w:pPr>
    </w:p>
    <w:p w14:paraId="415CEB79" w14:textId="77777777" w:rsidR="00E241F3" w:rsidRPr="009D7513" w:rsidRDefault="00E241F3" w:rsidP="00114F5F">
      <w:pPr>
        <w:spacing w:after="0" w:line="240" w:lineRule="auto"/>
        <w:rPr>
          <w:rFonts w:asciiTheme="minorBidi" w:hAnsiTheme="minorBidi"/>
          <w:sz w:val="24"/>
          <w:szCs w:val="24"/>
        </w:rPr>
      </w:pPr>
    </w:p>
    <w:p w14:paraId="7DE19A8D" w14:textId="77777777" w:rsidR="000C59DB" w:rsidRPr="009D7513" w:rsidRDefault="000C59DB" w:rsidP="00114F5F">
      <w:pPr>
        <w:spacing w:after="0" w:line="240" w:lineRule="auto"/>
        <w:jc w:val="center"/>
        <w:rPr>
          <w:rFonts w:asciiTheme="minorBidi" w:hAnsiTheme="minorBidi"/>
          <w:sz w:val="24"/>
          <w:szCs w:val="24"/>
        </w:rPr>
      </w:pPr>
    </w:p>
    <w:p w14:paraId="52F31393" w14:textId="77777777" w:rsidR="000C59DB" w:rsidRPr="009D7513" w:rsidRDefault="000C59DB" w:rsidP="00114F5F">
      <w:pPr>
        <w:spacing w:after="0" w:line="240" w:lineRule="auto"/>
        <w:jc w:val="center"/>
        <w:rPr>
          <w:rFonts w:asciiTheme="minorBidi" w:hAnsiTheme="minorBidi"/>
          <w:sz w:val="24"/>
          <w:szCs w:val="24"/>
        </w:rPr>
      </w:pPr>
      <w:r w:rsidRPr="009D7513">
        <w:rPr>
          <w:rFonts w:asciiTheme="minorBidi" w:hAnsiTheme="minorBidi"/>
          <w:sz w:val="24"/>
          <w:szCs w:val="24"/>
        </w:rPr>
        <w:t xml:space="preserve">Presented to, </w:t>
      </w:r>
    </w:p>
    <w:p w14:paraId="5242CE16" w14:textId="77777777" w:rsidR="000C59DB" w:rsidRPr="009D7513" w:rsidRDefault="000C59DB" w:rsidP="00114F5F">
      <w:pPr>
        <w:spacing w:after="0" w:line="240" w:lineRule="auto"/>
        <w:jc w:val="center"/>
        <w:rPr>
          <w:rFonts w:asciiTheme="minorBidi" w:hAnsiTheme="minorBidi"/>
          <w:sz w:val="24"/>
          <w:szCs w:val="24"/>
        </w:rPr>
      </w:pPr>
    </w:p>
    <w:p w14:paraId="5BB49001" w14:textId="390566FB" w:rsidR="003A61AA" w:rsidRPr="009D7513" w:rsidRDefault="003A61AA" w:rsidP="00114F5F">
      <w:pPr>
        <w:spacing w:after="0" w:line="240" w:lineRule="auto"/>
        <w:jc w:val="center"/>
        <w:rPr>
          <w:rFonts w:asciiTheme="minorBidi" w:hAnsiTheme="minorBidi"/>
          <w:color w:val="000000" w:themeColor="text1"/>
          <w:sz w:val="24"/>
          <w:szCs w:val="24"/>
        </w:rPr>
      </w:pPr>
      <w:r w:rsidRPr="009D7513">
        <w:rPr>
          <w:rFonts w:asciiTheme="minorBidi" w:hAnsiTheme="minorBidi"/>
          <w:color w:val="000000" w:themeColor="text1"/>
          <w:sz w:val="24"/>
          <w:szCs w:val="24"/>
        </w:rPr>
        <w:t xml:space="preserve">Florida Building Commission </w:t>
      </w:r>
    </w:p>
    <w:p w14:paraId="67E8FA1B" w14:textId="6F942E97" w:rsidR="000C59DB" w:rsidRPr="009D7513" w:rsidRDefault="003A61AA" w:rsidP="00114F5F">
      <w:pPr>
        <w:spacing w:after="0" w:line="240" w:lineRule="auto"/>
        <w:jc w:val="center"/>
        <w:rPr>
          <w:rFonts w:asciiTheme="minorBidi" w:hAnsiTheme="minorBidi"/>
          <w:color w:val="000000" w:themeColor="text1"/>
          <w:sz w:val="24"/>
          <w:szCs w:val="24"/>
        </w:rPr>
      </w:pPr>
      <w:r w:rsidRPr="009D7513">
        <w:rPr>
          <w:rFonts w:asciiTheme="minorBidi" w:hAnsiTheme="minorBidi"/>
          <w:color w:val="000000" w:themeColor="text1"/>
          <w:sz w:val="24"/>
          <w:szCs w:val="24"/>
        </w:rPr>
        <w:t xml:space="preserve">State of </w:t>
      </w:r>
      <w:r w:rsidR="000C59DB" w:rsidRPr="009D7513">
        <w:rPr>
          <w:rFonts w:asciiTheme="minorBidi" w:hAnsiTheme="minorBidi"/>
          <w:color w:val="000000" w:themeColor="text1"/>
          <w:sz w:val="24"/>
          <w:szCs w:val="24"/>
        </w:rPr>
        <w:t>Florida Department of Business and Professional Regulation</w:t>
      </w:r>
    </w:p>
    <w:p w14:paraId="124604A1" w14:textId="77777777" w:rsidR="000C59DB" w:rsidRPr="009D7513" w:rsidRDefault="000C59DB" w:rsidP="00114F5F">
      <w:pPr>
        <w:spacing w:line="240" w:lineRule="auto"/>
        <w:jc w:val="center"/>
        <w:rPr>
          <w:rFonts w:asciiTheme="minorBidi" w:hAnsiTheme="minorBidi"/>
          <w:color w:val="000000" w:themeColor="text1"/>
          <w:sz w:val="24"/>
          <w:szCs w:val="24"/>
        </w:rPr>
      </w:pPr>
      <w:r w:rsidRPr="009D7513">
        <w:rPr>
          <w:rFonts w:asciiTheme="minorBidi" w:hAnsiTheme="minorBidi"/>
          <w:color w:val="000000" w:themeColor="text1"/>
          <w:sz w:val="24"/>
          <w:szCs w:val="24"/>
        </w:rPr>
        <w:t>By</w:t>
      </w:r>
    </w:p>
    <w:p w14:paraId="22BE487C" w14:textId="19B9FB50" w:rsidR="003A61AA" w:rsidRPr="009D7513" w:rsidRDefault="000C59DB" w:rsidP="00114F5F">
      <w:pPr>
        <w:spacing w:after="0" w:line="240" w:lineRule="auto"/>
        <w:jc w:val="center"/>
        <w:rPr>
          <w:rFonts w:asciiTheme="minorBidi" w:hAnsiTheme="minorBidi"/>
          <w:color w:val="000000" w:themeColor="text1"/>
          <w:sz w:val="24"/>
          <w:szCs w:val="24"/>
        </w:rPr>
      </w:pPr>
      <w:r w:rsidRPr="009D7513">
        <w:rPr>
          <w:rFonts w:asciiTheme="minorBidi" w:hAnsiTheme="minorBidi"/>
          <w:color w:val="000000" w:themeColor="text1"/>
          <w:sz w:val="24"/>
          <w:szCs w:val="24"/>
        </w:rPr>
        <w:t xml:space="preserve">Omar Nofal, </w:t>
      </w:r>
      <w:r w:rsidR="003A61AA" w:rsidRPr="009D7513">
        <w:rPr>
          <w:rFonts w:asciiTheme="minorBidi" w:hAnsiTheme="minorBidi"/>
          <w:color w:val="000000" w:themeColor="text1"/>
          <w:sz w:val="24"/>
          <w:szCs w:val="24"/>
        </w:rPr>
        <w:t xml:space="preserve">Ph.D., </w:t>
      </w:r>
      <w:hyperlink r:id="rId8" w:history="1">
        <w:r w:rsidR="003A61AA" w:rsidRPr="009D7513">
          <w:rPr>
            <w:rStyle w:val="Hyperlink"/>
            <w:rFonts w:asciiTheme="minorBidi" w:hAnsiTheme="minorBidi"/>
            <w:sz w:val="24"/>
            <w:szCs w:val="24"/>
          </w:rPr>
          <w:t>omar.nofal@fiu.edu</w:t>
        </w:r>
      </w:hyperlink>
      <w:r w:rsidR="003A61AA" w:rsidRPr="009D7513">
        <w:rPr>
          <w:rFonts w:asciiTheme="minorBidi" w:hAnsiTheme="minorBidi"/>
          <w:color w:val="000000" w:themeColor="text1"/>
          <w:sz w:val="24"/>
          <w:szCs w:val="24"/>
        </w:rPr>
        <w:t xml:space="preserve">, (0970) 214-4716, Principal Investigator (FIU), Arindam Chowdhury, Ph.D., </w:t>
      </w:r>
      <w:hyperlink r:id="rId9" w:history="1">
        <w:r w:rsidR="003A61AA" w:rsidRPr="009D7513">
          <w:rPr>
            <w:rStyle w:val="Hyperlink"/>
            <w:rFonts w:asciiTheme="minorBidi" w:hAnsiTheme="minorBidi"/>
            <w:sz w:val="24"/>
            <w:szCs w:val="24"/>
          </w:rPr>
          <w:t>chowdhur@fiu.edu</w:t>
        </w:r>
      </w:hyperlink>
      <w:r w:rsidR="003A61AA" w:rsidRPr="009D7513">
        <w:rPr>
          <w:rFonts w:asciiTheme="minorBidi" w:hAnsiTheme="minorBidi"/>
          <w:color w:val="000000" w:themeColor="text1"/>
          <w:sz w:val="24"/>
          <w:szCs w:val="24"/>
        </w:rPr>
        <w:t xml:space="preserve">, (786) 801-7390, </w:t>
      </w:r>
      <w:r w:rsidRPr="009D7513">
        <w:rPr>
          <w:rFonts w:asciiTheme="minorBidi" w:hAnsiTheme="minorBidi"/>
          <w:color w:val="000000" w:themeColor="text1"/>
          <w:sz w:val="24"/>
          <w:szCs w:val="24"/>
        </w:rPr>
        <w:t>Co-Principal Investigators</w:t>
      </w:r>
      <w:r w:rsidR="003A61AA" w:rsidRPr="009D7513">
        <w:rPr>
          <w:rFonts w:asciiTheme="minorBidi" w:hAnsiTheme="minorBidi"/>
          <w:color w:val="000000" w:themeColor="text1"/>
          <w:sz w:val="24"/>
          <w:szCs w:val="24"/>
        </w:rPr>
        <w:t xml:space="preserve"> (FIU)</w:t>
      </w:r>
    </w:p>
    <w:p w14:paraId="44205621" w14:textId="1F1EBBEC" w:rsidR="000C59DB" w:rsidRPr="00145E9B" w:rsidRDefault="000C59DB" w:rsidP="00114F5F">
      <w:pPr>
        <w:spacing w:after="0" w:line="240" w:lineRule="auto"/>
        <w:jc w:val="center"/>
        <w:rPr>
          <w:rFonts w:asciiTheme="minorBidi" w:hAnsiTheme="minorBidi"/>
          <w:color w:val="000000" w:themeColor="text1"/>
          <w:sz w:val="24"/>
          <w:szCs w:val="24"/>
          <w:lang w:val="es-ES"/>
        </w:rPr>
      </w:pPr>
      <w:r w:rsidRPr="00145E9B">
        <w:rPr>
          <w:rFonts w:asciiTheme="minorBidi" w:hAnsiTheme="minorBidi"/>
          <w:color w:val="000000" w:themeColor="text1"/>
          <w:sz w:val="24"/>
          <w:szCs w:val="24"/>
          <w:lang w:val="es-ES"/>
        </w:rPr>
        <w:t>Ryan Catarelli</w:t>
      </w:r>
      <w:r w:rsidR="003A61AA" w:rsidRPr="00145E9B">
        <w:rPr>
          <w:rFonts w:asciiTheme="minorBidi" w:hAnsiTheme="minorBidi"/>
          <w:color w:val="000000" w:themeColor="text1"/>
          <w:sz w:val="24"/>
          <w:szCs w:val="24"/>
          <w:lang w:val="es-ES"/>
        </w:rPr>
        <w:t xml:space="preserve">, Ph.D., </w:t>
      </w:r>
      <w:hyperlink r:id="rId10" w:history="1">
        <w:r w:rsidR="003A61AA" w:rsidRPr="00145E9B">
          <w:rPr>
            <w:rStyle w:val="Hyperlink"/>
            <w:rFonts w:asciiTheme="minorBidi" w:hAnsiTheme="minorBidi"/>
            <w:sz w:val="24"/>
            <w:szCs w:val="24"/>
            <w:lang w:val="es-ES"/>
          </w:rPr>
          <w:t>rcatarelli@ufl.edu</w:t>
        </w:r>
      </w:hyperlink>
      <w:r w:rsidR="003A61AA" w:rsidRPr="00145E9B">
        <w:rPr>
          <w:rFonts w:asciiTheme="minorBidi" w:hAnsiTheme="minorBidi"/>
          <w:color w:val="000000" w:themeColor="text1"/>
          <w:sz w:val="24"/>
          <w:szCs w:val="24"/>
          <w:lang w:val="es-ES"/>
        </w:rPr>
        <w:t>, (727) 686-3901, Co-Principal Investigator</w:t>
      </w:r>
    </w:p>
    <w:p w14:paraId="27950CFA" w14:textId="77777777" w:rsidR="000C59DB" w:rsidRPr="00145E9B" w:rsidRDefault="000C59DB" w:rsidP="00114F5F">
      <w:pPr>
        <w:spacing w:line="240" w:lineRule="auto"/>
        <w:jc w:val="center"/>
        <w:rPr>
          <w:rFonts w:asciiTheme="minorBidi" w:hAnsiTheme="minorBidi"/>
          <w:color w:val="000000" w:themeColor="text1"/>
          <w:sz w:val="24"/>
          <w:szCs w:val="24"/>
          <w:lang w:val="es-ES"/>
        </w:rPr>
      </w:pPr>
    </w:p>
    <w:p w14:paraId="47ECD004" w14:textId="77777777" w:rsidR="003A61AA" w:rsidRPr="00145E9B" w:rsidRDefault="003A61AA" w:rsidP="00114F5F">
      <w:pPr>
        <w:spacing w:line="240" w:lineRule="auto"/>
        <w:jc w:val="center"/>
        <w:rPr>
          <w:rFonts w:asciiTheme="minorBidi" w:hAnsiTheme="minorBidi"/>
          <w:color w:val="000000" w:themeColor="text1"/>
          <w:sz w:val="24"/>
          <w:szCs w:val="24"/>
          <w:lang w:val="es-ES"/>
        </w:rPr>
      </w:pPr>
    </w:p>
    <w:p w14:paraId="06335F2E" w14:textId="77777777" w:rsidR="00E241F3" w:rsidRPr="00145E9B" w:rsidRDefault="00E241F3" w:rsidP="00114F5F">
      <w:pPr>
        <w:spacing w:line="240" w:lineRule="auto"/>
        <w:jc w:val="center"/>
        <w:rPr>
          <w:rFonts w:asciiTheme="minorBidi" w:hAnsiTheme="minorBidi"/>
          <w:color w:val="000000" w:themeColor="text1"/>
          <w:sz w:val="24"/>
          <w:szCs w:val="24"/>
          <w:lang w:val="es-ES"/>
        </w:rPr>
      </w:pPr>
    </w:p>
    <w:p w14:paraId="2D1B2D8D" w14:textId="77777777" w:rsidR="00E241F3" w:rsidRPr="00145E9B" w:rsidRDefault="00E241F3" w:rsidP="00114F5F">
      <w:pPr>
        <w:spacing w:line="240" w:lineRule="auto"/>
        <w:jc w:val="center"/>
        <w:rPr>
          <w:rFonts w:asciiTheme="minorBidi" w:hAnsiTheme="minorBidi"/>
          <w:color w:val="000000" w:themeColor="text1"/>
          <w:sz w:val="24"/>
          <w:szCs w:val="24"/>
          <w:lang w:val="es-ES"/>
        </w:rPr>
      </w:pPr>
    </w:p>
    <w:p w14:paraId="6C38C9AA" w14:textId="77777777" w:rsidR="003A61AA" w:rsidRPr="00145E9B" w:rsidRDefault="003A61AA" w:rsidP="00114F5F">
      <w:pPr>
        <w:spacing w:line="240" w:lineRule="auto"/>
        <w:jc w:val="center"/>
        <w:rPr>
          <w:rFonts w:asciiTheme="minorBidi" w:hAnsiTheme="minorBidi"/>
          <w:color w:val="000000" w:themeColor="text1"/>
          <w:sz w:val="24"/>
          <w:szCs w:val="24"/>
          <w:lang w:val="es-ES"/>
        </w:rPr>
      </w:pPr>
    </w:p>
    <w:p w14:paraId="1C1F9642" w14:textId="77777777" w:rsidR="000C59DB" w:rsidRPr="009D7513" w:rsidRDefault="000C59DB" w:rsidP="00114F5F">
      <w:pPr>
        <w:spacing w:line="240" w:lineRule="auto"/>
        <w:jc w:val="center"/>
        <w:rPr>
          <w:rFonts w:asciiTheme="minorBidi" w:hAnsiTheme="minorBidi"/>
          <w:color w:val="000000" w:themeColor="text1"/>
          <w:sz w:val="24"/>
          <w:szCs w:val="24"/>
        </w:rPr>
      </w:pPr>
      <w:r w:rsidRPr="009D7513">
        <w:rPr>
          <w:rFonts w:asciiTheme="minorBidi" w:hAnsiTheme="minorBidi"/>
          <w:color w:val="000000" w:themeColor="text1"/>
          <w:sz w:val="24"/>
          <w:szCs w:val="24"/>
        </w:rPr>
        <w:t>Department of Civil and Environmental Engineering (CEE)</w:t>
      </w:r>
    </w:p>
    <w:p w14:paraId="02D427BD" w14:textId="06DDCA46" w:rsidR="000C59DB" w:rsidRPr="009D7513" w:rsidRDefault="003A61AA" w:rsidP="00114F5F">
      <w:pPr>
        <w:spacing w:after="0" w:line="240" w:lineRule="auto"/>
        <w:jc w:val="center"/>
        <w:rPr>
          <w:rFonts w:asciiTheme="minorBidi" w:hAnsiTheme="minorBidi"/>
          <w:sz w:val="24"/>
          <w:szCs w:val="24"/>
        </w:rPr>
      </w:pPr>
      <w:r w:rsidRPr="009D7513">
        <w:rPr>
          <w:rFonts w:asciiTheme="minorBidi" w:hAnsiTheme="minorBidi"/>
          <w:noProof/>
        </w:rPr>
        <w:drawing>
          <wp:inline distT="0" distB="0" distL="0" distR="0" wp14:anchorId="79D88C5F" wp14:editId="624D8354">
            <wp:extent cx="3195638" cy="655515"/>
            <wp:effectExtent l="0" t="0" r="5080" b="0"/>
            <wp:docPr id="1453340527" name="Picture 1" descr="Florida International University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rida International University Logo and symbol, meaning, history, PNG,  bran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2194" b="31339"/>
                    <a:stretch/>
                  </pic:blipFill>
                  <pic:spPr bwMode="auto">
                    <a:xfrm>
                      <a:off x="0" y="0"/>
                      <a:ext cx="3248109" cy="666278"/>
                    </a:xfrm>
                    <a:prstGeom prst="rect">
                      <a:avLst/>
                    </a:prstGeom>
                    <a:noFill/>
                    <a:ln>
                      <a:noFill/>
                    </a:ln>
                    <a:extLst>
                      <a:ext uri="{53640926-AAD7-44D8-BBD7-CCE9431645EC}">
                        <a14:shadowObscured xmlns:a14="http://schemas.microsoft.com/office/drawing/2010/main"/>
                      </a:ext>
                    </a:extLst>
                  </pic:spPr>
                </pic:pic>
              </a:graphicData>
            </a:graphic>
          </wp:inline>
        </w:drawing>
      </w:r>
    </w:p>
    <w:p w14:paraId="20053542" w14:textId="77777777" w:rsidR="000C59DB" w:rsidRPr="009D7513" w:rsidRDefault="000C59DB" w:rsidP="00114F5F">
      <w:pPr>
        <w:spacing w:after="0" w:line="240" w:lineRule="auto"/>
        <w:jc w:val="center"/>
        <w:rPr>
          <w:rFonts w:asciiTheme="minorBidi" w:hAnsiTheme="minorBidi"/>
          <w:sz w:val="24"/>
          <w:szCs w:val="24"/>
        </w:rPr>
      </w:pPr>
    </w:p>
    <w:p w14:paraId="111EF025" w14:textId="2A4520CB" w:rsidR="00E241F3" w:rsidRDefault="000C59DB" w:rsidP="00114F5F">
      <w:pPr>
        <w:spacing w:after="0" w:line="240" w:lineRule="auto"/>
        <w:jc w:val="center"/>
        <w:rPr>
          <w:rFonts w:asciiTheme="minorBidi" w:hAnsiTheme="minorBidi"/>
          <w:color w:val="000000" w:themeColor="text1"/>
          <w:sz w:val="24"/>
          <w:szCs w:val="24"/>
        </w:rPr>
        <w:sectPr w:rsidR="00E241F3">
          <w:footerReference w:type="default" r:id="rId12"/>
          <w:pgSz w:w="12240" w:h="15840"/>
          <w:pgMar w:top="1440" w:right="1440" w:bottom="1440" w:left="1440" w:header="720" w:footer="720" w:gutter="0"/>
          <w:cols w:space="720"/>
          <w:docGrid w:linePitch="360"/>
        </w:sectPr>
      </w:pPr>
      <w:r w:rsidRPr="009D7513">
        <w:rPr>
          <w:rFonts w:asciiTheme="minorBidi" w:hAnsiTheme="minorBidi"/>
          <w:color w:val="000000" w:themeColor="text1"/>
          <w:sz w:val="24"/>
          <w:szCs w:val="24"/>
        </w:rPr>
        <w:t>Florida International University (FIU</w:t>
      </w:r>
      <w:r w:rsidR="00405945">
        <w:rPr>
          <w:rFonts w:asciiTheme="minorBidi" w:hAnsiTheme="minorBidi"/>
          <w:color w:val="000000" w:themeColor="text1"/>
          <w:sz w:val="24"/>
          <w:szCs w:val="24"/>
        </w:rPr>
        <w:t>)</w:t>
      </w:r>
    </w:p>
    <w:p w14:paraId="7A77C5B1" w14:textId="4D2D9D9F" w:rsidR="00086965" w:rsidRPr="00114F5F" w:rsidRDefault="00086965" w:rsidP="00114F5F">
      <w:pPr>
        <w:pStyle w:val="ListParagraph"/>
        <w:numPr>
          <w:ilvl w:val="0"/>
          <w:numId w:val="11"/>
        </w:numPr>
        <w:spacing w:after="0" w:line="240" w:lineRule="auto"/>
        <w:rPr>
          <w:rFonts w:asciiTheme="minorBidi" w:hAnsiTheme="minorBidi"/>
          <w:b/>
          <w:bCs/>
          <w:color w:val="000000" w:themeColor="text1"/>
          <w:sz w:val="24"/>
          <w:szCs w:val="24"/>
        </w:rPr>
      </w:pPr>
      <w:r w:rsidRPr="00114F5F">
        <w:rPr>
          <w:rFonts w:asciiTheme="minorBidi" w:hAnsiTheme="minorBidi"/>
          <w:b/>
          <w:bCs/>
          <w:color w:val="000000" w:themeColor="text1"/>
          <w:sz w:val="24"/>
          <w:szCs w:val="24"/>
        </w:rPr>
        <w:lastRenderedPageBreak/>
        <w:t>INTRODUCTION</w:t>
      </w:r>
    </w:p>
    <w:p w14:paraId="78D936B7" w14:textId="77777777" w:rsidR="004E6CD1" w:rsidRPr="009D7513" w:rsidRDefault="004E6CD1" w:rsidP="00114F5F">
      <w:pPr>
        <w:spacing w:after="0" w:line="240" w:lineRule="auto"/>
        <w:rPr>
          <w:rFonts w:asciiTheme="minorBidi" w:hAnsiTheme="minorBidi"/>
          <w:color w:val="000000" w:themeColor="text1"/>
          <w:sz w:val="24"/>
          <w:szCs w:val="24"/>
        </w:rPr>
      </w:pPr>
    </w:p>
    <w:p w14:paraId="4CEAB023" w14:textId="2365C4AE" w:rsidR="00E916D4" w:rsidRDefault="004E6CD1" w:rsidP="00401A62">
      <w:pPr>
        <w:spacing w:after="0" w:line="240" w:lineRule="auto"/>
        <w:jc w:val="both"/>
        <w:rPr>
          <w:rFonts w:asciiTheme="minorBidi" w:hAnsiTheme="minorBidi"/>
          <w:color w:val="000000" w:themeColor="text1"/>
        </w:rPr>
      </w:pPr>
      <w:r w:rsidRPr="00114F5F">
        <w:rPr>
          <w:rFonts w:asciiTheme="minorBidi" w:hAnsiTheme="minorBidi"/>
          <w:color w:val="000000" w:themeColor="text1"/>
        </w:rPr>
        <w:t xml:space="preserve">In </w:t>
      </w:r>
      <w:r w:rsidR="00E916D4" w:rsidRPr="00114F5F">
        <w:rPr>
          <w:rFonts w:asciiTheme="minorBidi" w:hAnsiTheme="minorBidi"/>
          <w:color w:val="000000" w:themeColor="text1"/>
        </w:rPr>
        <w:t>many kinds of</w:t>
      </w:r>
      <w:r w:rsidRPr="00114F5F">
        <w:rPr>
          <w:rFonts w:asciiTheme="minorBidi" w:hAnsiTheme="minorBidi"/>
          <w:color w:val="000000" w:themeColor="text1"/>
        </w:rPr>
        <w:t xml:space="preserve"> structures, sliding glass doors (SGDs) </w:t>
      </w:r>
      <w:r w:rsidR="00F52BE3">
        <w:rPr>
          <w:rFonts w:asciiTheme="minorBidi" w:hAnsiTheme="minorBidi"/>
          <w:color w:val="000000" w:themeColor="text1"/>
        </w:rPr>
        <w:t>facilitate</w:t>
      </w:r>
      <w:r w:rsidRPr="00114F5F">
        <w:rPr>
          <w:rFonts w:asciiTheme="minorBidi" w:hAnsiTheme="minorBidi"/>
          <w:color w:val="000000" w:themeColor="text1"/>
        </w:rPr>
        <w:t xml:space="preserve"> access to exterior spaces such </w:t>
      </w:r>
      <w:r w:rsidR="00E916D4" w:rsidRPr="00114F5F">
        <w:rPr>
          <w:rFonts w:asciiTheme="minorBidi" w:hAnsiTheme="minorBidi"/>
          <w:color w:val="000000" w:themeColor="text1"/>
        </w:rPr>
        <w:t xml:space="preserve">as </w:t>
      </w:r>
      <w:r w:rsidRPr="00114F5F">
        <w:rPr>
          <w:rFonts w:asciiTheme="minorBidi" w:hAnsiTheme="minorBidi"/>
          <w:color w:val="000000" w:themeColor="text1"/>
        </w:rPr>
        <w:t xml:space="preserve">patios, lanais, balconies, and terraces. Occasionally, SGDs are used to enclose lanais and balconies. Since SGDs are placed in a </w:t>
      </w:r>
      <w:r w:rsidR="00E916D4" w:rsidRPr="00114F5F">
        <w:rPr>
          <w:rFonts w:asciiTheme="minorBidi" w:hAnsiTheme="minorBidi"/>
          <w:color w:val="000000" w:themeColor="text1"/>
        </w:rPr>
        <w:t>multipaneled</w:t>
      </w:r>
      <w:r w:rsidRPr="00114F5F">
        <w:rPr>
          <w:rFonts w:asciiTheme="minorBidi" w:hAnsiTheme="minorBidi"/>
          <w:color w:val="000000" w:themeColor="text1"/>
        </w:rPr>
        <w:t xml:space="preserve"> configuration, they may span a large aperture and provide plenty of ventilation and natural light. However, </w:t>
      </w:r>
      <w:commentRangeStart w:id="2"/>
      <w:commentRangeEnd w:id="2"/>
      <w:r w:rsidR="003D67D4">
        <w:rPr>
          <w:rStyle w:val="CommentReference"/>
        </w:rPr>
        <w:commentReference w:id="2"/>
      </w:r>
      <w:r w:rsidRPr="000F527A">
        <w:rPr>
          <w:rFonts w:asciiTheme="minorBidi" w:hAnsiTheme="minorBidi"/>
          <w:color w:val="000000" w:themeColor="text1"/>
        </w:rPr>
        <w:t xml:space="preserve">damage </w:t>
      </w:r>
      <w:r w:rsidR="007059EF" w:rsidRPr="000F527A">
        <w:rPr>
          <w:rFonts w:asciiTheme="minorBidi" w:hAnsiTheme="minorBidi"/>
          <w:color w:val="000000" w:themeColor="text1"/>
        </w:rPr>
        <w:t xml:space="preserve">to SGDs </w:t>
      </w:r>
      <w:r w:rsidRPr="000F527A">
        <w:rPr>
          <w:rFonts w:asciiTheme="minorBidi" w:hAnsiTheme="minorBidi"/>
          <w:color w:val="000000" w:themeColor="text1"/>
        </w:rPr>
        <w:t>due to debris impact</w:t>
      </w:r>
      <w:r w:rsidR="0061415C" w:rsidRPr="000F527A">
        <w:rPr>
          <w:rFonts w:asciiTheme="minorBidi" w:hAnsiTheme="minorBidi"/>
          <w:color w:val="000000" w:themeColor="text1"/>
        </w:rPr>
        <w:t xml:space="preserve"> and</w:t>
      </w:r>
      <w:r w:rsidRPr="000F527A">
        <w:rPr>
          <w:rFonts w:asciiTheme="minorBidi" w:hAnsiTheme="minorBidi"/>
          <w:color w:val="000000" w:themeColor="text1"/>
        </w:rPr>
        <w:t xml:space="preserve"> water </w:t>
      </w:r>
      <w:r w:rsidR="003A61AA" w:rsidRPr="000F527A">
        <w:rPr>
          <w:rFonts w:asciiTheme="minorBidi" w:hAnsiTheme="minorBidi"/>
          <w:color w:val="000000" w:themeColor="text1"/>
        </w:rPr>
        <w:t>intrusion</w:t>
      </w:r>
      <w:r w:rsidR="0061415C" w:rsidRPr="000F527A">
        <w:rPr>
          <w:rFonts w:asciiTheme="minorBidi" w:hAnsiTheme="minorBidi"/>
          <w:color w:val="000000" w:themeColor="text1"/>
        </w:rPr>
        <w:t xml:space="preserve"> </w:t>
      </w:r>
      <w:r w:rsidRPr="000F527A">
        <w:rPr>
          <w:rFonts w:asciiTheme="minorBidi" w:hAnsiTheme="minorBidi"/>
          <w:color w:val="000000" w:themeColor="text1"/>
        </w:rPr>
        <w:t>might result from breaching such a huge aperture during a windstorm event</w:t>
      </w:r>
      <w:r w:rsidR="00513DE1" w:rsidRPr="00513DE1">
        <w:rPr>
          <w:rFonts w:asciiTheme="minorBidi" w:hAnsiTheme="minorBidi"/>
          <w:color w:val="000000" w:themeColor="text1"/>
        </w:rPr>
        <w:t xml:space="preserve">. </w:t>
      </w:r>
    </w:p>
    <w:p w14:paraId="0E0C04BB" w14:textId="77777777" w:rsidR="00513DE1" w:rsidRDefault="00513DE1" w:rsidP="00284C16">
      <w:pPr>
        <w:spacing w:after="0" w:line="240" w:lineRule="auto"/>
        <w:rPr>
          <w:rFonts w:asciiTheme="minorBidi" w:hAnsiTheme="minorBidi"/>
          <w:color w:val="000000" w:themeColor="text1"/>
        </w:rPr>
      </w:pPr>
    </w:p>
    <w:p w14:paraId="2449448A" w14:textId="29D7190F" w:rsidR="00BC1E69" w:rsidRDefault="00DB27A1" w:rsidP="00284C16">
      <w:pPr>
        <w:pStyle w:val="ListParagraph"/>
        <w:numPr>
          <w:ilvl w:val="1"/>
          <w:numId w:val="6"/>
        </w:numPr>
        <w:spacing w:after="120" w:line="240" w:lineRule="auto"/>
        <w:rPr>
          <w:rFonts w:asciiTheme="minorBidi" w:hAnsiTheme="minorBidi"/>
          <w:b/>
          <w:bCs/>
          <w:color w:val="000000" w:themeColor="text1"/>
          <w:sz w:val="24"/>
          <w:szCs w:val="24"/>
        </w:rPr>
      </w:pPr>
      <w:r w:rsidRPr="009D7513">
        <w:rPr>
          <w:rFonts w:asciiTheme="minorBidi" w:hAnsiTheme="minorBidi"/>
          <w:b/>
          <w:bCs/>
          <w:color w:val="000000" w:themeColor="text1"/>
          <w:sz w:val="24"/>
          <w:szCs w:val="24"/>
        </w:rPr>
        <w:t>Background</w:t>
      </w:r>
      <w:r w:rsidR="007874F1" w:rsidRPr="009D7513">
        <w:rPr>
          <w:rFonts w:asciiTheme="minorBidi" w:hAnsiTheme="minorBidi"/>
          <w:b/>
          <w:bCs/>
          <w:color w:val="000000" w:themeColor="text1"/>
          <w:sz w:val="24"/>
          <w:szCs w:val="24"/>
        </w:rPr>
        <w:t xml:space="preserve">: </w:t>
      </w:r>
    </w:p>
    <w:p w14:paraId="45CB39E7" w14:textId="51905BA7" w:rsidR="00892418" w:rsidRDefault="005312C1" w:rsidP="00401A62">
      <w:pPr>
        <w:spacing w:line="240" w:lineRule="auto"/>
        <w:jc w:val="both"/>
        <w:rPr>
          <w:rFonts w:asciiTheme="minorBidi" w:hAnsiTheme="minorBidi"/>
        </w:rPr>
      </w:pPr>
      <w:r>
        <w:rPr>
          <w:rFonts w:asciiTheme="minorBidi" w:hAnsiTheme="minorBidi"/>
        </w:rPr>
        <w:t>Under</w:t>
      </w:r>
      <w:r w:rsidR="004570FD" w:rsidRPr="00114F5F">
        <w:rPr>
          <w:rFonts w:asciiTheme="minorBidi" w:hAnsiTheme="minorBidi"/>
        </w:rPr>
        <w:t xml:space="preserve"> Section 32 of HB 10 21 – 2024</w:t>
      </w:r>
      <w:r w:rsidR="007D63CC">
        <w:rPr>
          <w:rFonts w:asciiTheme="minorBidi" w:hAnsiTheme="minorBidi"/>
        </w:rPr>
        <w:t xml:space="preserve"> </w:t>
      </w:r>
      <w:r w:rsidR="004570FD" w:rsidRPr="00114F5F">
        <w:rPr>
          <w:rFonts w:asciiTheme="minorBidi" w:hAnsiTheme="minorBidi"/>
        </w:rPr>
        <w:t xml:space="preserve">the </w:t>
      </w:r>
      <w:r w:rsidR="007059EF">
        <w:rPr>
          <w:rFonts w:asciiTheme="minorBidi" w:hAnsiTheme="minorBidi"/>
        </w:rPr>
        <w:t>Florida Building Commission (</w:t>
      </w:r>
      <w:r w:rsidR="004570FD" w:rsidRPr="00114F5F">
        <w:rPr>
          <w:rFonts w:asciiTheme="minorBidi" w:hAnsiTheme="minorBidi"/>
        </w:rPr>
        <w:t>FBC</w:t>
      </w:r>
      <w:r w:rsidR="007059EF">
        <w:rPr>
          <w:rFonts w:asciiTheme="minorBidi" w:hAnsiTheme="minorBidi"/>
        </w:rPr>
        <w:t>)</w:t>
      </w:r>
      <w:r w:rsidR="004570FD" w:rsidRPr="00114F5F">
        <w:rPr>
          <w:rFonts w:asciiTheme="minorBidi" w:hAnsiTheme="minorBidi"/>
        </w:rPr>
        <w:t xml:space="preserve"> </w:t>
      </w:r>
      <w:r w:rsidR="004570FD" w:rsidRPr="00233DA6">
        <w:rPr>
          <w:rFonts w:asciiTheme="minorBidi" w:hAnsiTheme="minorBidi"/>
        </w:rPr>
        <w:t xml:space="preserve">has been tasked </w:t>
      </w:r>
      <w:r w:rsidR="00A04010" w:rsidRPr="00233DA6">
        <w:rPr>
          <w:rFonts w:asciiTheme="minorBidi" w:hAnsiTheme="minorBidi"/>
        </w:rPr>
        <w:t>to perform</w:t>
      </w:r>
      <w:r w:rsidR="004570FD" w:rsidRPr="00233DA6">
        <w:rPr>
          <w:rFonts w:asciiTheme="minorBidi" w:hAnsiTheme="minorBidi"/>
        </w:rPr>
        <w:t xml:space="preserve"> a</w:t>
      </w:r>
      <w:r w:rsidR="00770691" w:rsidRPr="00233DA6">
        <w:rPr>
          <w:rFonts w:asciiTheme="minorBidi" w:hAnsiTheme="minorBidi"/>
        </w:rPr>
        <w:t xml:space="preserve"> literature review</w:t>
      </w:r>
      <w:r w:rsidR="004570FD" w:rsidRPr="00233DA6">
        <w:rPr>
          <w:rFonts w:asciiTheme="minorBidi" w:hAnsiTheme="minorBidi"/>
        </w:rPr>
        <w:t xml:space="preserve"> on standards to </w:t>
      </w:r>
      <w:r w:rsidR="007059EF" w:rsidRPr="00233DA6">
        <w:rPr>
          <w:rFonts w:asciiTheme="minorBidi" w:hAnsiTheme="minorBidi"/>
        </w:rPr>
        <w:t xml:space="preserve">study and determine methods to reduce or </w:t>
      </w:r>
      <w:r w:rsidR="004570FD" w:rsidRPr="00233DA6">
        <w:rPr>
          <w:rFonts w:asciiTheme="minorBidi" w:hAnsiTheme="minorBidi"/>
        </w:rPr>
        <w:t xml:space="preserve">prevent water intrusion through the tracks of sliding glass doors, including </w:t>
      </w:r>
      <w:commentRangeStart w:id="3"/>
      <w:commentRangeStart w:id="4"/>
      <w:r w:rsidR="004570FD" w:rsidRPr="00233DA6">
        <w:rPr>
          <w:rFonts w:asciiTheme="minorBidi" w:hAnsiTheme="minorBidi"/>
        </w:rPr>
        <w:t>the</w:t>
      </w:r>
      <w:commentRangeEnd w:id="3"/>
      <w:r w:rsidR="00AA373A" w:rsidRPr="00233DA6">
        <w:rPr>
          <w:rStyle w:val="CommentReference"/>
        </w:rPr>
        <w:commentReference w:id="3"/>
      </w:r>
      <w:commentRangeEnd w:id="4"/>
      <w:r w:rsidR="008E3C9B">
        <w:rPr>
          <w:rStyle w:val="CommentReference"/>
        </w:rPr>
        <w:commentReference w:id="4"/>
      </w:r>
      <w:r w:rsidR="004570FD" w:rsidRPr="00233DA6">
        <w:rPr>
          <w:rFonts w:asciiTheme="minorBidi" w:hAnsiTheme="minorBidi"/>
        </w:rPr>
        <w:t xml:space="preserve"> </w:t>
      </w:r>
      <w:commentRangeStart w:id="5"/>
      <w:commentRangeStart w:id="6"/>
      <w:commentRangeStart w:id="7"/>
      <w:r w:rsidR="004570FD" w:rsidRPr="00233DA6">
        <w:rPr>
          <w:rFonts w:asciiTheme="minorBidi" w:hAnsiTheme="minorBidi"/>
        </w:rPr>
        <w:t xml:space="preserve">consideration of devices </w:t>
      </w:r>
      <w:commentRangeEnd w:id="5"/>
      <w:r w:rsidR="00284C16" w:rsidRPr="00233DA6">
        <w:rPr>
          <w:rStyle w:val="CommentReference"/>
        </w:rPr>
        <w:commentReference w:id="5"/>
      </w:r>
      <w:commentRangeEnd w:id="6"/>
      <w:r w:rsidR="008E3C9B">
        <w:rPr>
          <w:rStyle w:val="CommentReference"/>
        </w:rPr>
        <w:commentReference w:id="6"/>
      </w:r>
      <w:commentRangeEnd w:id="7"/>
      <w:r w:rsidR="00E94426">
        <w:rPr>
          <w:rStyle w:val="CommentReference"/>
        </w:rPr>
        <w:commentReference w:id="7"/>
      </w:r>
      <w:r w:rsidR="004570FD" w:rsidRPr="00233DA6">
        <w:rPr>
          <w:rFonts w:asciiTheme="minorBidi" w:hAnsiTheme="minorBidi"/>
        </w:rPr>
        <w:t xml:space="preserve">designed to further </w:t>
      </w:r>
      <w:r w:rsidR="007059EF" w:rsidRPr="00233DA6">
        <w:rPr>
          <w:rFonts w:asciiTheme="minorBidi" w:hAnsiTheme="minorBidi"/>
        </w:rPr>
        <w:t xml:space="preserve">attenuate </w:t>
      </w:r>
      <w:r w:rsidR="004570FD" w:rsidRPr="00233DA6">
        <w:rPr>
          <w:rFonts w:asciiTheme="minorBidi" w:hAnsiTheme="minorBidi"/>
        </w:rPr>
        <w:t>such water intrusion</w:t>
      </w:r>
      <w:r w:rsidR="00892418">
        <w:rPr>
          <w:rFonts w:asciiTheme="minorBidi" w:hAnsiTheme="minorBidi"/>
        </w:rPr>
        <w:t xml:space="preserve"> </w:t>
      </w:r>
    </w:p>
    <w:p w14:paraId="46667ADF" w14:textId="636CB5E6" w:rsidR="004570FD" w:rsidRPr="00114F5F" w:rsidRDefault="004570FD" w:rsidP="00401A62">
      <w:pPr>
        <w:spacing w:line="240" w:lineRule="auto"/>
        <w:jc w:val="both"/>
        <w:rPr>
          <w:rFonts w:asciiTheme="minorBidi" w:hAnsiTheme="minorBidi"/>
          <w:sz w:val="20"/>
          <w:szCs w:val="20"/>
        </w:rPr>
      </w:pPr>
      <w:r w:rsidRPr="00114F5F">
        <w:rPr>
          <w:rFonts w:asciiTheme="minorBidi" w:hAnsiTheme="minorBidi"/>
        </w:rPr>
        <w:t xml:space="preserve">By December 1, 2024, the </w:t>
      </w:r>
      <w:r w:rsidR="007059EF">
        <w:rPr>
          <w:rFonts w:asciiTheme="minorBidi" w:hAnsiTheme="minorBidi"/>
        </w:rPr>
        <w:t>FBC</w:t>
      </w:r>
      <w:r w:rsidRPr="00114F5F">
        <w:rPr>
          <w:rFonts w:asciiTheme="minorBidi" w:hAnsiTheme="minorBidi"/>
        </w:rPr>
        <w:t xml:space="preserve"> is required to provide a written report of its recommendations to the Governor, the President of the Senate, the Speaker of the House of Representatives, and the chairs of the legislative appropriations committees and appropriate substantive committees with jurisdiction over chapter 718, Florida Statutes.</w:t>
      </w:r>
    </w:p>
    <w:p w14:paraId="701B7366" w14:textId="12C1FAF0" w:rsidR="009D7513" w:rsidRPr="0046309A" w:rsidRDefault="0021609C" w:rsidP="00401A62">
      <w:pPr>
        <w:spacing w:line="240" w:lineRule="auto"/>
        <w:jc w:val="both"/>
        <w:rPr>
          <w:rFonts w:asciiTheme="minorBidi" w:hAnsiTheme="minorBidi"/>
        </w:rPr>
      </w:pPr>
      <w:r w:rsidRPr="0046309A">
        <w:rPr>
          <w:rFonts w:asciiTheme="minorBidi" w:hAnsiTheme="minorBidi"/>
        </w:rPr>
        <w:t xml:space="preserve">The required water intrusion protection device provision in </w:t>
      </w:r>
      <w:commentRangeStart w:id="8"/>
      <w:commentRangeStart w:id="9"/>
      <w:r w:rsidRPr="0046309A">
        <w:rPr>
          <w:rFonts w:asciiTheme="minorBidi" w:hAnsiTheme="minorBidi"/>
        </w:rPr>
        <w:t xml:space="preserve">SB 1178 </w:t>
      </w:r>
      <w:commentRangeEnd w:id="8"/>
      <w:r w:rsidR="00284C16" w:rsidRPr="0046309A">
        <w:rPr>
          <w:rStyle w:val="CommentReference"/>
        </w:rPr>
        <w:commentReference w:id="8"/>
      </w:r>
      <w:commentRangeEnd w:id="9"/>
      <w:r w:rsidR="00687B7C">
        <w:rPr>
          <w:rStyle w:val="CommentReference"/>
        </w:rPr>
        <w:commentReference w:id="9"/>
      </w:r>
      <w:r w:rsidRPr="0046309A">
        <w:rPr>
          <w:rFonts w:asciiTheme="minorBidi" w:hAnsiTheme="minorBidi"/>
        </w:rPr>
        <w:t>refers to a specific mandate in Senate Bill 1178</w:t>
      </w:r>
      <w:r w:rsidR="00513DE1">
        <w:rPr>
          <w:rFonts w:asciiTheme="minorBidi" w:hAnsiTheme="minorBidi"/>
        </w:rPr>
        <w:t xml:space="preserve"> </w:t>
      </w:r>
      <w:r w:rsidRPr="0046309A">
        <w:rPr>
          <w:rFonts w:asciiTheme="minorBidi" w:hAnsiTheme="minorBidi"/>
        </w:rPr>
        <w:t xml:space="preserve">that requires buildings or structures to have certain devices or systems installed to </w:t>
      </w:r>
      <w:r w:rsidR="00A97E7F" w:rsidRPr="0046309A">
        <w:rPr>
          <w:rFonts w:asciiTheme="minorBidi" w:hAnsiTheme="minorBidi"/>
        </w:rPr>
        <w:t xml:space="preserve">reduce </w:t>
      </w:r>
      <w:r w:rsidRPr="0046309A">
        <w:rPr>
          <w:rFonts w:asciiTheme="minorBidi" w:hAnsiTheme="minorBidi"/>
        </w:rPr>
        <w:t xml:space="preserve">water intrusion. Water intrusion protection devices are designed to prevent water from entering a building through its envelope (walls, roof, doors, windows, etc.), particularly during severe weather events such as hurricanes or heavy </w:t>
      </w:r>
      <w:r w:rsidR="00A97E7F" w:rsidRPr="0046309A">
        <w:rPr>
          <w:rFonts w:asciiTheme="minorBidi" w:hAnsiTheme="minorBidi"/>
        </w:rPr>
        <w:t xml:space="preserve">horizontal </w:t>
      </w:r>
      <w:r w:rsidRPr="0046309A">
        <w:rPr>
          <w:rFonts w:asciiTheme="minorBidi" w:hAnsiTheme="minorBidi"/>
        </w:rPr>
        <w:t>rain.</w:t>
      </w:r>
      <w:r w:rsidR="009D7513" w:rsidRPr="0046309A">
        <w:rPr>
          <w:rFonts w:asciiTheme="minorBidi" w:hAnsiTheme="minorBidi"/>
        </w:rPr>
        <w:t xml:space="preserve"> </w:t>
      </w:r>
      <w:r w:rsidR="007874F1" w:rsidRPr="0046309A">
        <w:rPr>
          <w:rFonts w:asciiTheme="minorBidi" w:hAnsiTheme="minorBidi"/>
          <w:color w:val="000000" w:themeColor="text1"/>
        </w:rPr>
        <w:t xml:space="preserve">The FBC has been entrusted with carrying out a thorough investigation on requirements to </w:t>
      </w:r>
      <w:commentRangeStart w:id="10"/>
      <w:r w:rsidR="00785F3B">
        <w:rPr>
          <w:rFonts w:asciiTheme="minorBidi" w:hAnsiTheme="minorBidi"/>
          <w:color w:val="000000" w:themeColor="text1"/>
        </w:rPr>
        <w:t>help reduce potential</w:t>
      </w:r>
      <w:commentRangeEnd w:id="10"/>
      <w:r w:rsidR="003D67D4">
        <w:rPr>
          <w:rStyle w:val="CommentReference"/>
        </w:rPr>
        <w:commentReference w:id="10"/>
      </w:r>
      <w:r w:rsidR="00785F3B">
        <w:rPr>
          <w:rFonts w:asciiTheme="minorBidi" w:hAnsiTheme="minorBidi"/>
          <w:color w:val="000000" w:themeColor="text1"/>
        </w:rPr>
        <w:t xml:space="preserve"> </w:t>
      </w:r>
      <w:r w:rsidR="007874F1" w:rsidRPr="0046309A">
        <w:rPr>
          <w:rFonts w:asciiTheme="minorBidi" w:hAnsiTheme="minorBidi"/>
          <w:color w:val="000000" w:themeColor="text1"/>
        </w:rPr>
        <w:t xml:space="preserve">water infiltration </w:t>
      </w:r>
      <w:r w:rsidR="00A97E7F" w:rsidRPr="0046309A">
        <w:rPr>
          <w:rFonts w:asciiTheme="minorBidi" w:hAnsiTheme="minorBidi"/>
          <w:color w:val="000000" w:themeColor="text1"/>
        </w:rPr>
        <w:t xml:space="preserve">through </w:t>
      </w:r>
      <w:r w:rsidR="007874F1" w:rsidRPr="0046309A">
        <w:rPr>
          <w:rFonts w:asciiTheme="minorBidi" w:hAnsiTheme="minorBidi"/>
          <w:color w:val="000000" w:themeColor="text1"/>
        </w:rPr>
        <w:t>the tracks of sliding glass doors, including the examination</w:t>
      </w:r>
      <w:r w:rsidR="00405945" w:rsidRPr="0046309A">
        <w:rPr>
          <w:rFonts w:asciiTheme="minorBidi" w:hAnsiTheme="minorBidi"/>
          <w:color w:val="000000" w:themeColor="text1"/>
        </w:rPr>
        <w:t xml:space="preserve"> </w:t>
      </w:r>
      <w:r w:rsidR="007874F1" w:rsidRPr="0046309A">
        <w:rPr>
          <w:rFonts w:asciiTheme="minorBidi" w:hAnsiTheme="minorBidi"/>
          <w:color w:val="000000" w:themeColor="text1"/>
        </w:rPr>
        <w:t xml:space="preserve">of devices intended to </w:t>
      </w:r>
      <w:r w:rsidR="004A4876" w:rsidRPr="0046309A">
        <w:rPr>
          <w:rFonts w:asciiTheme="minorBidi" w:hAnsiTheme="minorBidi"/>
          <w:color w:val="000000" w:themeColor="text1"/>
        </w:rPr>
        <w:t xml:space="preserve">minimize </w:t>
      </w:r>
      <w:r w:rsidR="00A04010" w:rsidRPr="0046309A">
        <w:rPr>
          <w:rFonts w:asciiTheme="minorBidi" w:hAnsiTheme="minorBidi"/>
          <w:color w:val="000000" w:themeColor="text1"/>
        </w:rPr>
        <w:t xml:space="preserve">or prevent </w:t>
      </w:r>
      <w:r w:rsidR="00A97E7F" w:rsidRPr="0046309A">
        <w:rPr>
          <w:rFonts w:asciiTheme="minorBidi" w:hAnsiTheme="minorBidi"/>
          <w:color w:val="000000" w:themeColor="text1"/>
        </w:rPr>
        <w:t xml:space="preserve">water </w:t>
      </w:r>
      <w:r w:rsidR="007874F1" w:rsidRPr="0046309A">
        <w:rPr>
          <w:rFonts w:asciiTheme="minorBidi" w:hAnsiTheme="minorBidi"/>
          <w:color w:val="000000" w:themeColor="text1"/>
        </w:rPr>
        <w:t xml:space="preserve">intrusion, </w:t>
      </w:r>
      <w:r w:rsidR="001F703A" w:rsidRPr="0046309A">
        <w:rPr>
          <w:rFonts w:asciiTheme="minorBidi" w:hAnsiTheme="minorBidi"/>
          <w:color w:val="000000" w:themeColor="text1"/>
        </w:rPr>
        <w:t>following</w:t>
      </w:r>
      <w:r w:rsidR="007874F1" w:rsidRPr="0046309A">
        <w:rPr>
          <w:rFonts w:asciiTheme="minorBidi" w:hAnsiTheme="minorBidi"/>
          <w:color w:val="000000" w:themeColor="text1"/>
        </w:rPr>
        <w:t xml:space="preserve"> Section 32 of HB 10 21-2024</w:t>
      </w:r>
      <w:r w:rsidR="009D7513" w:rsidRPr="0046309A">
        <w:rPr>
          <w:rFonts w:asciiTheme="minorBidi" w:hAnsiTheme="minorBidi"/>
          <w:color w:val="000000" w:themeColor="text1"/>
        </w:rPr>
        <w:t>.</w:t>
      </w:r>
    </w:p>
    <w:p w14:paraId="43C3D23F" w14:textId="321054CA" w:rsidR="007874F1" w:rsidRDefault="00202125" w:rsidP="00401A62">
      <w:pPr>
        <w:spacing w:after="0" w:line="240" w:lineRule="auto"/>
        <w:jc w:val="both"/>
        <w:rPr>
          <w:rFonts w:asciiTheme="minorBidi" w:hAnsiTheme="minorBidi"/>
          <w:color w:val="000000" w:themeColor="text1"/>
        </w:rPr>
      </w:pPr>
      <w:r>
        <w:rPr>
          <w:rFonts w:asciiTheme="minorBidi" w:hAnsiTheme="minorBidi"/>
          <w:color w:val="000000" w:themeColor="text1"/>
        </w:rPr>
        <w:t xml:space="preserve">As per </w:t>
      </w:r>
      <w:sdt>
        <w:sdtPr>
          <w:rPr>
            <w:rFonts w:asciiTheme="minorBidi" w:hAnsiTheme="minorBidi"/>
            <w:color w:val="000000"/>
          </w:rPr>
          <w:tag w:val="MENDELEY_CITATION_v3_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"/>
          <w:id w:val="1828243187"/>
          <w:placeholder>
            <w:docPart w:val="DefaultPlaceholder_-1854013440"/>
          </w:placeholder>
        </w:sdtPr>
        <w:sdtContent>
          <w:r w:rsidR="008E4D8F" w:rsidRPr="008E4D8F">
            <w:rPr>
              <w:rFonts w:asciiTheme="minorBidi" w:hAnsiTheme="minorBidi"/>
              <w:color w:val="000000"/>
            </w:rPr>
            <w:t>(Chowdhury et al. 2021),</w:t>
          </w:r>
        </w:sdtContent>
      </w:sdt>
      <w:r w:rsidR="007874F1" w:rsidRPr="0046309A">
        <w:rPr>
          <w:rFonts w:asciiTheme="minorBidi" w:hAnsiTheme="minorBidi"/>
          <w:color w:val="000000" w:themeColor="text1"/>
        </w:rPr>
        <w:t>Sliding glass door</w:t>
      </w:r>
      <w:r w:rsidR="00232AFA" w:rsidRPr="0046309A">
        <w:rPr>
          <w:rFonts w:asciiTheme="minorBidi" w:hAnsiTheme="minorBidi"/>
          <w:color w:val="000000" w:themeColor="text1"/>
        </w:rPr>
        <w:t>s</w:t>
      </w:r>
      <w:r w:rsidR="007874F1" w:rsidRPr="0046309A">
        <w:rPr>
          <w:rFonts w:asciiTheme="minorBidi" w:hAnsiTheme="minorBidi"/>
          <w:color w:val="000000" w:themeColor="text1"/>
        </w:rPr>
        <w:t xml:space="preserve"> </w:t>
      </w:r>
      <w:commentRangeStart w:id="11"/>
      <w:r w:rsidR="00233DA6" w:rsidRPr="0046309A">
        <w:rPr>
          <w:rFonts w:asciiTheme="minorBidi" w:hAnsiTheme="minorBidi"/>
          <w:color w:val="000000" w:themeColor="text1"/>
        </w:rPr>
        <w:t xml:space="preserve">may be </w:t>
      </w:r>
      <w:r w:rsidR="0046309A" w:rsidRPr="0046309A">
        <w:rPr>
          <w:rFonts w:asciiTheme="minorBidi" w:hAnsiTheme="minorBidi"/>
          <w:color w:val="000000" w:themeColor="text1"/>
        </w:rPr>
        <w:t xml:space="preserve">subject </w:t>
      </w:r>
      <w:commentRangeEnd w:id="11"/>
      <w:r w:rsidR="00A535D5">
        <w:rPr>
          <w:rStyle w:val="CommentReference"/>
        </w:rPr>
        <w:commentReference w:id="11"/>
      </w:r>
      <w:r w:rsidR="007874F1" w:rsidRPr="0046309A">
        <w:rPr>
          <w:rFonts w:asciiTheme="minorBidi" w:hAnsiTheme="minorBidi"/>
          <w:color w:val="000000" w:themeColor="text1"/>
        </w:rPr>
        <w:t xml:space="preserve">to </w:t>
      </w:r>
      <w:r w:rsidR="00FE24A5" w:rsidRPr="0046309A">
        <w:rPr>
          <w:rFonts w:asciiTheme="minorBidi" w:hAnsiTheme="minorBidi"/>
          <w:color w:val="000000" w:themeColor="text1"/>
        </w:rPr>
        <w:t xml:space="preserve">wind-driven rain </w:t>
      </w:r>
      <w:r w:rsidR="007874F1" w:rsidRPr="0046309A">
        <w:rPr>
          <w:rFonts w:asciiTheme="minorBidi" w:hAnsiTheme="minorBidi"/>
          <w:color w:val="000000" w:themeColor="text1"/>
        </w:rPr>
        <w:t xml:space="preserve">(WDR) </w:t>
      </w:r>
      <w:r w:rsidR="00666FE8" w:rsidRPr="0046309A">
        <w:rPr>
          <w:rFonts w:asciiTheme="minorBidi" w:hAnsiTheme="minorBidi"/>
          <w:color w:val="000000" w:themeColor="text1"/>
        </w:rPr>
        <w:t>intrusion</w:t>
      </w:r>
      <w:r w:rsidR="0046309A" w:rsidRPr="0046309A">
        <w:rPr>
          <w:rFonts w:asciiTheme="minorBidi" w:hAnsiTheme="minorBidi"/>
          <w:color w:val="000000" w:themeColor="text1"/>
        </w:rPr>
        <w:t>. Wind-driven rain intrusion into a structure</w:t>
      </w:r>
      <w:r w:rsidR="00A26A9C">
        <w:rPr>
          <w:rFonts w:asciiTheme="minorBidi" w:hAnsiTheme="minorBidi"/>
          <w:color w:val="000000" w:themeColor="text1"/>
        </w:rPr>
        <w:t xml:space="preserve"> </w:t>
      </w:r>
      <w:r w:rsidR="007874F1" w:rsidRPr="0046309A">
        <w:rPr>
          <w:rFonts w:asciiTheme="minorBidi" w:hAnsiTheme="minorBidi"/>
          <w:color w:val="000000" w:themeColor="text1"/>
        </w:rPr>
        <w:t xml:space="preserve">may cause </w:t>
      </w:r>
      <w:commentRangeStart w:id="12"/>
      <w:r w:rsidR="007874F1" w:rsidRPr="0046309A">
        <w:rPr>
          <w:rFonts w:asciiTheme="minorBidi" w:hAnsiTheme="minorBidi"/>
          <w:color w:val="000000" w:themeColor="text1"/>
        </w:rPr>
        <w:t>i</w:t>
      </w:r>
      <w:commentRangeEnd w:id="12"/>
      <w:r w:rsidR="00A535D5">
        <w:rPr>
          <w:rStyle w:val="CommentReference"/>
        </w:rPr>
        <w:commentReference w:id="12"/>
      </w:r>
      <w:r w:rsidR="007874F1" w:rsidRPr="0046309A">
        <w:rPr>
          <w:rFonts w:asciiTheme="minorBidi" w:hAnsiTheme="minorBidi"/>
          <w:color w:val="000000" w:themeColor="text1"/>
        </w:rPr>
        <w:t xml:space="preserve">nterior damage, property loss, and health hazards from mold and mildew, as </w:t>
      </w:r>
      <w:commentRangeStart w:id="13"/>
      <w:commentRangeStart w:id="14"/>
      <w:commentRangeStart w:id="15"/>
      <w:r w:rsidR="007874F1" w:rsidRPr="0046309A">
        <w:rPr>
          <w:rFonts w:asciiTheme="minorBidi" w:hAnsiTheme="minorBidi"/>
          <w:color w:val="000000" w:themeColor="text1"/>
        </w:rPr>
        <w:t>past hurricane</w:t>
      </w:r>
      <w:r w:rsidR="00C427F6" w:rsidRPr="0046309A">
        <w:rPr>
          <w:rFonts w:asciiTheme="minorBidi" w:hAnsiTheme="minorBidi"/>
          <w:color w:val="000000" w:themeColor="text1"/>
        </w:rPr>
        <w:t>s</w:t>
      </w:r>
      <w:r w:rsidR="00A6134D">
        <w:rPr>
          <w:rFonts w:asciiTheme="minorBidi" w:hAnsiTheme="minorBidi"/>
          <w:color w:val="000000" w:themeColor="text1"/>
        </w:rPr>
        <w:t xml:space="preserve"> </w:t>
      </w:r>
      <w:r w:rsidR="007874F1" w:rsidRPr="0046309A">
        <w:rPr>
          <w:rFonts w:asciiTheme="minorBidi" w:hAnsiTheme="minorBidi"/>
          <w:color w:val="000000" w:themeColor="text1"/>
        </w:rPr>
        <w:t>have shown</w:t>
      </w:r>
      <w:commentRangeEnd w:id="13"/>
      <w:r w:rsidR="0046309A" w:rsidRPr="0046309A">
        <w:rPr>
          <w:rStyle w:val="CommentReference"/>
        </w:rPr>
        <w:commentReference w:id="13"/>
      </w:r>
      <w:commentRangeEnd w:id="14"/>
      <w:r w:rsidR="007C2229">
        <w:rPr>
          <w:rStyle w:val="CommentReference"/>
        </w:rPr>
        <w:commentReference w:id="14"/>
      </w:r>
      <w:commentRangeEnd w:id="15"/>
      <w:r w:rsidR="00884C37">
        <w:rPr>
          <w:rStyle w:val="CommentReference"/>
        </w:rPr>
        <w:commentReference w:id="15"/>
      </w:r>
      <w:r w:rsidR="007874F1" w:rsidRPr="0046309A">
        <w:rPr>
          <w:rFonts w:asciiTheme="minorBidi" w:hAnsiTheme="minorBidi"/>
          <w:color w:val="000000" w:themeColor="text1"/>
        </w:rPr>
        <w:t xml:space="preserve">. </w:t>
      </w:r>
      <w:r w:rsidR="00666FE8" w:rsidRPr="0046309A">
        <w:rPr>
          <w:rFonts w:asciiTheme="minorBidi" w:hAnsiTheme="minorBidi"/>
          <w:color w:val="000000" w:themeColor="text1"/>
        </w:rPr>
        <w:t xml:space="preserve">Currently, </w:t>
      </w:r>
      <w:r w:rsidR="004A4876" w:rsidRPr="0046309A">
        <w:rPr>
          <w:rFonts w:asciiTheme="minorBidi" w:hAnsiTheme="minorBidi"/>
          <w:color w:val="000000" w:themeColor="text1"/>
        </w:rPr>
        <w:t>some mitigation solutions can</w:t>
      </w:r>
      <w:r w:rsidR="00666FE8" w:rsidRPr="0046309A">
        <w:rPr>
          <w:rFonts w:asciiTheme="minorBidi" w:hAnsiTheme="minorBidi"/>
          <w:color w:val="000000" w:themeColor="text1"/>
        </w:rPr>
        <w:t xml:space="preserve"> </w:t>
      </w:r>
      <w:r w:rsidR="007874F1" w:rsidRPr="0046309A">
        <w:rPr>
          <w:rFonts w:asciiTheme="minorBidi" w:hAnsiTheme="minorBidi"/>
          <w:color w:val="000000" w:themeColor="text1"/>
        </w:rPr>
        <w:t xml:space="preserve">exhibit differing degrees of efficacy contingent on storm length, </w:t>
      </w:r>
      <w:r w:rsidR="00F52BE3" w:rsidRPr="0046309A">
        <w:rPr>
          <w:rFonts w:asciiTheme="minorBidi" w:hAnsiTheme="minorBidi"/>
          <w:color w:val="000000" w:themeColor="text1"/>
        </w:rPr>
        <w:t xml:space="preserve">the </w:t>
      </w:r>
      <w:r w:rsidR="007874F1" w:rsidRPr="0046309A">
        <w:rPr>
          <w:rFonts w:asciiTheme="minorBidi" w:hAnsiTheme="minorBidi"/>
          <w:color w:val="000000" w:themeColor="text1"/>
        </w:rPr>
        <w:t xml:space="preserve">severity of the rain, and wind forces exerted on the door systems. A comprehensive literature </w:t>
      </w:r>
      <w:r w:rsidR="00A04010" w:rsidRPr="0046309A">
        <w:rPr>
          <w:rFonts w:asciiTheme="minorBidi" w:hAnsiTheme="minorBidi"/>
          <w:color w:val="000000" w:themeColor="text1"/>
        </w:rPr>
        <w:t>review</w:t>
      </w:r>
      <w:r w:rsidR="007874F1" w:rsidRPr="0046309A">
        <w:rPr>
          <w:rFonts w:asciiTheme="minorBidi" w:hAnsiTheme="minorBidi"/>
          <w:color w:val="000000" w:themeColor="text1"/>
        </w:rPr>
        <w:t xml:space="preserve"> is necessary to uncover new improvements in protective technology and testing procedures</w:t>
      </w:r>
      <w:r w:rsidR="00513DE1" w:rsidRPr="0046309A">
        <w:rPr>
          <w:rFonts w:asciiTheme="minorBidi" w:hAnsiTheme="minorBidi"/>
          <w:color w:val="000000" w:themeColor="text1"/>
        </w:rPr>
        <w:t xml:space="preserve">. </w:t>
      </w:r>
      <w:r w:rsidR="00694C94">
        <w:rPr>
          <w:rFonts w:asciiTheme="minorBidi" w:hAnsiTheme="minorBidi"/>
          <w:color w:val="000000" w:themeColor="text1"/>
        </w:rPr>
        <w:t>Sev</w:t>
      </w:r>
      <w:r w:rsidR="00A04010" w:rsidRPr="0046309A">
        <w:rPr>
          <w:rFonts w:asciiTheme="minorBidi" w:hAnsiTheme="minorBidi"/>
          <w:color w:val="000000" w:themeColor="text1"/>
        </w:rPr>
        <w:t>er</w:t>
      </w:r>
      <w:r w:rsidR="00694C94">
        <w:rPr>
          <w:rFonts w:asciiTheme="minorBidi" w:hAnsiTheme="minorBidi"/>
          <w:color w:val="000000" w:themeColor="text1"/>
        </w:rPr>
        <w:t>al</w:t>
      </w:r>
      <w:r w:rsidR="00666FE8" w:rsidRPr="0046309A">
        <w:rPr>
          <w:rFonts w:asciiTheme="minorBidi" w:hAnsiTheme="minorBidi"/>
          <w:color w:val="000000" w:themeColor="text1"/>
        </w:rPr>
        <w:t xml:space="preserve"> </w:t>
      </w:r>
      <w:r w:rsidR="007874F1" w:rsidRPr="0046309A">
        <w:rPr>
          <w:rFonts w:asciiTheme="minorBidi" w:hAnsiTheme="minorBidi"/>
          <w:color w:val="000000" w:themeColor="text1"/>
        </w:rPr>
        <w:t xml:space="preserve">protective devices for rainwater penetration are now available on the market. However, their overall performance is yet </w:t>
      </w:r>
      <w:r w:rsidR="00666FE8" w:rsidRPr="0046309A">
        <w:rPr>
          <w:rFonts w:asciiTheme="minorBidi" w:hAnsiTheme="minorBidi"/>
          <w:color w:val="000000" w:themeColor="text1"/>
        </w:rPr>
        <w:t>to be validated</w:t>
      </w:r>
      <w:r w:rsidR="007874F1" w:rsidRPr="0046309A">
        <w:rPr>
          <w:rFonts w:asciiTheme="minorBidi" w:hAnsiTheme="minorBidi"/>
          <w:color w:val="000000" w:themeColor="text1"/>
        </w:rPr>
        <w:t>.</w:t>
      </w:r>
    </w:p>
    <w:p w14:paraId="573FDB3D" w14:textId="77777777" w:rsidR="00114F5F" w:rsidRPr="00114F5F" w:rsidRDefault="00114F5F" w:rsidP="00284C16">
      <w:pPr>
        <w:spacing w:after="0" w:line="240" w:lineRule="auto"/>
        <w:rPr>
          <w:rFonts w:asciiTheme="minorBidi" w:hAnsiTheme="minorBidi"/>
          <w:b/>
          <w:bCs/>
          <w:color w:val="000000" w:themeColor="text1"/>
        </w:rPr>
      </w:pPr>
    </w:p>
    <w:p w14:paraId="2DEE8EA6" w14:textId="3C3FE91E" w:rsidR="007416E0" w:rsidRPr="00114F5F" w:rsidRDefault="00C824B1" w:rsidP="00284C16">
      <w:pPr>
        <w:pStyle w:val="ListParagraph"/>
        <w:numPr>
          <w:ilvl w:val="1"/>
          <w:numId w:val="6"/>
        </w:numPr>
        <w:spacing w:after="120" w:line="240" w:lineRule="auto"/>
        <w:rPr>
          <w:rFonts w:asciiTheme="minorBidi" w:hAnsiTheme="minorBidi"/>
          <w:b/>
          <w:bCs/>
          <w:color w:val="000000" w:themeColor="text1"/>
          <w:sz w:val="24"/>
          <w:szCs w:val="24"/>
        </w:rPr>
      </w:pPr>
      <w:r>
        <w:rPr>
          <w:rFonts w:asciiTheme="minorBidi" w:hAnsiTheme="minorBidi"/>
          <w:b/>
          <w:bCs/>
          <w:sz w:val="24"/>
          <w:szCs w:val="24"/>
        </w:rPr>
        <w:t xml:space="preserve"> </w:t>
      </w:r>
      <w:r w:rsidR="00114F5F" w:rsidRPr="00114F5F">
        <w:rPr>
          <w:rFonts w:asciiTheme="minorBidi" w:hAnsiTheme="minorBidi"/>
          <w:b/>
          <w:bCs/>
          <w:sz w:val="24"/>
          <w:szCs w:val="24"/>
        </w:rPr>
        <w:t>Motivation and Purpose of the Study</w:t>
      </w:r>
      <w:r w:rsidR="00114F5F" w:rsidRPr="00114F5F">
        <w:rPr>
          <w:rFonts w:asciiTheme="minorBidi" w:hAnsiTheme="minorBidi"/>
          <w:b/>
          <w:bCs/>
          <w:color w:val="000000" w:themeColor="text1"/>
          <w:sz w:val="24"/>
          <w:szCs w:val="24"/>
        </w:rPr>
        <w:t>:</w:t>
      </w:r>
    </w:p>
    <w:p w14:paraId="4BC9A7F7" w14:textId="7B621671" w:rsidR="0013686F" w:rsidRDefault="000B31A2" w:rsidP="00401A62">
      <w:pPr>
        <w:spacing w:after="0" w:line="240" w:lineRule="auto"/>
        <w:jc w:val="both"/>
        <w:rPr>
          <w:rFonts w:asciiTheme="minorBidi" w:hAnsiTheme="minorBidi"/>
        </w:rPr>
      </w:pPr>
      <w:r w:rsidRPr="00967AC1">
        <w:rPr>
          <w:rFonts w:asciiTheme="minorBidi" w:hAnsiTheme="minorBidi"/>
        </w:rPr>
        <w:t>Th</w:t>
      </w:r>
      <w:r w:rsidR="009D7513" w:rsidRPr="00967AC1">
        <w:rPr>
          <w:rFonts w:asciiTheme="minorBidi" w:hAnsiTheme="minorBidi"/>
        </w:rPr>
        <w:t>is interim</w:t>
      </w:r>
      <w:r w:rsidRPr="00967AC1">
        <w:rPr>
          <w:rFonts w:asciiTheme="minorBidi" w:hAnsiTheme="minorBidi"/>
        </w:rPr>
        <w:t xml:space="preserve"> report aims</w:t>
      </w:r>
      <w:r w:rsidR="0013686F" w:rsidRPr="00967AC1">
        <w:rPr>
          <w:rFonts w:asciiTheme="minorBidi" w:hAnsiTheme="minorBidi"/>
        </w:rPr>
        <w:t xml:space="preserve"> to</w:t>
      </w:r>
      <w:r w:rsidR="009D7513" w:rsidRPr="00967AC1">
        <w:rPr>
          <w:rFonts w:asciiTheme="minorBidi" w:hAnsiTheme="minorBidi"/>
        </w:rPr>
        <w:t xml:space="preserve"> provide an </w:t>
      </w:r>
      <w:r w:rsidR="009D7513" w:rsidRPr="00C42617">
        <w:rPr>
          <w:rFonts w:asciiTheme="minorBidi" w:hAnsiTheme="minorBidi"/>
        </w:rPr>
        <w:t>overview of the project activities in the first month</w:t>
      </w:r>
      <w:r w:rsidR="009D7513" w:rsidRPr="0046309A">
        <w:rPr>
          <w:rFonts w:asciiTheme="minorBidi" w:hAnsiTheme="minorBidi"/>
        </w:rPr>
        <w:t xml:space="preserve">. This includes forming </w:t>
      </w:r>
      <w:r w:rsidR="00773013" w:rsidRPr="0046309A">
        <w:rPr>
          <w:rFonts w:asciiTheme="minorBidi" w:hAnsiTheme="minorBidi"/>
        </w:rPr>
        <w:t>an advisory</w:t>
      </w:r>
      <w:r w:rsidR="009D7513" w:rsidRPr="0046309A">
        <w:rPr>
          <w:rFonts w:asciiTheme="minorBidi" w:hAnsiTheme="minorBidi"/>
        </w:rPr>
        <w:t xml:space="preserve"> committee and </w:t>
      </w:r>
      <w:r w:rsidR="00F52BE3" w:rsidRPr="00C42617">
        <w:rPr>
          <w:rFonts w:asciiTheme="minorBidi" w:hAnsiTheme="minorBidi"/>
        </w:rPr>
        <w:t>assessing</w:t>
      </w:r>
      <w:r w:rsidR="0013686F" w:rsidRPr="00C42617">
        <w:rPr>
          <w:rFonts w:asciiTheme="minorBidi" w:hAnsiTheme="minorBidi"/>
        </w:rPr>
        <w:t xml:space="preserve"> </w:t>
      </w:r>
      <w:r w:rsidR="0050403F" w:rsidRPr="00C42617">
        <w:rPr>
          <w:rFonts w:asciiTheme="minorBidi" w:hAnsiTheme="minorBidi"/>
        </w:rPr>
        <w:t>the performance of</w:t>
      </w:r>
      <w:r w:rsidR="0013686F" w:rsidRPr="00C42617">
        <w:rPr>
          <w:rFonts w:asciiTheme="minorBidi" w:hAnsiTheme="minorBidi"/>
        </w:rPr>
        <w:t xml:space="preserve"> </w:t>
      </w:r>
      <w:r w:rsidR="002226B7" w:rsidRPr="00C42617">
        <w:rPr>
          <w:rFonts w:asciiTheme="minorBidi" w:hAnsiTheme="minorBidi"/>
          <w:color w:val="000000" w:themeColor="text1"/>
        </w:rPr>
        <w:t xml:space="preserve">SGDs </w:t>
      </w:r>
      <w:r w:rsidR="009D7513" w:rsidRPr="00C42617">
        <w:rPr>
          <w:rFonts w:asciiTheme="minorBidi" w:hAnsiTheme="minorBidi"/>
        </w:rPr>
        <w:t xml:space="preserve">according to </w:t>
      </w:r>
      <w:r w:rsidR="0013686F" w:rsidRPr="00C42617">
        <w:rPr>
          <w:rFonts w:asciiTheme="minorBidi" w:hAnsiTheme="minorBidi"/>
        </w:rPr>
        <w:t xml:space="preserve">standards such as ASTM E331, </w:t>
      </w:r>
      <w:r w:rsidR="0046309A" w:rsidRPr="0046309A">
        <w:rPr>
          <w:rFonts w:asciiTheme="minorBidi" w:hAnsiTheme="minorBidi"/>
        </w:rPr>
        <w:t xml:space="preserve">ASTM E547, </w:t>
      </w:r>
      <w:r w:rsidR="0046309A" w:rsidRPr="0046309A">
        <w:rPr>
          <w:rFonts w:ascii="Arial" w:eastAsia="TimesNewRoman" w:hAnsi="Arial" w:cs="Arial"/>
        </w:rPr>
        <w:t xml:space="preserve">AAMA/WDMA/WDMA/CSA 101/I.S.2/A440, </w:t>
      </w:r>
      <w:r w:rsidR="0046309A" w:rsidRPr="0046309A">
        <w:rPr>
          <w:rFonts w:ascii="Arial" w:eastAsia="TimesNewRoman" w:hAnsi="Arial" w:cs="Arial"/>
          <w:i/>
          <w:iCs/>
        </w:rPr>
        <w:t>North American Fenestration Standard/Specification for windows, doors and skylights</w:t>
      </w:r>
      <w:r w:rsidR="0046309A" w:rsidRPr="0046309A">
        <w:rPr>
          <w:rFonts w:ascii="Arial" w:eastAsia="TimesNewRoman" w:hAnsi="Arial" w:cs="Arial"/>
        </w:rPr>
        <w:t xml:space="preserve"> (NAFS), </w:t>
      </w:r>
      <w:r w:rsidR="00785F3B">
        <w:rPr>
          <w:rFonts w:ascii="Arial" w:eastAsia="TimesNewRoman" w:hAnsi="Arial" w:cs="Arial"/>
        </w:rPr>
        <w:t xml:space="preserve">TAS 202, </w:t>
      </w:r>
      <w:r w:rsidR="0013686F" w:rsidRPr="000F527A">
        <w:rPr>
          <w:rFonts w:asciiTheme="minorBidi" w:hAnsiTheme="minorBidi"/>
        </w:rPr>
        <w:t>and Florida Building Code under real-world hurricane conditions</w:t>
      </w:r>
      <w:r w:rsidR="009D7513" w:rsidRPr="00967AC1">
        <w:rPr>
          <w:rFonts w:asciiTheme="minorBidi" w:hAnsiTheme="minorBidi"/>
        </w:rPr>
        <w:t>. The literature review will also</w:t>
      </w:r>
      <w:r w:rsidR="0013686F" w:rsidRPr="00967AC1">
        <w:rPr>
          <w:rFonts w:asciiTheme="minorBidi" w:hAnsiTheme="minorBidi"/>
        </w:rPr>
        <w:t xml:space="preserve"> identify gaps or weaknesses </w:t>
      </w:r>
      <w:r w:rsidR="00C824B1">
        <w:rPr>
          <w:rFonts w:asciiTheme="minorBidi" w:hAnsiTheme="minorBidi"/>
        </w:rPr>
        <w:t xml:space="preserve">in the adopted testing methodology for </w:t>
      </w:r>
      <w:r w:rsidR="002226B7" w:rsidRPr="00114F5F">
        <w:rPr>
          <w:rFonts w:asciiTheme="minorBidi" w:hAnsiTheme="minorBidi"/>
          <w:color w:val="000000" w:themeColor="text1"/>
        </w:rPr>
        <w:t xml:space="preserve">SGDs </w:t>
      </w:r>
      <w:r w:rsidR="00114F5F" w:rsidRPr="00967AC1">
        <w:rPr>
          <w:rFonts w:asciiTheme="minorBidi" w:hAnsiTheme="minorBidi"/>
        </w:rPr>
        <w:t>and</w:t>
      </w:r>
      <w:r w:rsidR="0013686F" w:rsidRPr="00967AC1">
        <w:rPr>
          <w:rFonts w:asciiTheme="minorBidi" w:hAnsiTheme="minorBidi"/>
        </w:rPr>
        <w:t xml:space="preserve"> </w:t>
      </w:r>
      <w:commentRangeStart w:id="16"/>
      <w:r w:rsidR="00785F3B">
        <w:rPr>
          <w:rFonts w:asciiTheme="minorBidi" w:hAnsiTheme="minorBidi"/>
        </w:rPr>
        <w:t>potentially</w:t>
      </w:r>
      <w:commentRangeEnd w:id="16"/>
      <w:r w:rsidR="00A535D5">
        <w:rPr>
          <w:rStyle w:val="CommentReference"/>
        </w:rPr>
        <w:commentReference w:id="16"/>
      </w:r>
      <w:r w:rsidR="00785F3B">
        <w:rPr>
          <w:rFonts w:asciiTheme="minorBidi" w:hAnsiTheme="minorBidi"/>
        </w:rPr>
        <w:t xml:space="preserve"> </w:t>
      </w:r>
      <w:r w:rsidR="0013686F" w:rsidRPr="00967AC1">
        <w:rPr>
          <w:rFonts w:asciiTheme="minorBidi" w:hAnsiTheme="minorBidi"/>
        </w:rPr>
        <w:t>make recommendations for improving the standards to increase the resilience of sliding glass door systems</w:t>
      </w:r>
      <w:r w:rsidR="00114F5F" w:rsidRPr="00967AC1">
        <w:rPr>
          <w:rFonts w:asciiTheme="minorBidi" w:hAnsiTheme="minorBidi"/>
        </w:rPr>
        <w:t xml:space="preserve"> against </w:t>
      </w:r>
      <w:r w:rsidR="0050403F">
        <w:rPr>
          <w:rFonts w:asciiTheme="minorBidi" w:hAnsiTheme="minorBidi"/>
        </w:rPr>
        <w:t>WDR</w:t>
      </w:r>
      <w:r w:rsidR="0013686F" w:rsidRPr="00967AC1">
        <w:rPr>
          <w:rFonts w:asciiTheme="minorBidi" w:hAnsiTheme="minorBidi"/>
        </w:rPr>
        <w:t xml:space="preserve">. The goal of this review is to improve building resilience and occupant safety by reducing water intrusion risks in hurricane-prone areas, </w:t>
      </w:r>
      <w:r w:rsidR="00F52BE3" w:rsidRPr="00C42617">
        <w:rPr>
          <w:rFonts w:asciiTheme="minorBidi" w:hAnsiTheme="minorBidi"/>
        </w:rPr>
        <w:t>ensuring</w:t>
      </w:r>
      <w:r w:rsidR="0013686F" w:rsidRPr="00C42617">
        <w:rPr>
          <w:rFonts w:asciiTheme="minorBidi" w:hAnsiTheme="minorBidi"/>
        </w:rPr>
        <w:t xml:space="preserve"> that standards keep up with rising hurricane intensity due to climate change, and </w:t>
      </w:r>
      <w:r w:rsidR="00147733" w:rsidRPr="00C42617">
        <w:rPr>
          <w:rFonts w:asciiTheme="minorBidi" w:hAnsiTheme="minorBidi"/>
        </w:rPr>
        <w:t>supporting</w:t>
      </w:r>
      <w:r w:rsidR="0013686F" w:rsidRPr="00C42617">
        <w:rPr>
          <w:rFonts w:asciiTheme="minorBidi" w:hAnsiTheme="minorBidi"/>
        </w:rPr>
        <w:t xml:space="preserve"> better code development and compliance for architects, builders, and regulators.</w:t>
      </w:r>
      <w:r w:rsidR="0013686F" w:rsidRPr="00967AC1">
        <w:rPr>
          <w:rFonts w:asciiTheme="minorBidi" w:hAnsiTheme="minorBidi"/>
        </w:rPr>
        <w:t xml:space="preserve"> </w:t>
      </w:r>
    </w:p>
    <w:p w14:paraId="5D95002B" w14:textId="77777777" w:rsidR="0013686F" w:rsidRDefault="0013686F" w:rsidP="00284C16">
      <w:pPr>
        <w:spacing w:after="0" w:line="240" w:lineRule="auto"/>
        <w:rPr>
          <w:rFonts w:asciiTheme="minorBidi" w:hAnsiTheme="minorBidi"/>
          <w:sz w:val="24"/>
          <w:szCs w:val="24"/>
        </w:rPr>
      </w:pPr>
    </w:p>
    <w:p w14:paraId="27BFA954" w14:textId="77777777" w:rsidR="00BC1E69" w:rsidRDefault="008A3C5D" w:rsidP="00284C16">
      <w:pPr>
        <w:spacing w:after="0" w:line="240" w:lineRule="auto"/>
        <w:rPr>
          <w:rFonts w:asciiTheme="minorBidi" w:hAnsiTheme="minorBidi"/>
          <w:b/>
          <w:bCs/>
          <w:sz w:val="24"/>
          <w:szCs w:val="24"/>
        </w:rPr>
      </w:pPr>
      <w:r w:rsidRPr="00C739C3">
        <w:rPr>
          <w:rFonts w:asciiTheme="minorBidi" w:hAnsiTheme="minorBidi"/>
          <w:b/>
          <w:bCs/>
          <w:sz w:val="24"/>
          <w:szCs w:val="24"/>
        </w:rPr>
        <w:lastRenderedPageBreak/>
        <w:t xml:space="preserve">1.3 </w:t>
      </w:r>
      <w:r w:rsidR="002B1CAB" w:rsidRPr="00C739C3">
        <w:rPr>
          <w:rFonts w:asciiTheme="minorBidi" w:hAnsiTheme="minorBidi"/>
          <w:b/>
          <w:bCs/>
          <w:color w:val="000000" w:themeColor="text1"/>
          <w:sz w:val="24"/>
          <w:szCs w:val="24"/>
        </w:rPr>
        <w:t>Project Goals</w:t>
      </w:r>
      <w:r w:rsidR="00DA718E" w:rsidRPr="00C739C3">
        <w:rPr>
          <w:rFonts w:asciiTheme="minorBidi" w:hAnsiTheme="minorBidi"/>
          <w:b/>
          <w:bCs/>
          <w:color w:val="000000" w:themeColor="text1"/>
          <w:sz w:val="24"/>
          <w:szCs w:val="24"/>
        </w:rPr>
        <w:t>:</w:t>
      </w:r>
      <w:r w:rsidR="007734A7" w:rsidRPr="00C739C3">
        <w:rPr>
          <w:rFonts w:asciiTheme="minorBidi" w:hAnsiTheme="minorBidi"/>
          <w:b/>
          <w:bCs/>
          <w:sz w:val="24"/>
          <w:szCs w:val="24"/>
        </w:rPr>
        <w:t xml:space="preserve"> </w:t>
      </w:r>
    </w:p>
    <w:p w14:paraId="2372968D" w14:textId="77777777" w:rsidR="00710064" w:rsidRPr="00C739C3" w:rsidRDefault="00710064" w:rsidP="00284C16">
      <w:pPr>
        <w:spacing w:after="0" w:line="240" w:lineRule="auto"/>
        <w:rPr>
          <w:rFonts w:asciiTheme="minorBidi" w:hAnsiTheme="minorBidi"/>
          <w:b/>
          <w:bCs/>
          <w:sz w:val="24"/>
          <w:szCs w:val="24"/>
        </w:rPr>
      </w:pPr>
    </w:p>
    <w:p w14:paraId="3CB11DC8" w14:textId="5B14F8CB" w:rsidR="007734A7" w:rsidRDefault="00DA718E" w:rsidP="00401A62">
      <w:pPr>
        <w:spacing w:after="0" w:line="240" w:lineRule="auto"/>
        <w:jc w:val="both"/>
        <w:rPr>
          <w:rFonts w:asciiTheme="minorBidi" w:hAnsiTheme="minorBidi"/>
        </w:rPr>
      </w:pPr>
      <w:r w:rsidRPr="00967AC1">
        <w:rPr>
          <w:rFonts w:asciiTheme="minorBidi" w:hAnsiTheme="minorBidi"/>
        </w:rPr>
        <w:t>To</w:t>
      </w:r>
      <w:r w:rsidR="007734A7" w:rsidRPr="00967AC1">
        <w:rPr>
          <w:rFonts w:asciiTheme="minorBidi" w:hAnsiTheme="minorBidi"/>
        </w:rPr>
        <w:t xml:space="preserve"> achieve these goals, the research team </w:t>
      </w:r>
      <w:r w:rsidR="00C427F6">
        <w:rPr>
          <w:rFonts w:asciiTheme="minorBidi" w:hAnsiTheme="minorBidi"/>
        </w:rPr>
        <w:t xml:space="preserve">has formed </w:t>
      </w:r>
      <w:r w:rsidR="007734A7" w:rsidRPr="00967AC1">
        <w:rPr>
          <w:rFonts w:asciiTheme="minorBidi" w:hAnsiTheme="minorBidi"/>
        </w:rPr>
        <w:t xml:space="preserve">a Technical Advisory Committee (TAC) of various stakeholders, including </w:t>
      </w:r>
      <w:r w:rsidR="007734A7" w:rsidRPr="00C42617">
        <w:rPr>
          <w:rFonts w:asciiTheme="minorBidi" w:hAnsiTheme="minorBidi"/>
        </w:rPr>
        <w:t>building component producers</w:t>
      </w:r>
      <w:r w:rsidR="007B4AF8">
        <w:rPr>
          <w:rFonts w:asciiTheme="minorBidi" w:hAnsiTheme="minorBidi"/>
        </w:rPr>
        <w:t xml:space="preserve"> (</w:t>
      </w:r>
      <w:r w:rsidR="007B4AF8" w:rsidRPr="007B4AF8">
        <w:rPr>
          <w:rFonts w:asciiTheme="minorBidi" w:hAnsiTheme="minorBidi"/>
        </w:rPr>
        <w:t>'Scott 'Spiderman' Mulholland</w:t>
      </w:r>
      <w:r w:rsidR="007734A7" w:rsidRPr="00967AC1">
        <w:rPr>
          <w:rFonts w:asciiTheme="minorBidi" w:hAnsiTheme="minorBidi"/>
        </w:rPr>
        <w:t>,</w:t>
      </w:r>
      <w:r w:rsidR="007B4AF8">
        <w:rPr>
          <w:rFonts w:asciiTheme="minorBidi" w:hAnsiTheme="minorBidi"/>
        </w:rPr>
        <w:t xml:space="preserve"> </w:t>
      </w:r>
      <w:r w:rsidR="001037B8">
        <w:rPr>
          <w:rFonts w:asciiTheme="minorBidi" w:hAnsiTheme="minorBidi"/>
        </w:rPr>
        <w:t> </w:t>
      </w:r>
      <w:r w:rsidR="007B4AF8">
        <w:rPr>
          <w:rFonts w:asciiTheme="minorBidi" w:hAnsiTheme="minorBidi"/>
        </w:rPr>
        <w:t xml:space="preserve">and </w:t>
      </w:r>
      <w:r w:rsidR="007B4AF8" w:rsidRPr="007B4AF8">
        <w:rPr>
          <w:rFonts w:asciiTheme="minorBidi" w:hAnsiTheme="minorBidi"/>
        </w:rPr>
        <w:t>Daniel Stein</w:t>
      </w:r>
      <w:r w:rsidR="007B4AF8">
        <w:rPr>
          <w:rFonts w:asciiTheme="minorBidi" w:hAnsiTheme="minorBidi"/>
        </w:rPr>
        <w:t>,</w:t>
      </w:r>
      <w:r w:rsidR="007B4AF8" w:rsidRPr="00C42617">
        <w:rPr>
          <w:rFonts w:asciiTheme="minorBidi" w:hAnsiTheme="minorBidi"/>
        </w:rPr>
        <w:t>)</w:t>
      </w:r>
      <w:r w:rsidR="007734A7" w:rsidRPr="00967AC1">
        <w:rPr>
          <w:rFonts w:asciiTheme="minorBidi" w:hAnsiTheme="minorBidi"/>
        </w:rPr>
        <w:t xml:space="preserve"> testing labs</w:t>
      </w:r>
      <w:r w:rsidR="007B4AF8">
        <w:rPr>
          <w:rFonts w:asciiTheme="minorBidi" w:hAnsiTheme="minorBidi"/>
        </w:rPr>
        <w:t xml:space="preserve"> (</w:t>
      </w:r>
      <w:r w:rsidR="007B4AF8" w:rsidRPr="007B4AF8">
        <w:rPr>
          <w:rFonts w:asciiTheme="minorBidi" w:hAnsiTheme="minorBidi"/>
        </w:rPr>
        <w:t>Omar Amini</w:t>
      </w:r>
      <w:r w:rsidR="007B4AF8">
        <w:rPr>
          <w:rFonts w:asciiTheme="minorBidi" w:hAnsiTheme="minorBidi"/>
        </w:rPr>
        <w:t xml:space="preserve">, and </w:t>
      </w:r>
      <w:r w:rsidR="007B4AF8" w:rsidRPr="007B4AF8">
        <w:rPr>
          <w:rFonts w:asciiTheme="minorBidi" w:hAnsiTheme="minorBidi"/>
        </w:rPr>
        <w:t>Bradford K. Douglas</w:t>
      </w:r>
      <w:r w:rsidR="007B4AF8">
        <w:rPr>
          <w:rFonts w:asciiTheme="minorBidi" w:hAnsiTheme="minorBidi"/>
        </w:rPr>
        <w:t>)</w:t>
      </w:r>
      <w:r w:rsidR="007734A7" w:rsidRPr="00967AC1">
        <w:rPr>
          <w:rFonts w:asciiTheme="minorBidi" w:hAnsiTheme="minorBidi"/>
        </w:rPr>
        <w:t>, architects</w:t>
      </w:r>
      <w:r w:rsidR="007B4AF8">
        <w:rPr>
          <w:rFonts w:asciiTheme="minorBidi" w:hAnsiTheme="minorBidi"/>
        </w:rPr>
        <w:t xml:space="preserve"> (</w:t>
      </w:r>
      <w:r w:rsidR="007B4AF8" w:rsidRPr="007B4AF8">
        <w:rPr>
          <w:rFonts w:asciiTheme="minorBidi" w:hAnsiTheme="minorBidi"/>
        </w:rPr>
        <w:t>Becky Magdaleno</w:t>
      </w:r>
      <w:r w:rsidR="00785F3B">
        <w:rPr>
          <w:rFonts w:asciiTheme="minorBidi" w:hAnsiTheme="minorBidi"/>
        </w:rPr>
        <w:t>, Jovan Millet</w:t>
      </w:r>
      <w:r w:rsidR="007B4AF8">
        <w:rPr>
          <w:rFonts w:asciiTheme="minorBidi" w:hAnsiTheme="minorBidi"/>
        </w:rPr>
        <w:t>),</w:t>
      </w:r>
      <w:r w:rsidR="007734A7" w:rsidRPr="00967AC1">
        <w:rPr>
          <w:rFonts w:asciiTheme="minorBidi" w:hAnsiTheme="minorBidi"/>
        </w:rPr>
        <w:t xml:space="preserve"> </w:t>
      </w:r>
      <w:r w:rsidR="007734A7" w:rsidRPr="00C42617">
        <w:rPr>
          <w:rFonts w:asciiTheme="minorBidi" w:hAnsiTheme="minorBidi"/>
        </w:rPr>
        <w:t>engineers</w:t>
      </w:r>
      <w:r w:rsidR="007B4AF8" w:rsidRPr="00C42617">
        <w:rPr>
          <w:rFonts w:asciiTheme="minorBidi" w:hAnsiTheme="minorBidi"/>
        </w:rPr>
        <w:t xml:space="preserve"> (</w:t>
      </w:r>
      <w:r w:rsidR="007B4AF8" w:rsidRPr="007B4AF8">
        <w:rPr>
          <w:rFonts w:asciiTheme="minorBidi" w:hAnsiTheme="minorBidi"/>
        </w:rPr>
        <w:t>Lynn Miller</w:t>
      </w:r>
      <w:r w:rsidR="007B4AF8">
        <w:rPr>
          <w:rFonts w:asciiTheme="minorBidi" w:hAnsiTheme="minorBidi"/>
        </w:rPr>
        <w:t xml:space="preserve">, </w:t>
      </w:r>
      <w:r w:rsidR="007B4AF8" w:rsidRPr="007B4AF8">
        <w:rPr>
          <w:rFonts w:asciiTheme="minorBidi" w:hAnsiTheme="minorBidi"/>
        </w:rPr>
        <w:t>Alex Esposito</w:t>
      </w:r>
      <w:r w:rsidR="007B4AF8">
        <w:rPr>
          <w:rFonts w:asciiTheme="minorBidi" w:hAnsiTheme="minorBidi"/>
        </w:rPr>
        <w:t>,</w:t>
      </w:r>
      <w:r w:rsidR="007B4AF8" w:rsidRPr="007B4AF8">
        <w:t xml:space="preserve"> </w:t>
      </w:r>
      <w:r w:rsidR="007B4AF8">
        <w:t xml:space="preserve">and </w:t>
      </w:r>
      <w:r w:rsidR="007B4AF8" w:rsidRPr="007B4AF8">
        <w:rPr>
          <w:rFonts w:asciiTheme="minorBidi" w:hAnsiTheme="minorBidi"/>
        </w:rPr>
        <w:t>Greg McKenna</w:t>
      </w:r>
      <w:r w:rsidR="007B4AF8">
        <w:rPr>
          <w:rFonts w:asciiTheme="minorBidi" w:hAnsiTheme="minorBidi"/>
        </w:rPr>
        <w:t>)</w:t>
      </w:r>
      <w:r w:rsidR="007734A7" w:rsidRPr="00967AC1">
        <w:rPr>
          <w:rFonts w:asciiTheme="minorBidi" w:hAnsiTheme="minorBidi"/>
        </w:rPr>
        <w:t xml:space="preserve"> code authorities</w:t>
      </w:r>
      <w:r w:rsidR="00666FE8">
        <w:rPr>
          <w:rFonts w:asciiTheme="minorBidi" w:hAnsiTheme="minorBidi"/>
        </w:rPr>
        <w:t xml:space="preserve"> (</w:t>
      </w:r>
      <w:r w:rsidR="00666FE8" w:rsidRPr="00666FE8">
        <w:rPr>
          <w:rFonts w:asciiTheme="minorBidi" w:hAnsiTheme="minorBidi"/>
        </w:rPr>
        <w:t>Jaime Gascon</w:t>
      </w:r>
      <w:r w:rsidR="007B4AF8">
        <w:rPr>
          <w:rFonts w:asciiTheme="minorBidi" w:hAnsiTheme="minorBidi"/>
        </w:rPr>
        <w:t>)</w:t>
      </w:r>
      <w:r w:rsidR="007734A7" w:rsidRPr="00967AC1">
        <w:rPr>
          <w:rFonts w:asciiTheme="minorBidi" w:hAnsiTheme="minorBidi"/>
        </w:rPr>
        <w:t>,</w:t>
      </w:r>
      <w:r w:rsidR="008333AB">
        <w:rPr>
          <w:rFonts w:asciiTheme="minorBidi" w:hAnsiTheme="minorBidi"/>
        </w:rPr>
        <w:t xml:space="preserve"> </w:t>
      </w:r>
      <w:r w:rsidR="008333AB" w:rsidRPr="00C42617">
        <w:rPr>
          <w:rFonts w:asciiTheme="minorBidi" w:hAnsiTheme="minorBidi"/>
        </w:rPr>
        <w:t>manufacturers</w:t>
      </w:r>
      <w:r w:rsidR="008333AB">
        <w:rPr>
          <w:rFonts w:asciiTheme="minorBidi" w:hAnsiTheme="minorBidi"/>
        </w:rPr>
        <w:t xml:space="preserve"> (</w:t>
      </w:r>
      <w:r w:rsidR="00931D0D">
        <w:rPr>
          <w:rFonts w:asciiTheme="minorBidi" w:hAnsiTheme="minorBidi"/>
        </w:rPr>
        <w:t xml:space="preserve">Brad Fevold, Greg Galloway, </w:t>
      </w:r>
      <w:r w:rsidR="008333AB" w:rsidRPr="00666FE8">
        <w:rPr>
          <w:rFonts w:asciiTheme="minorBidi" w:hAnsiTheme="minorBidi"/>
        </w:rPr>
        <w:t>Steve Strawn</w:t>
      </w:r>
      <w:r w:rsidR="008333AB">
        <w:rPr>
          <w:rFonts w:asciiTheme="minorBidi" w:hAnsiTheme="minorBidi"/>
        </w:rPr>
        <w:t xml:space="preserve">), </w:t>
      </w:r>
      <w:r w:rsidR="008333AB" w:rsidRPr="00C42617">
        <w:rPr>
          <w:rFonts w:asciiTheme="minorBidi" w:hAnsiTheme="minorBidi"/>
        </w:rPr>
        <w:t>Associations</w:t>
      </w:r>
      <w:r w:rsidR="008333AB">
        <w:rPr>
          <w:rFonts w:asciiTheme="minorBidi" w:hAnsiTheme="minorBidi"/>
        </w:rPr>
        <w:t xml:space="preserve"> (</w:t>
      </w:r>
      <w:r w:rsidR="00931D0D">
        <w:rPr>
          <w:rFonts w:asciiTheme="minorBidi" w:hAnsiTheme="minorBidi"/>
        </w:rPr>
        <w:t xml:space="preserve">Kathy Krafka Harkema, </w:t>
      </w:r>
      <w:r w:rsidR="008333AB" w:rsidRPr="007B4AF8">
        <w:rPr>
          <w:rFonts w:asciiTheme="minorBidi" w:hAnsiTheme="minorBidi"/>
        </w:rPr>
        <w:t>Mike Silvers</w:t>
      </w:r>
      <w:r w:rsidR="00785F3B">
        <w:rPr>
          <w:rFonts w:asciiTheme="minorBidi" w:hAnsiTheme="minorBidi"/>
        </w:rPr>
        <w:t>, Kate Wesner</w:t>
      </w:r>
      <w:r w:rsidR="008333AB">
        <w:rPr>
          <w:rFonts w:asciiTheme="minorBidi" w:hAnsiTheme="minorBidi"/>
        </w:rPr>
        <w:t>),</w:t>
      </w:r>
      <w:r w:rsidR="00C427F6">
        <w:rPr>
          <w:rFonts w:asciiTheme="minorBidi" w:hAnsiTheme="minorBidi"/>
        </w:rPr>
        <w:t xml:space="preserve"> and</w:t>
      </w:r>
      <w:r w:rsidR="00773013">
        <w:rPr>
          <w:rFonts w:asciiTheme="minorBidi" w:hAnsiTheme="minorBidi"/>
        </w:rPr>
        <w:t xml:space="preserve"> academics</w:t>
      </w:r>
      <w:r w:rsidR="007B4AF8">
        <w:rPr>
          <w:rFonts w:asciiTheme="minorBidi" w:hAnsiTheme="minorBidi"/>
        </w:rPr>
        <w:t xml:space="preserve"> (Amal El Awady)</w:t>
      </w:r>
      <w:r w:rsidR="00C427F6">
        <w:rPr>
          <w:rFonts w:asciiTheme="minorBidi" w:hAnsiTheme="minorBidi"/>
        </w:rPr>
        <w:t xml:space="preserve">, </w:t>
      </w:r>
      <w:r w:rsidR="007734A7" w:rsidRPr="00967AC1">
        <w:rPr>
          <w:rFonts w:asciiTheme="minorBidi" w:hAnsiTheme="minorBidi"/>
        </w:rPr>
        <w:t>to lead the study. The TAC will meet via teleconference at least five times</w:t>
      </w:r>
      <w:r w:rsidR="007B4AF8">
        <w:rPr>
          <w:rFonts w:asciiTheme="minorBidi" w:hAnsiTheme="minorBidi"/>
        </w:rPr>
        <w:t xml:space="preserve"> </w:t>
      </w:r>
      <w:r w:rsidR="008333AB">
        <w:rPr>
          <w:rFonts w:asciiTheme="minorBidi" w:hAnsiTheme="minorBidi"/>
        </w:rPr>
        <w:t>over</w:t>
      </w:r>
      <w:r w:rsidR="007B4AF8">
        <w:rPr>
          <w:rFonts w:asciiTheme="minorBidi" w:hAnsiTheme="minorBidi"/>
        </w:rPr>
        <w:t xml:space="preserve"> the three months</w:t>
      </w:r>
      <w:r w:rsidR="007734A7" w:rsidRPr="00967AC1">
        <w:rPr>
          <w:rFonts w:asciiTheme="minorBidi" w:hAnsiTheme="minorBidi"/>
        </w:rPr>
        <w:t xml:space="preserve"> </w:t>
      </w:r>
      <w:r w:rsidR="00A04010">
        <w:rPr>
          <w:rFonts w:asciiTheme="minorBidi" w:hAnsiTheme="minorBidi"/>
        </w:rPr>
        <w:t xml:space="preserve">of the project </w:t>
      </w:r>
      <w:r w:rsidR="007734A7" w:rsidRPr="00967AC1">
        <w:rPr>
          <w:rFonts w:asciiTheme="minorBidi" w:hAnsiTheme="minorBidi"/>
        </w:rPr>
        <w:t xml:space="preserve">to examine existing </w:t>
      </w:r>
      <w:r w:rsidR="007734A7" w:rsidRPr="00AA373A">
        <w:rPr>
          <w:rFonts w:asciiTheme="minorBidi" w:hAnsiTheme="minorBidi"/>
        </w:rPr>
        <w:t>WDR</w:t>
      </w:r>
      <w:r w:rsidR="007734A7" w:rsidRPr="00967AC1">
        <w:rPr>
          <w:rFonts w:asciiTheme="minorBidi" w:hAnsiTheme="minorBidi"/>
        </w:rPr>
        <w:t xml:space="preserve"> testing methodologies</w:t>
      </w:r>
      <w:r w:rsidR="008333AB">
        <w:rPr>
          <w:rFonts w:asciiTheme="minorBidi" w:hAnsiTheme="minorBidi"/>
        </w:rPr>
        <w:t>, propose improvements, and</w:t>
      </w:r>
      <w:r w:rsidR="007734A7" w:rsidRPr="00967AC1">
        <w:rPr>
          <w:rFonts w:asciiTheme="minorBidi" w:hAnsiTheme="minorBidi"/>
        </w:rPr>
        <w:t xml:space="preserve"> test procedures</w:t>
      </w:r>
      <w:r w:rsidR="00C427F6">
        <w:rPr>
          <w:rFonts w:asciiTheme="minorBidi" w:hAnsiTheme="minorBidi"/>
        </w:rPr>
        <w:t xml:space="preserve"> based on the literature and </w:t>
      </w:r>
      <w:r w:rsidR="0050403F">
        <w:rPr>
          <w:rFonts w:asciiTheme="minorBidi" w:hAnsiTheme="minorBidi"/>
        </w:rPr>
        <w:t xml:space="preserve">the best </w:t>
      </w:r>
      <w:r w:rsidR="00C427F6">
        <w:rPr>
          <w:rFonts w:asciiTheme="minorBidi" w:hAnsiTheme="minorBidi"/>
        </w:rPr>
        <w:t>engineering judgment</w:t>
      </w:r>
      <w:r w:rsidR="007734A7" w:rsidRPr="00967AC1">
        <w:rPr>
          <w:rFonts w:asciiTheme="minorBidi" w:hAnsiTheme="minorBidi"/>
        </w:rPr>
        <w:t xml:space="preserve">. </w:t>
      </w:r>
      <w:r w:rsidR="00773013">
        <w:rPr>
          <w:rFonts w:asciiTheme="minorBidi" w:hAnsiTheme="minorBidi"/>
        </w:rPr>
        <w:t>With input from the TAC, FIU</w:t>
      </w:r>
      <w:r w:rsidR="008333AB">
        <w:rPr>
          <w:rFonts w:asciiTheme="minorBidi" w:hAnsiTheme="minorBidi"/>
        </w:rPr>
        <w:t>,</w:t>
      </w:r>
      <w:r w:rsidR="00773013">
        <w:rPr>
          <w:rFonts w:asciiTheme="minorBidi" w:hAnsiTheme="minorBidi"/>
        </w:rPr>
        <w:t xml:space="preserve"> and </w:t>
      </w:r>
      <w:r w:rsidR="008333AB">
        <w:rPr>
          <w:rFonts w:asciiTheme="minorBidi" w:hAnsiTheme="minorBidi"/>
        </w:rPr>
        <w:t>UF</w:t>
      </w:r>
      <w:r w:rsidR="00773013">
        <w:rPr>
          <w:rFonts w:asciiTheme="minorBidi" w:hAnsiTheme="minorBidi"/>
        </w:rPr>
        <w:t xml:space="preserve"> team</w:t>
      </w:r>
      <w:r w:rsidR="007734A7" w:rsidRPr="00967AC1">
        <w:rPr>
          <w:rFonts w:asciiTheme="minorBidi" w:hAnsiTheme="minorBidi"/>
        </w:rPr>
        <w:t xml:space="preserve"> will </w:t>
      </w:r>
      <w:r w:rsidR="00F52BE3">
        <w:rPr>
          <w:rFonts w:asciiTheme="minorBidi" w:hAnsiTheme="minorBidi"/>
        </w:rPr>
        <w:t xml:space="preserve">thoroughly study current literature, standards, and reports on WDR </w:t>
      </w:r>
      <w:r w:rsidR="00F52BE3" w:rsidRPr="00C42617">
        <w:rPr>
          <w:rFonts w:asciiTheme="minorBidi" w:hAnsiTheme="minorBidi"/>
        </w:rPr>
        <w:t>penetration through sliding glass door tracks</w:t>
      </w:r>
      <w:r w:rsidR="00A17152">
        <w:rPr>
          <w:rFonts w:asciiTheme="minorBidi" w:hAnsiTheme="minorBidi"/>
        </w:rPr>
        <w:t>.</w:t>
      </w:r>
    </w:p>
    <w:p w14:paraId="58A7A299" w14:textId="77777777" w:rsidR="00C824B1" w:rsidRDefault="00C824B1" w:rsidP="00284C16">
      <w:pPr>
        <w:spacing w:after="0" w:line="240" w:lineRule="auto"/>
        <w:rPr>
          <w:rFonts w:asciiTheme="minorBidi" w:hAnsiTheme="minorBidi"/>
        </w:rPr>
      </w:pPr>
    </w:p>
    <w:p w14:paraId="034BB8FF" w14:textId="3AAB0514" w:rsidR="00C824B1" w:rsidRDefault="00C824B1" w:rsidP="002514DD">
      <w:pPr>
        <w:pStyle w:val="ListParagraph"/>
        <w:numPr>
          <w:ilvl w:val="0"/>
          <w:numId w:val="11"/>
        </w:numPr>
        <w:spacing w:after="0" w:line="240" w:lineRule="auto"/>
        <w:rPr>
          <w:rFonts w:asciiTheme="minorBidi" w:hAnsiTheme="minorBidi"/>
          <w:b/>
          <w:bCs/>
          <w:color w:val="000000" w:themeColor="text1"/>
          <w:sz w:val="24"/>
          <w:szCs w:val="24"/>
        </w:rPr>
      </w:pPr>
      <w:r w:rsidRPr="00C824B1">
        <w:rPr>
          <w:rFonts w:asciiTheme="minorBidi" w:hAnsiTheme="minorBidi"/>
          <w:b/>
          <w:bCs/>
          <w:color w:val="000000" w:themeColor="text1"/>
          <w:sz w:val="24"/>
          <w:szCs w:val="24"/>
        </w:rPr>
        <w:t>PROJECT PROGRESS</w:t>
      </w:r>
    </w:p>
    <w:p w14:paraId="56CD0D51" w14:textId="77777777" w:rsidR="00C824B1" w:rsidRDefault="00C824B1" w:rsidP="002514DD">
      <w:pPr>
        <w:spacing w:after="0" w:line="240" w:lineRule="auto"/>
        <w:rPr>
          <w:rFonts w:asciiTheme="minorBidi" w:hAnsiTheme="minorBidi"/>
          <w:b/>
          <w:bCs/>
          <w:color w:val="000000" w:themeColor="text1"/>
          <w:sz w:val="24"/>
          <w:szCs w:val="24"/>
        </w:rPr>
      </w:pPr>
    </w:p>
    <w:p w14:paraId="36BEC8C6" w14:textId="05B30178" w:rsidR="00C824B1" w:rsidRPr="00C824B1" w:rsidRDefault="00C824B1" w:rsidP="002514DD">
      <w:pPr>
        <w:pStyle w:val="ListParagraph"/>
        <w:numPr>
          <w:ilvl w:val="1"/>
          <w:numId w:val="11"/>
        </w:numPr>
        <w:spacing w:after="0" w:line="240" w:lineRule="auto"/>
        <w:rPr>
          <w:rFonts w:asciiTheme="minorBidi" w:hAnsiTheme="minorBidi"/>
          <w:b/>
          <w:bCs/>
          <w:iCs/>
          <w:color w:val="000000" w:themeColor="text1"/>
          <w:sz w:val="24"/>
          <w:szCs w:val="24"/>
        </w:rPr>
      </w:pPr>
      <w:r w:rsidRPr="00C824B1">
        <w:rPr>
          <w:rFonts w:asciiTheme="minorBidi" w:hAnsiTheme="minorBidi"/>
          <w:b/>
          <w:bCs/>
          <w:iCs/>
          <w:color w:val="000000" w:themeColor="text1"/>
          <w:sz w:val="24"/>
          <w:szCs w:val="24"/>
        </w:rPr>
        <w:t xml:space="preserve">Formation of </w:t>
      </w:r>
      <w:r w:rsidR="0082598B">
        <w:rPr>
          <w:rFonts w:asciiTheme="minorBidi" w:hAnsiTheme="minorBidi"/>
          <w:b/>
          <w:bCs/>
          <w:iCs/>
          <w:color w:val="000000" w:themeColor="text1"/>
          <w:sz w:val="24"/>
          <w:szCs w:val="24"/>
        </w:rPr>
        <w:t>The</w:t>
      </w:r>
      <w:r w:rsidRPr="00C824B1">
        <w:rPr>
          <w:rFonts w:asciiTheme="minorBidi" w:hAnsiTheme="minorBidi"/>
          <w:b/>
          <w:bCs/>
          <w:iCs/>
          <w:color w:val="000000" w:themeColor="text1"/>
          <w:sz w:val="24"/>
          <w:szCs w:val="24"/>
        </w:rPr>
        <w:t xml:space="preserve"> Technical Advisory Committee</w:t>
      </w:r>
    </w:p>
    <w:p w14:paraId="55761F45" w14:textId="77777777" w:rsidR="00C824B1" w:rsidRDefault="00C824B1" w:rsidP="002514DD">
      <w:pPr>
        <w:spacing w:after="0" w:line="240" w:lineRule="auto"/>
        <w:rPr>
          <w:rFonts w:asciiTheme="minorBidi" w:hAnsiTheme="minorBidi"/>
          <w:b/>
          <w:bCs/>
          <w:color w:val="000000" w:themeColor="text1"/>
          <w:sz w:val="24"/>
          <w:szCs w:val="24"/>
        </w:rPr>
      </w:pPr>
    </w:p>
    <w:p w14:paraId="4E0920D0" w14:textId="65C77EB7" w:rsidR="00AB4DAF" w:rsidRDefault="00C824B1" w:rsidP="00401A62">
      <w:pPr>
        <w:spacing w:after="0" w:line="240" w:lineRule="auto"/>
        <w:jc w:val="both"/>
        <w:rPr>
          <w:rFonts w:asciiTheme="minorBidi" w:hAnsiTheme="minorBidi"/>
        </w:rPr>
      </w:pPr>
      <w:r w:rsidRPr="00C824B1">
        <w:rPr>
          <w:rFonts w:asciiTheme="minorBidi" w:hAnsiTheme="minorBidi"/>
        </w:rPr>
        <w:t xml:space="preserve">The PI and Co-PIs </w:t>
      </w:r>
      <w:r w:rsidR="00DD3F69">
        <w:rPr>
          <w:rFonts w:asciiTheme="minorBidi" w:hAnsiTheme="minorBidi"/>
        </w:rPr>
        <w:t xml:space="preserve">reached out to </w:t>
      </w:r>
      <w:r w:rsidR="00DD3F69" w:rsidRPr="00A4330D">
        <w:rPr>
          <w:rFonts w:asciiTheme="minorBidi" w:hAnsiTheme="minorBidi"/>
        </w:rPr>
        <w:t xml:space="preserve">23 </w:t>
      </w:r>
      <w:r w:rsidR="00A04010" w:rsidRPr="00A4330D">
        <w:rPr>
          <w:rFonts w:asciiTheme="minorBidi" w:hAnsiTheme="minorBidi"/>
        </w:rPr>
        <w:t xml:space="preserve">potential </w:t>
      </w:r>
      <w:r w:rsidR="00DD3F69" w:rsidRPr="00A4330D">
        <w:rPr>
          <w:rFonts w:asciiTheme="minorBidi" w:hAnsiTheme="minorBidi"/>
        </w:rPr>
        <w:t xml:space="preserve">committee members and 15 members </w:t>
      </w:r>
      <w:r w:rsidR="002A7D5A" w:rsidRPr="00A4330D">
        <w:rPr>
          <w:rFonts w:asciiTheme="minorBidi" w:hAnsiTheme="minorBidi"/>
        </w:rPr>
        <w:t>have</w:t>
      </w:r>
      <w:r w:rsidR="00DD3F69" w:rsidRPr="00A4330D">
        <w:rPr>
          <w:rFonts w:asciiTheme="minorBidi" w:hAnsiTheme="minorBidi"/>
        </w:rPr>
        <w:t xml:space="preserve"> agreed</w:t>
      </w:r>
      <w:r w:rsidR="00DD3F69">
        <w:rPr>
          <w:rFonts w:asciiTheme="minorBidi" w:hAnsiTheme="minorBidi"/>
        </w:rPr>
        <w:t xml:space="preserve"> to join the TAC. The first TAC meeting was held on September 12 at </w:t>
      </w:r>
      <w:commentRangeStart w:id="17"/>
      <w:r w:rsidR="007C2229">
        <w:rPr>
          <w:rFonts w:asciiTheme="minorBidi" w:hAnsiTheme="minorBidi"/>
        </w:rPr>
        <w:t>11</w:t>
      </w:r>
      <w:r w:rsidR="00DD3F69">
        <w:rPr>
          <w:rFonts w:asciiTheme="minorBidi" w:hAnsiTheme="minorBidi"/>
        </w:rPr>
        <w:t>:00 PM (ET)</w:t>
      </w:r>
      <w:commentRangeEnd w:id="17"/>
      <w:r w:rsidR="002514DD">
        <w:rPr>
          <w:rStyle w:val="CommentReference"/>
        </w:rPr>
        <w:commentReference w:id="17"/>
      </w:r>
      <w:r w:rsidR="00DD3F69">
        <w:rPr>
          <w:rFonts w:asciiTheme="minorBidi" w:hAnsiTheme="minorBidi"/>
        </w:rPr>
        <w:t xml:space="preserve">. The team discussed the literature review plan with the TAC </w:t>
      </w:r>
      <w:r w:rsidR="004A4876">
        <w:rPr>
          <w:rFonts w:asciiTheme="minorBidi" w:hAnsiTheme="minorBidi"/>
        </w:rPr>
        <w:t>and the resources that will be used to initiate</w:t>
      </w:r>
      <w:r w:rsidR="0082598B">
        <w:rPr>
          <w:rFonts w:asciiTheme="minorBidi" w:hAnsiTheme="minorBidi"/>
        </w:rPr>
        <w:t xml:space="preserve"> the literature review. The TAC </w:t>
      </w:r>
      <w:r w:rsidR="00EA26AB">
        <w:rPr>
          <w:rFonts w:asciiTheme="minorBidi" w:hAnsiTheme="minorBidi"/>
        </w:rPr>
        <w:t>provide</w:t>
      </w:r>
      <w:r w:rsidR="0050403F">
        <w:rPr>
          <w:rFonts w:asciiTheme="minorBidi" w:hAnsiTheme="minorBidi"/>
        </w:rPr>
        <w:t>d</w:t>
      </w:r>
      <w:r w:rsidR="0082598B">
        <w:rPr>
          <w:rFonts w:asciiTheme="minorBidi" w:hAnsiTheme="minorBidi"/>
        </w:rPr>
        <w:t xml:space="preserve"> valuable input on the review </w:t>
      </w:r>
      <w:r w:rsidR="0050403F">
        <w:rPr>
          <w:rFonts w:asciiTheme="minorBidi" w:hAnsiTheme="minorBidi"/>
        </w:rPr>
        <w:t>re</w:t>
      </w:r>
      <w:r w:rsidR="0082598B">
        <w:rPr>
          <w:rFonts w:asciiTheme="minorBidi" w:hAnsiTheme="minorBidi"/>
        </w:rPr>
        <w:t xml:space="preserve">sources that can be useful for the literature review. Also, the PI and the Co-PIs </w:t>
      </w:r>
      <w:r w:rsidR="00F52BE3">
        <w:rPr>
          <w:rFonts w:asciiTheme="minorBidi" w:hAnsiTheme="minorBidi"/>
        </w:rPr>
        <w:t>discussed</w:t>
      </w:r>
      <w:r w:rsidR="0082598B">
        <w:rPr>
          <w:rFonts w:asciiTheme="minorBidi" w:hAnsiTheme="minorBidi"/>
        </w:rPr>
        <w:t xml:space="preserve"> several points including the discussion started by </w:t>
      </w:r>
      <w:r w:rsidR="0082598B" w:rsidRPr="0082598B">
        <w:rPr>
          <w:rFonts w:asciiTheme="minorBidi" w:hAnsiTheme="minorBidi"/>
        </w:rPr>
        <w:t>Dr. Ryan Catarelli</w:t>
      </w:r>
      <w:r w:rsidR="004D7FFD">
        <w:rPr>
          <w:rFonts w:asciiTheme="minorBidi" w:hAnsiTheme="minorBidi"/>
        </w:rPr>
        <w:t xml:space="preserve"> in his</w:t>
      </w:r>
      <w:r w:rsidR="006E48D2">
        <w:rPr>
          <w:rFonts w:asciiTheme="minorBidi" w:hAnsiTheme="minorBidi"/>
        </w:rPr>
        <w:t xml:space="preserve"> </w:t>
      </w:r>
      <w:sdt>
        <w:sdtPr>
          <w:rPr>
            <w:rFonts w:asciiTheme="minorBidi" w:hAnsiTheme="minorBidi"/>
            <w:color w:val="000000"/>
          </w:rPr>
          <w:tag w:val="MENDELEY_CITATION_v3_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"/>
          <w:id w:val="1680390831"/>
          <w:placeholder>
            <w:docPart w:val="DefaultPlaceholder_-1854013440"/>
          </w:placeholder>
        </w:sdtPr>
        <w:sdtContent>
          <w:r w:rsidR="008E4D8F" w:rsidRPr="008E4D8F">
            <w:rPr>
              <w:rFonts w:asciiTheme="minorBidi" w:hAnsiTheme="minorBidi"/>
              <w:color w:val="000000"/>
            </w:rPr>
            <w:t>(Catarelli and Phillips n.d.)</w:t>
          </w:r>
        </w:sdtContent>
      </w:sdt>
      <w:r w:rsidR="0082598B" w:rsidRPr="0082598B">
        <w:rPr>
          <w:rFonts w:asciiTheme="minorBidi" w:hAnsiTheme="minorBidi"/>
        </w:rPr>
        <w:t xml:space="preserve"> </w:t>
      </w:r>
      <w:r w:rsidR="004D7FFD">
        <w:rPr>
          <w:rFonts w:asciiTheme="minorBidi" w:hAnsiTheme="minorBidi"/>
        </w:rPr>
        <w:t xml:space="preserve">report, </w:t>
      </w:r>
      <w:r w:rsidR="0082598B">
        <w:rPr>
          <w:rFonts w:asciiTheme="minorBidi" w:hAnsiTheme="minorBidi"/>
        </w:rPr>
        <w:t xml:space="preserve">about </w:t>
      </w:r>
      <w:r w:rsidR="00AE3F51">
        <w:rPr>
          <w:rFonts w:asciiTheme="minorBidi" w:hAnsiTheme="minorBidi"/>
        </w:rPr>
        <w:t xml:space="preserve">the </w:t>
      </w:r>
      <w:r w:rsidR="00AE3F51" w:rsidRPr="0082598B">
        <w:rPr>
          <w:rFonts w:asciiTheme="minorBidi" w:hAnsiTheme="minorBidi"/>
        </w:rPr>
        <w:t>key</w:t>
      </w:r>
      <w:r w:rsidR="0082598B" w:rsidRPr="0082598B">
        <w:rPr>
          <w:rFonts w:asciiTheme="minorBidi" w:hAnsiTheme="minorBidi"/>
        </w:rPr>
        <w:t xml:space="preserve"> limitations </w:t>
      </w:r>
      <w:r w:rsidR="00D810A4">
        <w:rPr>
          <w:rFonts w:asciiTheme="minorBidi" w:hAnsiTheme="minorBidi"/>
        </w:rPr>
        <w:t>of</w:t>
      </w:r>
      <w:r w:rsidR="0082598B" w:rsidRPr="0082598B">
        <w:rPr>
          <w:rFonts w:asciiTheme="minorBidi" w:hAnsiTheme="minorBidi"/>
        </w:rPr>
        <w:t xml:space="preserve"> his </w:t>
      </w:r>
      <w:r w:rsidR="00D810A4">
        <w:rPr>
          <w:rFonts w:asciiTheme="minorBidi" w:hAnsiTheme="minorBidi"/>
        </w:rPr>
        <w:t xml:space="preserve">previous </w:t>
      </w:r>
      <w:r w:rsidR="0082598B" w:rsidRPr="0082598B">
        <w:rPr>
          <w:rFonts w:asciiTheme="minorBidi" w:hAnsiTheme="minorBidi"/>
        </w:rPr>
        <w:t xml:space="preserve">study on </w:t>
      </w:r>
      <w:r w:rsidR="00E70BF8">
        <w:rPr>
          <w:rFonts w:asciiTheme="minorBidi" w:hAnsiTheme="minorBidi"/>
        </w:rPr>
        <w:t>WDR</w:t>
      </w:r>
      <w:r w:rsidR="00D810A4">
        <w:rPr>
          <w:rFonts w:asciiTheme="minorBidi" w:hAnsiTheme="minorBidi"/>
        </w:rPr>
        <w:t xml:space="preserve"> intrusion</w:t>
      </w:r>
      <w:r w:rsidR="00EE37F2">
        <w:rPr>
          <w:rFonts w:asciiTheme="minorBidi" w:hAnsiTheme="minorBidi"/>
        </w:rPr>
        <w:t xml:space="preserve"> on multiple samples including </w:t>
      </w:r>
      <w:r w:rsidR="002226B7" w:rsidRPr="00114F5F">
        <w:rPr>
          <w:rFonts w:asciiTheme="minorBidi" w:hAnsiTheme="minorBidi"/>
          <w:color w:val="000000" w:themeColor="text1"/>
        </w:rPr>
        <w:t>SGDs</w:t>
      </w:r>
      <w:r w:rsidR="0082598B" w:rsidRPr="0082598B">
        <w:rPr>
          <w:rFonts w:asciiTheme="minorBidi" w:hAnsiTheme="minorBidi"/>
        </w:rPr>
        <w:t xml:space="preserve">. </w:t>
      </w:r>
      <w:r w:rsidR="0082598B" w:rsidRPr="00C42617">
        <w:rPr>
          <w:rFonts w:asciiTheme="minorBidi" w:hAnsiTheme="minorBidi"/>
        </w:rPr>
        <w:t xml:space="preserve">He highlighted issues related to </w:t>
      </w:r>
      <w:r w:rsidR="00EE37F2" w:rsidRPr="00C42617">
        <w:rPr>
          <w:rFonts w:asciiTheme="minorBidi" w:hAnsiTheme="minorBidi"/>
        </w:rPr>
        <w:t>water intrusion pass/fail criteria based on the intrusion of one</w:t>
      </w:r>
      <w:r w:rsidR="0082598B" w:rsidRPr="00C42617">
        <w:rPr>
          <w:rFonts w:asciiTheme="minorBidi" w:hAnsiTheme="minorBidi"/>
        </w:rPr>
        <w:t xml:space="preserve"> drop of water</w:t>
      </w:r>
      <w:r w:rsidR="00EE37F2" w:rsidRPr="00C42617">
        <w:rPr>
          <w:rFonts w:asciiTheme="minorBidi" w:hAnsiTheme="minorBidi"/>
        </w:rPr>
        <w:t xml:space="preserve"> since the sample will fail the test if it </w:t>
      </w:r>
      <w:r w:rsidR="00E70BF8" w:rsidRPr="00C42617">
        <w:rPr>
          <w:rFonts w:asciiTheme="minorBidi" w:hAnsiTheme="minorBidi"/>
        </w:rPr>
        <w:t xml:space="preserve">allows </w:t>
      </w:r>
      <w:r w:rsidR="00EE37F2" w:rsidRPr="00C42617">
        <w:rPr>
          <w:rFonts w:asciiTheme="minorBidi" w:hAnsiTheme="minorBidi"/>
        </w:rPr>
        <w:t>one drop of water</w:t>
      </w:r>
      <w:r w:rsidR="00E70BF8" w:rsidRPr="00C42617">
        <w:rPr>
          <w:rFonts w:asciiTheme="minorBidi" w:hAnsiTheme="minorBidi"/>
        </w:rPr>
        <w:t xml:space="preserve"> intrusion</w:t>
      </w:r>
      <w:r w:rsidR="00EE37F2" w:rsidRPr="00C42617">
        <w:rPr>
          <w:rFonts w:asciiTheme="minorBidi" w:hAnsiTheme="minorBidi"/>
        </w:rPr>
        <w:t>. This might be addressed in future standards based on performance states rather than pass/fail</w:t>
      </w:r>
      <w:r w:rsidR="00AE3F51" w:rsidRPr="00C42617">
        <w:rPr>
          <w:rFonts w:asciiTheme="minorBidi" w:hAnsiTheme="minorBidi"/>
        </w:rPr>
        <w:t xml:space="preserve"> criteria</w:t>
      </w:r>
      <w:r w:rsidR="00EE37F2" w:rsidRPr="00C42617">
        <w:rPr>
          <w:rFonts w:asciiTheme="minorBidi" w:hAnsiTheme="minorBidi"/>
        </w:rPr>
        <w:t xml:space="preserve">. </w:t>
      </w:r>
      <w:commentRangeStart w:id="18"/>
      <w:commentRangeStart w:id="19"/>
      <w:r w:rsidR="00EE37F2" w:rsidRPr="00C42617">
        <w:rPr>
          <w:rFonts w:asciiTheme="minorBidi" w:hAnsiTheme="minorBidi"/>
        </w:rPr>
        <w:t>Also,</w:t>
      </w:r>
      <w:r w:rsidR="00F407E0" w:rsidRPr="00C42617">
        <w:rPr>
          <w:rFonts w:asciiTheme="minorBidi" w:hAnsiTheme="minorBidi"/>
        </w:rPr>
        <w:t xml:space="preserve"> the discussion included</w:t>
      </w:r>
      <w:r w:rsidR="0082598B" w:rsidRPr="00C42617">
        <w:rPr>
          <w:rFonts w:asciiTheme="minorBidi" w:hAnsiTheme="minorBidi"/>
        </w:rPr>
        <w:t xml:space="preserve"> the impact of different sample sizes</w:t>
      </w:r>
      <w:commentRangeEnd w:id="18"/>
      <w:r w:rsidR="0057226B" w:rsidRPr="00C42617">
        <w:rPr>
          <w:rStyle w:val="CommentReference"/>
        </w:rPr>
        <w:commentReference w:id="18"/>
      </w:r>
      <w:commentRangeEnd w:id="19"/>
      <w:r w:rsidR="005D6A3C">
        <w:rPr>
          <w:rStyle w:val="CommentReference"/>
        </w:rPr>
        <w:commentReference w:id="19"/>
      </w:r>
      <w:r w:rsidR="0082598B" w:rsidRPr="00C42617">
        <w:rPr>
          <w:rFonts w:asciiTheme="minorBidi" w:hAnsiTheme="minorBidi"/>
        </w:rPr>
        <w:t xml:space="preserve"> </w:t>
      </w:r>
      <w:r w:rsidR="00EE37F2" w:rsidRPr="00C42617">
        <w:rPr>
          <w:rFonts w:asciiTheme="minorBidi" w:hAnsiTheme="minorBidi"/>
        </w:rPr>
        <w:t xml:space="preserve">and how this </w:t>
      </w:r>
      <w:r w:rsidR="0050403F" w:rsidRPr="00C42617">
        <w:rPr>
          <w:rFonts w:asciiTheme="minorBidi" w:hAnsiTheme="minorBidi"/>
        </w:rPr>
        <w:t>can affect</w:t>
      </w:r>
      <w:r w:rsidR="00EE37F2" w:rsidRPr="00C42617">
        <w:rPr>
          <w:rFonts w:asciiTheme="minorBidi" w:hAnsiTheme="minorBidi"/>
        </w:rPr>
        <w:t xml:space="preserve"> the </w:t>
      </w:r>
      <w:r w:rsidR="00F407E0" w:rsidRPr="00C42617">
        <w:rPr>
          <w:rFonts w:asciiTheme="minorBidi" w:hAnsiTheme="minorBidi"/>
        </w:rPr>
        <w:t xml:space="preserve">amount of </w:t>
      </w:r>
      <w:r w:rsidR="00EE37F2" w:rsidRPr="00C42617">
        <w:rPr>
          <w:rFonts w:asciiTheme="minorBidi" w:hAnsiTheme="minorBidi"/>
        </w:rPr>
        <w:t>rainfall intrusion</w:t>
      </w:r>
      <w:r w:rsidR="00F407E0" w:rsidRPr="00C42617">
        <w:rPr>
          <w:rFonts w:asciiTheme="minorBidi" w:hAnsiTheme="minorBidi"/>
        </w:rPr>
        <w:t>. This</w:t>
      </w:r>
      <w:r w:rsidR="00AE3F51" w:rsidRPr="00C42617">
        <w:rPr>
          <w:rFonts w:asciiTheme="minorBidi" w:hAnsiTheme="minorBidi"/>
        </w:rPr>
        <w:t xml:space="preserve"> can be addressed</w:t>
      </w:r>
      <w:r w:rsidR="007B4AF8" w:rsidRPr="00C42617">
        <w:rPr>
          <w:rFonts w:asciiTheme="minorBidi" w:hAnsiTheme="minorBidi"/>
        </w:rPr>
        <w:t xml:space="preserve"> in future studies</w:t>
      </w:r>
      <w:r w:rsidR="00AE3F51" w:rsidRPr="00C42617">
        <w:rPr>
          <w:rFonts w:asciiTheme="minorBidi" w:hAnsiTheme="minorBidi"/>
        </w:rPr>
        <w:t xml:space="preserve"> by multi-facility studies that can test a range of different samples for different </w:t>
      </w:r>
      <w:r w:rsidR="00F407E0" w:rsidRPr="00C42617">
        <w:rPr>
          <w:rFonts w:asciiTheme="minorBidi" w:hAnsiTheme="minorBidi"/>
        </w:rPr>
        <w:t xml:space="preserve">sliding glass </w:t>
      </w:r>
      <w:r w:rsidR="00F52BE3" w:rsidRPr="00C42617">
        <w:rPr>
          <w:rFonts w:asciiTheme="minorBidi" w:hAnsiTheme="minorBidi"/>
        </w:rPr>
        <w:t>door</w:t>
      </w:r>
      <w:r w:rsidR="00F407E0" w:rsidRPr="00C42617">
        <w:rPr>
          <w:rFonts w:asciiTheme="minorBidi" w:hAnsiTheme="minorBidi"/>
        </w:rPr>
        <w:t xml:space="preserve"> </w:t>
      </w:r>
      <w:r w:rsidR="00F52BE3" w:rsidRPr="00C42617">
        <w:rPr>
          <w:rFonts w:asciiTheme="minorBidi" w:hAnsiTheme="minorBidi"/>
        </w:rPr>
        <w:t>manufacturers</w:t>
      </w:r>
      <w:r w:rsidR="00F407E0" w:rsidRPr="000B5B3E">
        <w:rPr>
          <w:rFonts w:asciiTheme="minorBidi" w:hAnsiTheme="minorBidi"/>
        </w:rPr>
        <w:t xml:space="preserve">. </w:t>
      </w:r>
      <w:commentRangeStart w:id="20"/>
      <w:commentRangeStart w:id="21"/>
      <w:commentRangeStart w:id="22"/>
      <w:r w:rsidR="00F407E0" w:rsidRPr="0005648D">
        <w:rPr>
          <w:rFonts w:asciiTheme="minorBidi" w:hAnsiTheme="minorBidi"/>
        </w:rPr>
        <w:t xml:space="preserve">The outcome </w:t>
      </w:r>
      <w:r w:rsidR="00F52BE3" w:rsidRPr="0005648D">
        <w:rPr>
          <w:rFonts w:asciiTheme="minorBidi" w:hAnsiTheme="minorBidi"/>
        </w:rPr>
        <w:t>of</w:t>
      </w:r>
      <w:r w:rsidR="00F407E0" w:rsidRPr="0005648D">
        <w:rPr>
          <w:rFonts w:asciiTheme="minorBidi" w:hAnsiTheme="minorBidi"/>
        </w:rPr>
        <w:t xml:space="preserve"> this study might impact the standards</w:t>
      </w:r>
      <w:r w:rsidR="00AE3F51" w:rsidRPr="0005648D">
        <w:rPr>
          <w:rFonts w:asciiTheme="minorBidi" w:hAnsiTheme="minorBidi"/>
        </w:rPr>
        <w:t xml:space="preserve"> </w:t>
      </w:r>
      <w:r w:rsidR="00F407E0" w:rsidRPr="0005648D">
        <w:rPr>
          <w:rFonts w:asciiTheme="minorBidi" w:hAnsiTheme="minorBidi"/>
        </w:rPr>
        <w:t>including the</w:t>
      </w:r>
      <w:r w:rsidR="00AE3F51" w:rsidRPr="0005648D">
        <w:rPr>
          <w:rFonts w:asciiTheme="minorBidi" w:hAnsiTheme="minorBidi"/>
        </w:rPr>
        <w:t xml:space="preserve"> </w:t>
      </w:r>
      <w:r w:rsidR="0082598B" w:rsidRPr="0005648D">
        <w:rPr>
          <w:rFonts w:asciiTheme="minorBidi" w:hAnsiTheme="minorBidi"/>
        </w:rPr>
        <w:t xml:space="preserve">15% </w:t>
      </w:r>
      <w:r w:rsidR="0050403F" w:rsidRPr="0005648D">
        <w:rPr>
          <w:rFonts w:asciiTheme="minorBidi" w:hAnsiTheme="minorBidi"/>
        </w:rPr>
        <w:t xml:space="preserve">positive </w:t>
      </w:r>
      <w:r w:rsidR="0082598B" w:rsidRPr="0005648D">
        <w:rPr>
          <w:rFonts w:asciiTheme="minorBidi" w:hAnsiTheme="minorBidi"/>
        </w:rPr>
        <w:t>Design Pressure</w:t>
      </w:r>
      <w:r w:rsidR="002226B7" w:rsidRPr="0005648D">
        <w:rPr>
          <w:rFonts w:asciiTheme="minorBidi" w:hAnsiTheme="minorBidi"/>
        </w:rPr>
        <w:t xml:space="preserve"> (DP</w:t>
      </w:r>
      <w:r w:rsidR="0082598B" w:rsidRPr="0005648D">
        <w:rPr>
          <w:rFonts w:asciiTheme="minorBidi" w:hAnsiTheme="minorBidi"/>
        </w:rPr>
        <w:t>) rating</w:t>
      </w:r>
      <w:r w:rsidR="00AE3F51" w:rsidRPr="0005648D">
        <w:rPr>
          <w:rFonts w:asciiTheme="minorBidi" w:hAnsiTheme="minorBidi"/>
        </w:rPr>
        <w:t xml:space="preserve"> for </w:t>
      </w:r>
      <w:r w:rsidR="0050403F" w:rsidRPr="0005648D">
        <w:rPr>
          <w:rFonts w:asciiTheme="minorBidi" w:hAnsiTheme="minorBidi"/>
        </w:rPr>
        <w:t>WDR</w:t>
      </w:r>
      <w:r w:rsidR="0082598B" w:rsidRPr="0005648D">
        <w:rPr>
          <w:rFonts w:asciiTheme="minorBidi" w:hAnsiTheme="minorBidi"/>
        </w:rPr>
        <w:t>.</w:t>
      </w:r>
      <w:r w:rsidR="0082598B" w:rsidRPr="000B5B3E">
        <w:rPr>
          <w:rFonts w:asciiTheme="minorBidi" w:hAnsiTheme="minorBidi"/>
        </w:rPr>
        <w:t xml:space="preserve"> </w:t>
      </w:r>
      <w:commentRangeEnd w:id="20"/>
      <w:r w:rsidR="00AA373A" w:rsidRPr="000B5B3E">
        <w:rPr>
          <w:rStyle w:val="CommentReference"/>
        </w:rPr>
        <w:commentReference w:id="20"/>
      </w:r>
      <w:commentRangeEnd w:id="21"/>
      <w:r w:rsidR="00063AF5">
        <w:rPr>
          <w:rStyle w:val="CommentReference"/>
        </w:rPr>
        <w:commentReference w:id="21"/>
      </w:r>
      <w:commentRangeEnd w:id="22"/>
      <w:r w:rsidR="005B286F">
        <w:rPr>
          <w:rStyle w:val="CommentReference"/>
        </w:rPr>
        <w:commentReference w:id="22"/>
      </w:r>
      <w:r w:rsidR="00F407E0">
        <w:rPr>
          <w:rFonts w:asciiTheme="minorBidi" w:hAnsiTheme="minorBidi"/>
        </w:rPr>
        <w:t>The TAC provided some reports</w:t>
      </w:r>
      <w:r w:rsidR="0082598B" w:rsidRPr="0082598B">
        <w:rPr>
          <w:rFonts w:asciiTheme="minorBidi" w:hAnsiTheme="minorBidi"/>
        </w:rPr>
        <w:t xml:space="preserve"> </w:t>
      </w:r>
      <w:r w:rsidR="00F407E0">
        <w:rPr>
          <w:rFonts w:asciiTheme="minorBidi" w:hAnsiTheme="minorBidi"/>
        </w:rPr>
        <w:t xml:space="preserve">for </w:t>
      </w:r>
      <w:r w:rsidR="0082598B" w:rsidRPr="0082598B">
        <w:rPr>
          <w:rFonts w:asciiTheme="minorBidi" w:hAnsiTheme="minorBidi"/>
        </w:rPr>
        <w:t>field investigations</w:t>
      </w:r>
      <w:r w:rsidR="00F407E0">
        <w:rPr>
          <w:rFonts w:asciiTheme="minorBidi" w:hAnsiTheme="minorBidi"/>
        </w:rPr>
        <w:t xml:space="preserve"> from </w:t>
      </w:r>
      <w:r w:rsidR="00F52BE3">
        <w:rPr>
          <w:rFonts w:asciiTheme="minorBidi" w:hAnsiTheme="minorBidi"/>
        </w:rPr>
        <w:t>Hurricane</w:t>
      </w:r>
      <w:r w:rsidR="00F407E0">
        <w:rPr>
          <w:rFonts w:asciiTheme="minorBidi" w:hAnsiTheme="minorBidi"/>
        </w:rPr>
        <w:t xml:space="preserve"> Ian</w:t>
      </w:r>
      <w:r w:rsidR="0082598B" w:rsidRPr="0082598B">
        <w:rPr>
          <w:rFonts w:asciiTheme="minorBidi" w:hAnsiTheme="minorBidi"/>
        </w:rPr>
        <w:t xml:space="preserve"> </w:t>
      </w:r>
      <w:r w:rsidR="00F407E0">
        <w:rPr>
          <w:rFonts w:asciiTheme="minorBidi" w:hAnsiTheme="minorBidi"/>
        </w:rPr>
        <w:t xml:space="preserve">that might be useful for </w:t>
      </w:r>
      <w:r w:rsidR="006E73EB">
        <w:rPr>
          <w:rFonts w:asciiTheme="minorBidi" w:hAnsiTheme="minorBidi"/>
        </w:rPr>
        <w:t>the literature review</w:t>
      </w:r>
      <w:r w:rsidR="006A3472">
        <w:rPr>
          <w:rFonts w:asciiTheme="minorBidi" w:hAnsiTheme="minorBidi"/>
        </w:rPr>
        <w:t>.</w:t>
      </w:r>
      <w:r w:rsidR="00251F47">
        <w:rPr>
          <w:rFonts w:asciiTheme="minorBidi" w:hAnsiTheme="minorBidi"/>
        </w:rPr>
        <w:t xml:space="preserve"> </w:t>
      </w:r>
    </w:p>
    <w:p w14:paraId="5A4C3AF6" w14:textId="77777777" w:rsidR="00FB56AE" w:rsidRPr="009D7513" w:rsidRDefault="00FB56AE" w:rsidP="00AA373A">
      <w:pPr>
        <w:spacing w:after="0" w:line="240" w:lineRule="auto"/>
        <w:rPr>
          <w:rFonts w:asciiTheme="minorBidi" w:hAnsiTheme="minorBidi"/>
          <w:sz w:val="24"/>
          <w:szCs w:val="24"/>
        </w:rPr>
      </w:pPr>
    </w:p>
    <w:p w14:paraId="1BE8EA92" w14:textId="375AFA7D" w:rsidR="007765EF" w:rsidRPr="00A04010" w:rsidRDefault="00F407E0" w:rsidP="002514DD">
      <w:pPr>
        <w:pStyle w:val="ListParagraph"/>
        <w:numPr>
          <w:ilvl w:val="1"/>
          <w:numId w:val="11"/>
        </w:numPr>
        <w:spacing w:after="240" w:line="240" w:lineRule="auto"/>
        <w:rPr>
          <w:rFonts w:asciiTheme="minorBidi" w:hAnsiTheme="minorBidi"/>
          <w:b/>
          <w:bCs/>
          <w:iCs/>
          <w:sz w:val="24"/>
          <w:szCs w:val="24"/>
        </w:rPr>
      </w:pPr>
      <w:r w:rsidRPr="00A04010">
        <w:rPr>
          <w:rFonts w:asciiTheme="minorBidi" w:hAnsiTheme="minorBidi"/>
          <w:b/>
          <w:bCs/>
          <w:iCs/>
          <w:sz w:val="24"/>
          <w:szCs w:val="24"/>
        </w:rPr>
        <w:t>Reviewing Existing Literature and Standards and Reporting Their Applications to WDR Testing for Tracks of Sliding Glass Door Systems</w:t>
      </w:r>
      <w:r w:rsidRPr="00A04010" w:rsidDel="00774705">
        <w:rPr>
          <w:rFonts w:asciiTheme="minorBidi" w:hAnsiTheme="minorBidi"/>
          <w:b/>
          <w:bCs/>
          <w:iCs/>
          <w:sz w:val="24"/>
          <w:szCs w:val="24"/>
        </w:rPr>
        <w:t xml:space="preserve"> </w:t>
      </w:r>
      <w:r w:rsidRPr="00A04010">
        <w:rPr>
          <w:rFonts w:asciiTheme="minorBidi" w:hAnsiTheme="minorBidi"/>
          <w:b/>
          <w:bCs/>
          <w:iCs/>
          <w:sz w:val="24"/>
          <w:szCs w:val="24"/>
        </w:rPr>
        <w:t xml:space="preserve">and Evaluation of Mitigation Methods </w:t>
      </w:r>
    </w:p>
    <w:p w14:paraId="53B823EB" w14:textId="784AD70E" w:rsidR="000E05FF" w:rsidRDefault="007765EF" w:rsidP="00401A62">
      <w:pPr>
        <w:spacing w:after="0" w:line="240" w:lineRule="auto"/>
        <w:jc w:val="both"/>
        <w:rPr>
          <w:rFonts w:asciiTheme="minorBidi" w:hAnsiTheme="minorBidi"/>
        </w:rPr>
      </w:pPr>
      <w:r w:rsidRPr="00F07493">
        <w:rPr>
          <w:rFonts w:asciiTheme="minorBidi" w:hAnsiTheme="minorBidi"/>
        </w:rPr>
        <w:t xml:space="preserve">The objective of the proposed research is to assess the impact of wind on water </w:t>
      </w:r>
      <w:r w:rsidR="00A23E1A" w:rsidRPr="00F07493">
        <w:rPr>
          <w:rFonts w:asciiTheme="minorBidi" w:hAnsiTheme="minorBidi"/>
        </w:rPr>
        <w:t>intrusion</w:t>
      </w:r>
      <w:r w:rsidRPr="00F07493">
        <w:rPr>
          <w:rFonts w:asciiTheme="minorBidi" w:hAnsiTheme="minorBidi"/>
        </w:rPr>
        <w:t xml:space="preserve"> </w:t>
      </w:r>
      <w:r w:rsidR="00A23E1A" w:rsidRPr="00F07493">
        <w:rPr>
          <w:rFonts w:asciiTheme="minorBidi" w:hAnsiTheme="minorBidi"/>
        </w:rPr>
        <w:t>through</w:t>
      </w:r>
      <w:r w:rsidRPr="00F07493">
        <w:rPr>
          <w:rFonts w:asciiTheme="minorBidi" w:hAnsiTheme="minorBidi"/>
        </w:rPr>
        <w:t xml:space="preserve"> conventional sliding glass door systems installed in residential mid-rise buildings, using both analytical and empirical methods</w:t>
      </w:r>
      <w:r w:rsidR="00A23E1A" w:rsidRPr="00F07493">
        <w:rPr>
          <w:rFonts w:asciiTheme="minorBidi" w:hAnsiTheme="minorBidi"/>
        </w:rPr>
        <w:t xml:space="preserve"> such as the research done at FIU by </w:t>
      </w:r>
      <w:sdt>
        <w:sdtPr>
          <w:rPr>
            <w:rFonts w:asciiTheme="minorBidi" w:hAnsiTheme="minorBidi"/>
            <w:color w:val="000000"/>
          </w:rPr>
          <w:tag w:val="MENDELEY_CITATION_v3_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"/>
          <w:id w:val="-966120124"/>
          <w:placeholder>
            <w:docPart w:val="DefaultPlaceholder_-1854013440"/>
          </w:placeholder>
        </w:sdtPr>
        <w:sdtContent>
          <w:r w:rsidR="008E4D8F" w:rsidRPr="008E4D8F">
            <w:rPr>
              <w:rFonts w:asciiTheme="minorBidi" w:hAnsiTheme="minorBidi"/>
              <w:color w:val="000000"/>
            </w:rPr>
            <w:t>(Chowdhury et al. 2021)</w:t>
          </w:r>
        </w:sdtContent>
      </w:sdt>
      <w:r w:rsidR="00AB3A41" w:rsidRPr="00F07493">
        <w:rPr>
          <w:rFonts w:asciiTheme="minorBidi" w:hAnsiTheme="minorBidi"/>
        </w:rPr>
        <w:t xml:space="preserve"> </w:t>
      </w:r>
      <w:r w:rsidR="002226B7" w:rsidRPr="00F07493">
        <w:rPr>
          <w:rFonts w:asciiTheme="minorBidi" w:hAnsiTheme="minorBidi"/>
        </w:rPr>
        <w:t xml:space="preserve">on </w:t>
      </w:r>
      <w:r w:rsidR="002226B7" w:rsidRPr="00F07493">
        <w:rPr>
          <w:rFonts w:asciiTheme="minorBidi" w:hAnsiTheme="minorBidi"/>
          <w:color w:val="000000" w:themeColor="text1"/>
        </w:rPr>
        <w:t>SGDs</w:t>
      </w:r>
      <w:r w:rsidR="00AF563E" w:rsidRPr="00F07493">
        <w:rPr>
          <w:rFonts w:asciiTheme="minorBidi" w:hAnsiTheme="minorBidi"/>
        </w:rPr>
        <w:t>.</w:t>
      </w:r>
      <w:r w:rsidR="0050403F">
        <w:rPr>
          <w:rFonts w:asciiTheme="minorBidi" w:hAnsiTheme="minorBidi"/>
        </w:rPr>
        <w:t xml:space="preserve"> </w:t>
      </w:r>
      <w:r w:rsidR="00F01C8F">
        <w:rPr>
          <w:rFonts w:asciiTheme="minorBidi" w:hAnsiTheme="minorBidi"/>
        </w:rPr>
        <w:t>As per</w:t>
      </w:r>
      <w:r w:rsidR="00F3569C">
        <w:rPr>
          <w:rFonts w:asciiTheme="minorBidi" w:hAnsiTheme="minorBidi"/>
        </w:rPr>
        <w:t xml:space="preserve"> </w:t>
      </w:r>
      <w:sdt>
        <w:sdtPr>
          <w:rPr>
            <w:rFonts w:asciiTheme="minorBidi" w:hAnsiTheme="minorBidi"/>
            <w:color w:val="000000"/>
          </w:rPr>
          <w:tag w:val="MENDELEY_CITATION_v3_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"/>
          <w:id w:val="1887141412"/>
          <w:placeholder>
            <w:docPart w:val="DefaultPlaceholder_-1854013440"/>
          </w:placeholder>
        </w:sdtPr>
        <w:sdtContent>
          <w:r w:rsidR="00F01C8F" w:rsidRPr="00F01C8F">
            <w:rPr>
              <w:rFonts w:eastAsia="Times New Roman"/>
              <w:i/>
              <w:iCs/>
              <w:color w:val="000000"/>
            </w:rPr>
            <w:t>Standard/Specification for windows, doors, and unit skylights n.d.</w:t>
          </w:r>
        </w:sdtContent>
      </w:sdt>
      <w:r w:rsidR="00717369">
        <w:rPr>
          <w:rFonts w:asciiTheme="minorBidi" w:hAnsiTheme="minorBidi"/>
          <w:color w:val="000000"/>
        </w:rPr>
        <w:t xml:space="preserve"> and </w:t>
      </w:r>
      <w:sdt>
        <w:sdtPr>
          <w:rPr>
            <w:rFonts w:asciiTheme="minorBidi" w:hAnsiTheme="minorBidi"/>
            <w:color w:val="000000"/>
          </w:rPr>
          <w:tag w:val="MENDELEY_CITATION_v3_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"/>
          <w:id w:val="525132151"/>
          <w:placeholder>
            <w:docPart w:val="DefaultPlaceholder_-1854013440"/>
          </w:placeholder>
        </w:sdtPr>
        <w:sdtContent>
          <w:r w:rsidR="004F1808" w:rsidRPr="004F1808">
            <w:rPr>
              <w:rFonts w:asciiTheme="minorBidi" w:hAnsiTheme="minorBidi"/>
              <w:color w:val="000000"/>
            </w:rPr>
            <w:t>ASTM 2016</w:t>
          </w:r>
        </w:sdtContent>
      </w:sdt>
      <w:r w:rsidR="00F3569C">
        <w:rPr>
          <w:rFonts w:asciiTheme="minorBidi" w:hAnsiTheme="minorBidi"/>
        </w:rPr>
        <w:t xml:space="preserve"> t</w:t>
      </w:r>
      <w:r w:rsidR="00353F90" w:rsidRPr="006A3472">
        <w:rPr>
          <w:rFonts w:asciiTheme="minorBidi" w:hAnsiTheme="minorBidi"/>
        </w:rPr>
        <w:t xml:space="preserve">o be certified as </w:t>
      </w:r>
      <w:commentRangeStart w:id="23"/>
      <w:commentRangeStart w:id="24"/>
      <w:r w:rsidR="00353F90" w:rsidRPr="0005648D">
        <w:rPr>
          <w:rFonts w:asciiTheme="minorBidi" w:hAnsiTheme="minorBidi"/>
        </w:rPr>
        <w:t>hurricane-</w:t>
      </w:r>
      <w:r w:rsidR="00F726DA">
        <w:rPr>
          <w:rFonts w:asciiTheme="minorBidi" w:hAnsiTheme="minorBidi"/>
        </w:rPr>
        <w:t xml:space="preserve">impact </w:t>
      </w:r>
      <w:r w:rsidR="00353F90" w:rsidRPr="0005648D">
        <w:rPr>
          <w:rFonts w:asciiTheme="minorBidi" w:hAnsiTheme="minorBidi"/>
        </w:rPr>
        <w:t>resistant</w:t>
      </w:r>
      <w:commentRangeEnd w:id="23"/>
      <w:r w:rsidR="00F07493" w:rsidRPr="000B5B3E">
        <w:rPr>
          <w:rStyle w:val="CommentReference"/>
        </w:rPr>
        <w:commentReference w:id="23"/>
      </w:r>
      <w:commentRangeEnd w:id="24"/>
      <w:r w:rsidR="00F726DA">
        <w:rPr>
          <w:rStyle w:val="CommentReference"/>
        </w:rPr>
        <w:commentReference w:id="24"/>
      </w:r>
      <w:r w:rsidR="00353F90" w:rsidRPr="006A3472">
        <w:rPr>
          <w:rFonts w:asciiTheme="minorBidi" w:hAnsiTheme="minorBidi"/>
        </w:rPr>
        <w:t xml:space="preserve">, </w:t>
      </w:r>
      <w:r w:rsidR="002226B7" w:rsidRPr="00F07493">
        <w:rPr>
          <w:rFonts w:asciiTheme="minorBidi" w:hAnsiTheme="minorBidi"/>
          <w:color w:val="000000" w:themeColor="text1"/>
        </w:rPr>
        <w:t>SGDs</w:t>
      </w:r>
      <w:r w:rsidR="002226B7" w:rsidRPr="00F07493">
        <w:rPr>
          <w:rFonts w:asciiTheme="minorBidi" w:hAnsiTheme="minorBidi"/>
        </w:rPr>
        <w:t xml:space="preserve"> </w:t>
      </w:r>
      <w:r w:rsidR="00353F90" w:rsidRPr="00F07493">
        <w:rPr>
          <w:rFonts w:asciiTheme="minorBidi" w:hAnsiTheme="minorBidi"/>
        </w:rPr>
        <w:t>must endure extensive testing to prove their strength and endurance against hurricane forces</w:t>
      </w:r>
      <w:r w:rsidR="002E1E64" w:rsidRPr="00F07493">
        <w:rPr>
          <w:rFonts w:asciiTheme="minorBidi" w:hAnsiTheme="minorBidi"/>
        </w:rPr>
        <w:t>.</w:t>
      </w:r>
      <w:r w:rsidR="002E1E64" w:rsidRPr="006A3472">
        <w:rPr>
          <w:rFonts w:asciiTheme="minorBidi" w:hAnsiTheme="minorBidi"/>
        </w:rPr>
        <w:t xml:space="preserve"> </w:t>
      </w:r>
      <w:r w:rsidR="002E1E64" w:rsidRPr="00C42617">
        <w:rPr>
          <w:rFonts w:asciiTheme="minorBidi" w:hAnsiTheme="minorBidi"/>
        </w:rPr>
        <w:t xml:space="preserve">Florida Building Code </w:t>
      </w:r>
      <w:r w:rsidR="001004FA" w:rsidRPr="00C42617">
        <w:rPr>
          <w:rFonts w:asciiTheme="minorBidi" w:hAnsiTheme="minorBidi"/>
        </w:rPr>
        <w:t>recommends many testing application standards</w:t>
      </w:r>
      <w:r w:rsidR="00F01C8F">
        <w:rPr>
          <w:rFonts w:asciiTheme="minorBidi" w:hAnsiTheme="minorBidi"/>
        </w:rPr>
        <w:t>, a</w:t>
      </w:r>
      <w:r w:rsidR="002E1E64" w:rsidRPr="006A3472">
        <w:rPr>
          <w:rFonts w:asciiTheme="minorBidi" w:hAnsiTheme="minorBidi"/>
        </w:rPr>
        <w:t xml:space="preserve">pplying both positive and negative air pressure to the door surface and evaluating air filtration to look for leaks through the glass and frames are both part of the testing process. The door must also </w:t>
      </w:r>
      <w:r w:rsidR="00965B7A" w:rsidRPr="00965B7A">
        <w:rPr>
          <w:rFonts w:asciiTheme="minorBidi" w:hAnsiTheme="minorBidi"/>
        </w:rPr>
        <w:t>tolerate changes in wind pressure and not exhibit any noticeable damage or </w:t>
      </w:r>
      <w:commentRangeStart w:id="25"/>
      <w:commentRangeStart w:id="26"/>
      <w:r w:rsidR="0034085C" w:rsidRPr="00C42617">
        <w:rPr>
          <w:rFonts w:asciiTheme="minorBidi" w:hAnsiTheme="minorBidi"/>
        </w:rPr>
        <w:t>permanent</w:t>
      </w:r>
      <w:commentRangeEnd w:id="25"/>
      <w:r w:rsidR="00F07493" w:rsidRPr="00C42617">
        <w:rPr>
          <w:rStyle w:val="CommentReference"/>
        </w:rPr>
        <w:commentReference w:id="25"/>
      </w:r>
      <w:commentRangeEnd w:id="26"/>
      <w:r w:rsidR="00F726DA">
        <w:rPr>
          <w:rStyle w:val="CommentReference"/>
        </w:rPr>
        <w:commentReference w:id="26"/>
      </w:r>
      <w:r w:rsidR="0034085C" w:rsidRPr="00C42617">
        <w:rPr>
          <w:rFonts w:asciiTheme="minorBidi" w:hAnsiTheme="minorBidi"/>
        </w:rPr>
        <w:t xml:space="preserve"> </w:t>
      </w:r>
      <w:r w:rsidR="002E1E64" w:rsidRPr="00C42617">
        <w:rPr>
          <w:rFonts w:asciiTheme="minorBidi" w:hAnsiTheme="minorBidi"/>
        </w:rPr>
        <w:t>deflection</w:t>
      </w:r>
      <w:r w:rsidR="002E1E64" w:rsidRPr="006A3472">
        <w:rPr>
          <w:rFonts w:asciiTheme="minorBidi" w:hAnsiTheme="minorBidi"/>
        </w:rPr>
        <w:t xml:space="preserve">. </w:t>
      </w:r>
      <w:r w:rsidR="00F07493">
        <w:rPr>
          <w:rFonts w:asciiTheme="minorBidi" w:hAnsiTheme="minorBidi"/>
        </w:rPr>
        <w:t>W</w:t>
      </w:r>
      <w:r w:rsidR="00EF5AC2">
        <w:rPr>
          <w:rFonts w:asciiTheme="minorBidi" w:hAnsiTheme="minorBidi"/>
        </w:rPr>
        <w:t>ater evaluations are also performed on it</w:t>
      </w:r>
      <w:r w:rsidR="00F07493">
        <w:rPr>
          <w:rFonts w:asciiTheme="minorBidi" w:hAnsiTheme="minorBidi"/>
        </w:rPr>
        <w:t>.</w:t>
      </w:r>
      <w:r w:rsidR="0020104C">
        <w:rPr>
          <w:rFonts w:asciiTheme="minorBidi" w:hAnsiTheme="minorBidi"/>
        </w:rPr>
        <w:t xml:space="preserve"> </w:t>
      </w:r>
      <w:r w:rsidR="00FB56AE">
        <w:rPr>
          <w:rFonts w:asciiTheme="minorBidi" w:hAnsiTheme="minorBidi"/>
        </w:rPr>
        <w:t xml:space="preserve"> Deflections are measured during the cyclic test and damage is evaluated </w:t>
      </w:r>
      <w:r w:rsidR="00F3569C">
        <w:rPr>
          <w:rFonts w:asciiTheme="minorBidi" w:hAnsiTheme="minorBidi"/>
        </w:rPr>
        <w:t>because of</w:t>
      </w:r>
      <w:r w:rsidR="00FB56AE">
        <w:rPr>
          <w:rFonts w:asciiTheme="minorBidi" w:hAnsiTheme="minorBidi"/>
        </w:rPr>
        <w:t xml:space="preserve"> the testing.</w:t>
      </w:r>
      <w:r w:rsidR="00C22CF4">
        <w:rPr>
          <w:rFonts w:asciiTheme="minorBidi" w:hAnsiTheme="minorBidi"/>
        </w:rPr>
        <w:t xml:space="preserve"> </w:t>
      </w:r>
    </w:p>
    <w:p w14:paraId="56DAE7E6" w14:textId="58BA1806" w:rsidR="00FE349D" w:rsidRDefault="000E05FF" w:rsidP="00401A62">
      <w:pPr>
        <w:spacing w:after="0" w:line="240" w:lineRule="auto"/>
        <w:jc w:val="both"/>
        <w:rPr>
          <w:rFonts w:asciiTheme="minorBidi" w:hAnsiTheme="minorBidi"/>
        </w:rPr>
      </w:pPr>
      <w:r>
        <w:rPr>
          <w:rFonts w:asciiTheme="minorBidi" w:hAnsiTheme="minorBidi"/>
        </w:rPr>
        <w:lastRenderedPageBreak/>
        <w:t xml:space="preserve">As per </w:t>
      </w:r>
      <w:r w:rsidR="004F1808">
        <w:rPr>
          <w:rFonts w:asciiTheme="minorBidi" w:hAnsiTheme="minorBidi"/>
        </w:rPr>
        <w:t>the </w:t>
      </w:r>
      <w:r w:rsidR="008E4D8F" w:rsidRPr="00F07493">
        <w:rPr>
          <w:rFonts w:asciiTheme="minorBidi" w:hAnsiTheme="minorBidi"/>
        </w:rPr>
        <w:t xml:space="preserve">research done at FIU by </w:t>
      </w:r>
      <w:sdt>
        <w:sdtPr>
          <w:rPr>
            <w:rFonts w:asciiTheme="minorBidi" w:hAnsiTheme="minorBidi"/>
            <w:color w:val="000000"/>
          </w:rPr>
          <w:tag w:val="MENDELEY_CITATION_v3_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"/>
          <w:id w:val="691728650"/>
          <w:placeholder>
            <w:docPart w:val="68084D30652C4A06B114B2D0B4FE9284"/>
          </w:placeholder>
        </w:sdtPr>
        <w:sdtContent>
          <w:r w:rsidR="008E4D8F" w:rsidRPr="008E4D8F">
            <w:rPr>
              <w:rFonts w:asciiTheme="minorBidi" w:hAnsiTheme="minorBidi"/>
              <w:color w:val="000000"/>
            </w:rPr>
            <w:t>(Chowdhury et al. 2021)</w:t>
          </w:r>
        </w:sdtContent>
      </w:sdt>
      <w:r w:rsidR="008E4D8F">
        <w:rPr>
          <w:rFonts w:asciiTheme="minorBidi" w:hAnsiTheme="minorBidi"/>
          <w:color w:val="000000"/>
        </w:rPr>
        <w:t xml:space="preserve">, </w:t>
      </w:r>
      <w:r w:rsidR="00C157AC" w:rsidRPr="00C157AC">
        <w:rPr>
          <w:rFonts w:asciiTheme="minorBidi" w:hAnsiTheme="minorBidi"/>
        </w:rPr>
        <w:t xml:space="preserve">TAS 202 may apply to Florida Building Code-established </w:t>
      </w:r>
      <w:r w:rsidR="00A42512">
        <w:rPr>
          <w:rFonts w:asciiTheme="minorBidi" w:hAnsiTheme="minorBidi"/>
        </w:rPr>
        <w:t xml:space="preserve">water penetration testing of </w:t>
      </w:r>
      <w:r w:rsidR="00C157AC" w:rsidRPr="00C157AC">
        <w:rPr>
          <w:rFonts w:asciiTheme="minorBidi" w:hAnsiTheme="minorBidi"/>
        </w:rPr>
        <w:t xml:space="preserve">sliding glass door systems in the High-Velocity Hurricane Zone (HVHZ). </w:t>
      </w:r>
    </w:p>
    <w:p w14:paraId="7C6488DB" w14:textId="77777777" w:rsidR="00FE349D" w:rsidRDefault="00FE349D" w:rsidP="00401A62">
      <w:pPr>
        <w:spacing w:after="0" w:line="240" w:lineRule="auto"/>
        <w:jc w:val="both"/>
        <w:rPr>
          <w:rFonts w:asciiTheme="minorBidi" w:hAnsiTheme="minorBidi"/>
        </w:rPr>
      </w:pPr>
    </w:p>
    <w:p w14:paraId="50D34C5C" w14:textId="2D640655" w:rsidR="00FE349D" w:rsidRDefault="00C157AC" w:rsidP="00401A62">
      <w:pPr>
        <w:spacing w:after="0" w:line="240" w:lineRule="auto"/>
        <w:jc w:val="both"/>
        <w:rPr>
          <w:rFonts w:asciiTheme="minorBidi" w:hAnsiTheme="minorBidi"/>
        </w:rPr>
      </w:pPr>
      <w:r w:rsidRPr="00C157AC">
        <w:rPr>
          <w:rFonts w:asciiTheme="minorBidi" w:hAnsiTheme="minorBidi"/>
        </w:rPr>
        <w:t xml:space="preserve">TAS 201 evaluates windborne particle effects, TAS 202 tests uniform static air pressure and water penetration, and TAS 203 tests cyclic pressure loadings. Only TAS 202 applies to nonimpact-rated sliding glass doors. These testing standards experimentally validate door design pressure (DP), the uniform static positive or negative air pressure </w:t>
      </w:r>
      <w:r w:rsidR="00FE24A5">
        <w:rPr>
          <w:rFonts w:asciiTheme="minorBidi" w:hAnsiTheme="minorBidi"/>
        </w:rPr>
        <w:t xml:space="preserve">on </w:t>
      </w:r>
      <w:r w:rsidRPr="00C157AC">
        <w:rPr>
          <w:rFonts w:asciiTheme="minorBidi" w:hAnsiTheme="minorBidi"/>
        </w:rPr>
        <w:t xml:space="preserve">a door system </w:t>
      </w:r>
      <w:r w:rsidR="00965B7A">
        <w:rPr>
          <w:rFonts w:asciiTheme="minorBidi" w:hAnsiTheme="minorBidi"/>
        </w:rPr>
        <w:t>that </w:t>
      </w:r>
      <w:r w:rsidRPr="00C157AC">
        <w:rPr>
          <w:rFonts w:asciiTheme="minorBidi" w:hAnsiTheme="minorBidi"/>
        </w:rPr>
        <w:t xml:space="preserve">is supposed to tolerate </w:t>
      </w:r>
      <w:r w:rsidR="00401A62" w:rsidRPr="00C157AC">
        <w:rPr>
          <w:rFonts w:asciiTheme="minorBidi" w:hAnsiTheme="minorBidi"/>
        </w:rPr>
        <w:t>service load</w:t>
      </w:r>
      <w:r w:rsidRPr="00C157AC">
        <w:rPr>
          <w:rFonts w:asciiTheme="minorBidi" w:hAnsiTheme="minorBidi"/>
        </w:rPr>
        <w:t xml:space="preserve">. </w:t>
      </w:r>
    </w:p>
    <w:p w14:paraId="18C95B96" w14:textId="6F5E335D" w:rsidR="00A05652" w:rsidRDefault="00C157AC" w:rsidP="00401A62">
      <w:pPr>
        <w:spacing w:after="0" w:line="240" w:lineRule="auto"/>
        <w:jc w:val="both"/>
        <w:rPr>
          <w:rFonts w:asciiTheme="minorBidi" w:hAnsiTheme="minorBidi"/>
        </w:rPr>
      </w:pPr>
      <w:r w:rsidRPr="00C157AC">
        <w:rPr>
          <w:rFonts w:asciiTheme="minorBidi" w:hAnsiTheme="minorBidi"/>
        </w:rPr>
        <w:br/>
        <w:t>Due to the testing parameters, only TAS 202 covers HVHZ water intrusion. Positive and negative 75% DP is applied for 30 seconds in the TAS 202 test procedure. At 150% DP, the identical 30-second process is repeated. After passing uniform static pressure testing, the door assembly receives 5 gallons per hour (gph) per square foot of</w:t>
      </w:r>
      <w:r w:rsidR="000F527A">
        <w:rPr>
          <w:rFonts w:asciiTheme="minorBidi" w:hAnsiTheme="minorBidi"/>
        </w:rPr>
        <w:t xml:space="preserve"> </w:t>
      </w:r>
      <w:r w:rsidR="0005648D" w:rsidRPr="000F527A">
        <w:rPr>
          <w:rFonts w:asciiTheme="minorBidi" w:hAnsiTheme="minorBidi"/>
          <w:highlight w:val="cyan"/>
        </w:rPr>
        <w:t>door area</w:t>
      </w:r>
      <w:r w:rsidR="0005648D">
        <w:rPr>
          <w:rFonts w:asciiTheme="minorBidi" w:hAnsiTheme="minorBidi"/>
          <w:highlight w:val="cyan"/>
        </w:rPr>
        <w:t xml:space="preserve">, </w:t>
      </w:r>
      <w:r w:rsidR="0005648D" w:rsidRPr="000F527A">
        <w:rPr>
          <w:rFonts w:asciiTheme="minorBidi" w:hAnsiTheme="minorBidi"/>
          <w:highlight w:val="cyan"/>
        </w:rPr>
        <w:t>equating to</w:t>
      </w:r>
      <w:r w:rsidR="0005648D">
        <w:rPr>
          <w:rFonts w:asciiTheme="minorBidi" w:hAnsiTheme="minorBidi"/>
        </w:rPr>
        <w:t xml:space="preserve"> </w:t>
      </w:r>
      <w:r w:rsidRPr="00C157AC">
        <w:rPr>
          <w:rFonts w:asciiTheme="minorBidi" w:hAnsiTheme="minorBidi"/>
        </w:rPr>
        <w:t xml:space="preserve">8.02 inches of rain per hour. </w:t>
      </w:r>
      <w:r w:rsidRPr="00A42512">
        <w:rPr>
          <w:rFonts w:asciiTheme="minorBidi" w:hAnsiTheme="minorBidi"/>
        </w:rPr>
        <w:t xml:space="preserve">The rain simulation must be done during TAS with a minimum static air pressure of 15% DP above the sliding glass door for 15 minutes. </w:t>
      </w:r>
    </w:p>
    <w:p w14:paraId="0523919F" w14:textId="77777777" w:rsidR="007A61E2" w:rsidRDefault="007A61E2" w:rsidP="00401A62">
      <w:pPr>
        <w:spacing w:after="0" w:line="240" w:lineRule="auto"/>
        <w:jc w:val="both"/>
        <w:rPr>
          <w:rFonts w:asciiTheme="minorBidi" w:hAnsiTheme="minorBidi"/>
        </w:rPr>
      </w:pPr>
    </w:p>
    <w:p w14:paraId="4153401C" w14:textId="627B79C1" w:rsidR="00FC56FF" w:rsidDel="001B10D1" w:rsidRDefault="004F1808" w:rsidP="00216619">
      <w:pPr>
        <w:jc w:val="both"/>
        <w:rPr>
          <w:del w:id="27" w:author="Omar Nofal" w:date="2024-10-13T21:58:00Z" w16du:dateUtc="2024-10-14T01:58:00Z"/>
          <w:rFonts w:asciiTheme="minorBidi" w:hAnsiTheme="minorBidi"/>
        </w:rPr>
      </w:pPr>
      <w:del w:id="28" w:author="Omar Nofal" w:date="2024-10-13T21:58:00Z" w16du:dateUtc="2024-10-14T01:58:00Z">
        <w:r w:rsidDel="001B10D1">
          <w:rPr>
            <w:rFonts w:asciiTheme="minorBidi" w:hAnsiTheme="minorBidi"/>
          </w:rPr>
          <w:delText>In</w:delText>
        </w:r>
        <w:r w:rsidR="00C75FCC" w:rsidRPr="00216619" w:rsidDel="001B10D1">
          <w:rPr>
            <w:rFonts w:asciiTheme="minorBidi" w:hAnsiTheme="minorBidi"/>
          </w:rPr>
          <w:delText xml:space="preserve"> </w:delText>
        </w:r>
      </w:del>
      <w:customXmlDelRangeStart w:id="29" w:author="Omar Nofal" w:date="2024-10-13T21:58:00Z"/>
      <w:sdt>
        <w:sdtPr>
          <w:rPr>
            <w:rFonts w:asciiTheme="minorBidi" w:hAnsiTheme="minorBidi"/>
            <w:color w:val="000000"/>
          </w:rPr>
          <w:tag w:val="MENDELEY_CITATION_v3_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"/>
          <w:id w:val="213782826"/>
          <w:placeholder>
            <w:docPart w:val="DefaultPlaceholder_-1854013440"/>
          </w:placeholder>
        </w:sdtPr>
        <w:sdtContent>
          <w:customXmlDelRangeEnd w:id="29"/>
          <w:del w:id="30" w:author="Omar Nofal" w:date="2024-10-13T21:58:00Z" w16du:dateUtc="2024-10-14T01:58:00Z">
            <w:r w:rsidRPr="004F1808" w:rsidDel="001B10D1">
              <w:rPr>
                <w:rFonts w:asciiTheme="minorBidi" w:eastAsia="TimesNewRoman" w:hAnsiTheme="minorBidi"/>
                <w:color w:val="000000"/>
              </w:rPr>
              <w:delText>Emergency Management Agency 2017</w:delText>
            </w:r>
          </w:del>
          <w:customXmlDelRangeStart w:id="31" w:author="Omar Nofal" w:date="2024-10-13T21:58:00Z"/>
        </w:sdtContent>
      </w:sdt>
      <w:customXmlDelRangeEnd w:id="31"/>
      <w:del w:id="32" w:author="Omar Nofal" w:date="2024-10-13T21:58:00Z" w16du:dateUtc="2024-10-14T01:58:00Z">
        <w:r w:rsidR="00E71AA0" w:rsidRPr="00216619" w:rsidDel="001B10D1">
          <w:rPr>
            <w:rFonts w:asciiTheme="minorBidi" w:hAnsiTheme="minorBidi"/>
          </w:rPr>
          <w:delText>, t</w:delText>
        </w:r>
        <w:r w:rsidR="007A61E2" w:rsidRPr="00216619" w:rsidDel="001B10D1">
          <w:rPr>
            <w:rFonts w:asciiTheme="minorBidi" w:hAnsiTheme="minorBidi"/>
          </w:rPr>
          <w:delText>he assessment found water intrusion primarily through sliding glass doors and soffits, affecting both older and newer constructions. Homeowners reported significant issues with water intrusion, particularly around sliding glass doors, even in homes built in 2021 with protective overhangs. Many sliding glass doors were found to lack adequate sill risers, compromising their resistance to wind-driven rain.</w:delText>
        </w:r>
        <w:r w:rsidR="00C5095A" w:rsidRPr="00216619" w:rsidDel="001B10D1">
          <w:rPr>
            <w:rFonts w:asciiTheme="minorBidi" w:hAnsiTheme="minorBidi"/>
          </w:rPr>
          <w:delText xml:space="preserve"> </w:delText>
        </w:r>
        <w:r w:rsidR="005E3846" w:rsidRPr="00216619" w:rsidDel="001B10D1">
          <w:rPr>
            <w:rFonts w:asciiTheme="minorBidi" w:hAnsiTheme="minorBidi"/>
          </w:rPr>
          <w:delText>The report recommended revising the Florida Building Code (FBC) to ensure no exceptions are made for water intrusion testing in hurricane-prone areas.</w:delText>
        </w:r>
        <w:r w:rsidR="00D37259" w:rsidRPr="00216619" w:rsidDel="001B10D1">
          <w:rPr>
            <w:rFonts w:asciiTheme="minorBidi" w:hAnsiTheme="minorBidi"/>
          </w:rPr>
          <w:delText xml:space="preserve"> </w:delText>
        </w:r>
      </w:del>
    </w:p>
    <w:p w14:paraId="6D204BCF" w14:textId="24CCFCBC" w:rsidR="00FC56FF" w:rsidRDefault="00FC56FF" w:rsidP="002514DD">
      <w:pPr>
        <w:pStyle w:val="ListParagraph"/>
        <w:numPr>
          <w:ilvl w:val="0"/>
          <w:numId w:val="11"/>
        </w:numPr>
        <w:spacing w:after="0" w:line="240" w:lineRule="auto"/>
        <w:rPr>
          <w:rFonts w:asciiTheme="minorBidi" w:hAnsiTheme="minorBidi"/>
          <w:b/>
          <w:bCs/>
          <w:color w:val="000000" w:themeColor="text1"/>
          <w:sz w:val="24"/>
          <w:szCs w:val="24"/>
        </w:rPr>
      </w:pPr>
      <w:r>
        <w:rPr>
          <w:rFonts w:asciiTheme="minorBidi" w:hAnsiTheme="minorBidi"/>
          <w:b/>
          <w:bCs/>
          <w:color w:val="000000" w:themeColor="text1"/>
          <w:sz w:val="24"/>
          <w:szCs w:val="24"/>
        </w:rPr>
        <w:t>NEXT STEPS</w:t>
      </w:r>
    </w:p>
    <w:p w14:paraId="485944A0" w14:textId="4520298E" w:rsidR="00FC56FF" w:rsidRDefault="00481DD2" w:rsidP="00401A62">
      <w:pPr>
        <w:spacing w:before="240" w:after="0" w:line="240" w:lineRule="auto"/>
        <w:jc w:val="both"/>
        <w:rPr>
          <w:rFonts w:asciiTheme="minorBidi" w:hAnsiTheme="minorBidi"/>
          <w:color w:val="000000" w:themeColor="text1"/>
        </w:rPr>
      </w:pPr>
      <w:r w:rsidRPr="00526207">
        <w:rPr>
          <w:rFonts w:asciiTheme="minorBidi" w:hAnsiTheme="minorBidi"/>
          <w:color w:val="000000" w:themeColor="text1"/>
        </w:rPr>
        <w:t xml:space="preserve">The </w:t>
      </w:r>
      <w:r w:rsidRPr="00CC1F1C">
        <w:rPr>
          <w:rFonts w:asciiTheme="minorBidi" w:hAnsiTheme="minorBidi"/>
          <w:color w:val="000000" w:themeColor="text1"/>
        </w:rPr>
        <w:t xml:space="preserve">team will continue </w:t>
      </w:r>
      <w:r w:rsidR="00FE24A5" w:rsidRPr="00CC1F1C">
        <w:rPr>
          <w:rFonts w:asciiTheme="minorBidi" w:hAnsiTheme="minorBidi"/>
          <w:color w:val="000000" w:themeColor="text1"/>
        </w:rPr>
        <w:t xml:space="preserve">to </w:t>
      </w:r>
      <w:r w:rsidRPr="00CC1F1C">
        <w:rPr>
          <w:rFonts w:asciiTheme="minorBidi" w:hAnsiTheme="minorBidi"/>
          <w:color w:val="000000" w:themeColor="text1"/>
        </w:rPr>
        <w:t xml:space="preserve">meet with the TAC for at least </w:t>
      </w:r>
      <w:r w:rsidR="007009C5">
        <w:rPr>
          <w:rFonts w:asciiTheme="minorBidi" w:hAnsiTheme="minorBidi"/>
          <w:color w:val="000000" w:themeColor="text1"/>
        </w:rPr>
        <w:t>f</w:t>
      </w:r>
      <w:r w:rsidRPr="00CC1F1C">
        <w:rPr>
          <w:rFonts w:asciiTheme="minorBidi" w:hAnsiTheme="minorBidi"/>
          <w:color w:val="000000" w:themeColor="text1"/>
        </w:rPr>
        <w:t>o</w:t>
      </w:r>
      <w:r w:rsidR="007009C5">
        <w:rPr>
          <w:rFonts w:asciiTheme="minorBidi" w:hAnsiTheme="minorBidi"/>
          <w:color w:val="000000" w:themeColor="text1"/>
        </w:rPr>
        <w:t>u</w:t>
      </w:r>
      <w:r w:rsidRPr="00CC1F1C">
        <w:rPr>
          <w:rFonts w:asciiTheme="minorBidi" w:hAnsiTheme="minorBidi"/>
          <w:color w:val="000000" w:themeColor="text1"/>
        </w:rPr>
        <w:t xml:space="preserve">r </w:t>
      </w:r>
      <w:r w:rsidR="007009C5">
        <w:rPr>
          <w:rFonts w:asciiTheme="minorBidi" w:hAnsiTheme="minorBidi"/>
          <w:color w:val="000000" w:themeColor="text1"/>
        </w:rPr>
        <w:t>more</w:t>
      </w:r>
      <w:r w:rsidRPr="00CC1F1C">
        <w:rPr>
          <w:rFonts w:asciiTheme="minorBidi" w:hAnsiTheme="minorBidi"/>
          <w:color w:val="000000" w:themeColor="text1"/>
        </w:rPr>
        <w:t xml:space="preserve"> meetings</w:t>
      </w:r>
      <w:r w:rsidR="009C618D" w:rsidRPr="00CC1F1C">
        <w:rPr>
          <w:rFonts w:asciiTheme="minorBidi" w:hAnsiTheme="minorBidi"/>
          <w:color w:val="000000" w:themeColor="text1"/>
        </w:rPr>
        <w:t xml:space="preserve"> over the</w:t>
      </w:r>
      <w:r w:rsidR="00FE24A5" w:rsidRPr="00CC1F1C">
        <w:rPr>
          <w:rFonts w:asciiTheme="minorBidi" w:hAnsiTheme="minorBidi"/>
          <w:color w:val="000000" w:themeColor="text1"/>
        </w:rPr>
        <w:t xml:space="preserve"> </w:t>
      </w:r>
      <w:r w:rsidR="009C618D" w:rsidRPr="00CC1F1C">
        <w:rPr>
          <w:rFonts w:asciiTheme="minorBidi" w:hAnsiTheme="minorBidi"/>
          <w:color w:val="000000" w:themeColor="text1"/>
        </w:rPr>
        <w:t>next two months</w:t>
      </w:r>
      <w:r w:rsidRPr="00526207">
        <w:rPr>
          <w:rFonts w:asciiTheme="minorBidi" w:hAnsiTheme="minorBidi"/>
          <w:color w:val="000000" w:themeColor="text1"/>
        </w:rPr>
        <w:t xml:space="preserve"> to </w:t>
      </w:r>
      <w:r w:rsidR="009C618D" w:rsidRPr="00526207">
        <w:rPr>
          <w:rFonts w:asciiTheme="minorBidi" w:hAnsiTheme="minorBidi"/>
          <w:color w:val="000000" w:themeColor="text1"/>
        </w:rPr>
        <w:t xml:space="preserve">track the progress of the literature review. </w:t>
      </w:r>
      <w:r w:rsidR="00204593" w:rsidRPr="00CC1F1C">
        <w:rPr>
          <w:rFonts w:asciiTheme="minorBidi" w:hAnsiTheme="minorBidi"/>
          <w:color w:val="000000" w:themeColor="text1"/>
        </w:rPr>
        <w:t xml:space="preserve">The focus will be on </w:t>
      </w:r>
      <w:r w:rsidR="00B05052" w:rsidRPr="00CC1F1C">
        <w:rPr>
          <w:rFonts w:asciiTheme="minorBidi" w:hAnsiTheme="minorBidi"/>
          <w:color w:val="000000" w:themeColor="text1"/>
        </w:rPr>
        <w:t xml:space="preserve">the literature </w:t>
      </w:r>
      <w:r w:rsidR="00204593" w:rsidRPr="00CC1F1C">
        <w:rPr>
          <w:rFonts w:asciiTheme="minorBidi" w:hAnsiTheme="minorBidi"/>
          <w:color w:val="000000" w:themeColor="text1"/>
        </w:rPr>
        <w:t>review</w:t>
      </w:r>
      <w:r w:rsidR="00526207" w:rsidRPr="00CC1F1C">
        <w:rPr>
          <w:rFonts w:asciiTheme="minorBidi" w:hAnsiTheme="minorBidi"/>
          <w:color w:val="000000" w:themeColor="text1"/>
        </w:rPr>
        <w:t xml:space="preserve"> of</w:t>
      </w:r>
      <w:r w:rsidR="00204593" w:rsidRPr="00CC1F1C">
        <w:rPr>
          <w:rFonts w:asciiTheme="minorBidi" w:hAnsiTheme="minorBidi"/>
          <w:color w:val="000000" w:themeColor="text1"/>
        </w:rPr>
        <w:t xml:space="preserve"> the current standards</w:t>
      </w:r>
      <w:r w:rsidR="007009C5">
        <w:rPr>
          <w:rFonts w:asciiTheme="minorBidi" w:hAnsiTheme="minorBidi"/>
          <w:color w:val="000000" w:themeColor="text1"/>
        </w:rPr>
        <w:t>,</w:t>
      </w:r>
      <w:r w:rsidR="0052793A">
        <w:rPr>
          <w:rFonts w:asciiTheme="minorBidi" w:hAnsiTheme="minorBidi"/>
          <w:color w:val="000000" w:themeColor="text1"/>
        </w:rPr>
        <w:t xml:space="preserve"> an evaluation of mitigation methods </w:t>
      </w:r>
      <w:r w:rsidR="00B05052" w:rsidRPr="00526207">
        <w:rPr>
          <w:rFonts w:asciiTheme="minorBidi" w:hAnsiTheme="minorBidi"/>
          <w:color w:val="000000" w:themeColor="text1"/>
        </w:rPr>
        <w:t xml:space="preserve">to </w:t>
      </w:r>
      <w:r w:rsidR="00526207" w:rsidRPr="00526207">
        <w:rPr>
          <w:rFonts w:asciiTheme="minorBidi" w:hAnsiTheme="minorBidi"/>
          <w:color w:val="000000" w:themeColor="text1"/>
        </w:rPr>
        <w:t xml:space="preserve">help </w:t>
      </w:r>
      <w:r w:rsidR="00B05052" w:rsidRPr="00526207">
        <w:rPr>
          <w:rFonts w:asciiTheme="minorBidi" w:hAnsiTheme="minorBidi"/>
          <w:color w:val="000000" w:themeColor="text1"/>
        </w:rPr>
        <w:t>prevent water intrusion through the tracks of sliding glass doors</w:t>
      </w:r>
      <w:r w:rsidR="007009C5">
        <w:rPr>
          <w:rFonts w:asciiTheme="minorBidi" w:hAnsiTheme="minorBidi"/>
          <w:color w:val="000000" w:themeColor="text1"/>
        </w:rPr>
        <w:t>,</w:t>
      </w:r>
      <w:r w:rsidR="00C10B40">
        <w:rPr>
          <w:rFonts w:asciiTheme="minorBidi" w:hAnsiTheme="minorBidi"/>
          <w:color w:val="000000" w:themeColor="text1"/>
        </w:rPr>
        <w:t xml:space="preserve"> </w:t>
      </w:r>
      <w:r w:rsidR="00204593" w:rsidRPr="00526207">
        <w:rPr>
          <w:rFonts w:asciiTheme="minorBidi" w:hAnsiTheme="minorBidi"/>
          <w:color w:val="000000" w:themeColor="text1"/>
        </w:rPr>
        <w:t xml:space="preserve">and the </w:t>
      </w:r>
      <w:r w:rsidR="00204593" w:rsidRPr="00CC1F1C">
        <w:rPr>
          <w:rFonts w:asciiTheme="minorBidi" w:hAnsiTheme="minorBidi"/>
          <w:color w:val="000000" w:themeColor="text1"/>
        </w:rPr>
        <w:t xml:space="preserve">reports recommended by the </w:t>
      </w:r>
      <w:commentRangeStart w:id="33"/>
      <w:commentRangeStart w:id="34"/>
      <w:r w:rsidR="00204593" w:rsidRPr="00CC1F1C">
        <w:rPr>
          <w:rFonts w:asciiTheme="minorBidi" w:hAnsiTheme="minorBidi"/>
          <w:color w:val="000000" w:themeColor="text1"/>
        </w:rPr>
        <w:t>TAC</w:t>
      </w:r>
      <w:commentRangeEnd w:id="33"/>
      <w:r w:rsidR="00526207">
        <w:rPr>
          <w:rStyle w:val="CommentReference"/>
        </w:rPr>
        <w:commentReference w:id="33"/>
      </w:r>
      <w:commentRangeEnd w:id="34"/>
      <w:r w:rsidR="00724C7B">
        <w:rPr>
          <w:rStyle w:val="CommentReference"/>
        </w:rPr>
        <w:commentReference w:id="34"/>
      </w:r>
      <w:r w:rsidR="000F527A">
        <w:rPr>
          <w:rFonts w:asciiTheme="minorBidi" w:hAnsiTheme="minorBidi"/>
          <w:color w:val="000000" w:themeColor="text1"/>
        </w:rPr>
        <w:t>.</w:t>
      </w:r>
    </w:p>
    <w:p w14:paraId="7300BF48" w14:textId="4676F359" w:rsidR="00E20634" w:rsidRPr="009D7513" w:rsidRDefault="0020104C" w:rsidP="00E71AA0">
      <w:pPr>
        <w:rPr>
          <w:rFonts w:asciiTheme="minorBidi" w:hAnsiTheme="minorBidi"/>
          <w:sz w:val="24"/>
          <w:szCs w:val="24"/>
        </w:rPr>
      </w:pPr>
      <w:r>
        <w:rPr>
          <w:rFonts w:asciiTheme="minorBidi" w:hAnsiTheme="minorBidi"/>
          <w:sz w:val="24"/>
          <w:szCs w:val="24"/>
        </w:rPr>
        <w:br w:type="page"/>
      </w:r>
    </w:p>
    <w:p w14:paraId="4226A3B6" w14:textId="79EC5A7A" w:rsidR="00215FFE" w:rsidRDefault="0043786E" w:rsidP="002514DD">
      <w:pPr>
        <w:spacing w:after="0" w:line="240" w:lineRule="auto"/>
        <w:rPr>
          <w:rFonts w:asciiTheme="minorBidi" w:hAnsiTheme="minorBidi"/>
          <w:b/>
          <w:bCs/>
          <w:sz w:val="24"/>
          <w:szCs w:val="24"/>
        </w:rPr>
      </w:pPr>
      <w:r w:rsidRPr="0046309A">
        <w:rPr>
          <w:rFonts w:asciiTheme="minorBidi" w:hAnsiTheme="minorBidi"/>
          <w:b/>
          <w:bCs/>
          <w:sz w:val="24"/>
          <w:szCs w:val="24"/>
        </w:rPr>
        <w:lastRenderedPageBreak/>
        <w:t>REFERENCES:</w:t>
      </w:r>
    </w:p>
    <w:p w14:paraId="14FC3B21" w14:textId="127BF1CC" w:rsidR="00B45CFF" w:rsidRDefault="00D324DE" w:rsidP="00401A62">
      <w:pPr>
        <w:pStyle w:val="ListParagraph"/>
        <w:numPr>
          <w:ilvl w:val="0"/>
          <w:numId w:val="8"/>
        </w:numPr>
        <w:spacing w:after="0" w:line="240" w:lineRule="auto"/>
        <w:jc w:val="both"/>
        <w:rPr>
          <w:rFonts w:ascii="Arial" w:eastAsia="TimesNewRoman" w:hAnsi="Arial" w:cs="Arial"/>
        </w:rPr>
      </w:pPr>
      <w:r w:rsidRPr="00A23E1A">
        <w:rPr>
          <w:rFonts w:ascii="Arial" w:eastAsia="TimesNewRoman" w:hAnsi="Arial" w:cs="Arial"/>
        </w:rPr>
        <w:t xml:space="preserve">Chowdhury, A. G., Erwin, J., &amp; Vutukuru, K. S. (2021). </w:t>
      </w:r>
      <w:r w:rsidR="0050403F" w:rsidRPr="00A23E1A">
        <w:rPr>
          <w:rFonts w:ascii="Arial" w:eastAsia="TimesNewRoman" w:hAnsi="Arial" w:cs="Arial"/>
        </w:rPr>
        <w:t>Quantification of wind driven rain (wdr) intrusion through shuttered sliding glass door systems final report</w:t>
      </w:r>
      <w:r w:rsidRPr="00A23E1A">
        <w:rPr>
          <w:rFonts w:ascii="Arial" w:eastAsia="TimesNewRoman" w:hAnsi="Arial" w:cs="Arial"/>
        </w:rPr>
        <w:t xml:space="preserve">. </w:t>
      </w:r>
      <w:hyperlink r:id="rId17" w:history="1">
        <w:r w:rsidR="00FE349D" w:rsidRPr="00892F89">
          <w:rPr>
            <w:rStyle w:val="Hyperlink"/>
            <w:rFonts w:ascii="Arial" w:eastAsia="TimesNewRoman" w:hAnsi="Arial" w:cs="Arial"/>
          </w:rPr>
          <w:t>https://doi.org/10.13140/RG.2.2.36806.86081</w:t>
        </w:r>
      </w:hyperlink>
      <w:r w:rsidR="00FE349D">
        <w:rPr>
          <w:rFonts w:ascii="Arial" w:eastAsia="TimesNewRoman" w:hAnsi="Arial" w:cs="Arial"/>
        </w:rPr>
        <w:t xml:space="preserve"> </w:t>
      </w:r>
    </w:p>
    <w:p w14:paraId="73115EC1" w14:textId="112C7982" w:rsidR="00276175" w:rsidRPr="00A5050F" w:rsidRDefault="002514DD" w:rsidP="00A5050F">
      <w:pPr>
        <w:pStyle w:val="ListParagraph"/>
        <w:numPr>
          <w:ilvl w:val="0"/>
          <w:numId w:val="8"/>
        </w:numPr>
        <w:spacing w:after="0" w:line="240" w:lineRule="auto"/>
        <w:jc w:val="both"/>
        <w:rPr>
          <w:rFonts w:ascii="Arial" w:eastAsia="TimesNewRoman" w:hAnsi="Arial" w:cs="Arial"/>
        </w:rPr>
      </w:pPr>
      <w:r w:rsidRPr="002514DD">
        <w:rPr>
          <w:rFonts w:ascii="Arial" w:eastAsia="TimesNewRoman" w:hAnsi="Arial" w:cs="Arial"/>
        </w:rPr>
        <w:t xml:space="preserve">AAMA/WDMA/WDMA/CSA 101/I.S.2/A440, </w:t>
      </w:r>
      <w:r w:rsidRPr="002514DD">
        <w:rPr>
          <w:rFonts w:ascii="Arial" w:eastAsia="TimesNewRoman" w:hAnsi="Arial" w:cs="Arial"/>
          <w:i/>
          <w:iCs/>
        </w:rPr>
        <w:t>North American Fenestration Standard/Specification for windows, doors and skylights</w:t>
      </w:r>
      <w:r>
        <w:rPr>
          <w:rFonts w:ascii="Arial" w:eastAsia="TimesNewRoman" w:hAnsi="Arial" w:cs="Arial"/>
        </w:rPr>
        <w:t xml:space="preserve"> (NAFS), 2022 edition. </w:t>
      </w:r>
    </w:p>
    <w:p w14:paraId="02FFFC5C" w14:textId="126CD22B" w:rsidR="00152F4A" w:rsidRPr="00212C3E" w:rsidRDefault="00212C3E" w:rsidP="00212C3E">
      <w:pPr>
        <w:pStyle w:val="ListParagraph"/>
        <w:numPr>
          <w:ilvl w:val="0"/>
          <w:numId w:val="8"/>
        </w:numPr>
        <w:spacing w:after="0" w:line="240" w:lineRule="auto"/>
        <w:rPr>
          <w:rFonts w:ascii="Arial" w:eastAsia="Times New Roman" w:hAnsi="Arial" w:cs="Arial"/>
        </w:rPr>
      </w:pPr>
      <w:r w:rsidRPr="00212C3E">
        <w:rPr>
          <w:rFonts w:ascii="Arial" w:eastAsia="Times New Roman" w:hAnsi="Arial" w:cs="Arial"/>
        </w:rPr>
        <w:t xml:space="preserve">ASTM. (2016). Standard Test Method for Water Penetration of Exterior Windows, Skylights, Doors, and Curtain Walls by Uniform Static Air Pressure Difference1. </w:t>
      </w:r>
      <w:r w:rsidRPr="00212C3E">
        <w:rPr>
          <w:rFonts w:ascii="Arial" w:eastAsia="Times New Roman" w:hAnsi="Arial" w:cs="Arial"/>
          <w:i/>
          <w:iCs/>
        </w:rPr>
        <w:t>ASTM</w:t>
      </w:r>
      <w:r w:rsidRPr="00212C3E">
        <w:rPr>
          <w:rFonts w:ascii="Arial" w:eastAsia="Times New Roman" w:hAnsi="Arial" w:cs="Arial"/>
        </w:rPr>
        <w:t xml:space="preserve">, </w:t>
      </w:r>
      <w:r w:rsidRPr="00212C3E">
        <w:rPr>
          <w:rFonts w:ascii="Arial" w:eastAsia="Times New Roman" w:hAnsi="Arial" w:cs="Arial"/>
          <w:i/>
          <w:iCs/>
        </w:rPr>
        <w:t>E331 − 00 (2016)</w:t>
      </w:r>
      <w:r w:rsidRPr="00212C3E">
        <w:rPr>
          <w:rFonts w:ascii="Arial" w:eastAsia="Times New Roman" w:hAnsi="Arial" w:cs="Arial"/>
        </w:rPr>
        <w:t>(E331 − 00), 1. https://doi.org/10.1520/E0331-00R16</w:t>
      </w:r>
    </w:p>
    <w:p w14:paraId="327FE210" w14:textId="77777777" w:rsidR="00C904D9" w:rsidRPr="00C904D9" w:rsidRDefault="00C904D9" w:rsidP="00C904D9">
      <w:pPr>
        <w:pStyle w:val="ListParagraph"/>
        <w:numPr>
          <w:ilvl w:val="0"/>
          <w:numId w:val="8"/>
        </w:numPr>
        <w:spacing w:after="0" w:line="240" w:lineRule="auto"/>
        <w:rPr>
          <w:rFonts w:ascii="Arial" w:eastAsia="Times New Roman" w:hAnsi="Arial" w:cs="Arial"/>
        </w:rPr>
      </w:pPr>
      <w:r w:rsidRPr="00C904D9">
        <w:rPr>
          <w:rFonts w:ascii="Arial" w:eastAsia="Times New Roman" w:hAnsi="Arial" w:cs="Arial"/>
        </w:rPr>
        <w:t>Catarelli, R. A., &amp; Phillips, B. M. (n.d.). Final Report for Project Entitled: Assessing the Need to Modernize Water Penetration Resistance Test Procedures PO Number C07078 Presented to the Florida Building Commission State of Florida Department of Business and Professional Regulation Principal Investigator.</w:t>
      </w:r>
    </w:p>
    <w:p w14:paraId="27768165" w14:textId="4F491AFF" w:rsidR="00405945" w:rsidRPr="0052793A" w:rsidRDefault="00A23E1A" w:rsidP="00401A62">
      <w:pPr>
        <w:pStyle w:val="ListParagraph"/>
        <w:numPr>
          <w:ilvl w:val="0"/>
          <w:numId w:val="8"/>
        </w:numPr>
        <w:spacing w:after="0" w:line="240" w:lineRule="auto"/>
        <w:jc w:val="both"/>
        <w:rPr>
          <w:rFonts w:ascii="Arial" w:eastAsia="Times New Roman" w:hAnsi="Arial" w:cs="Arial"/>
          <w:highlight w:val="green"/>
        </w:rPr>
      </w:pPr>
      <w:commentRangeStart w:id="35"/>
      <w:r w:rsidRPr="00A23E1A">
        <w:rPr>
          <w:rFonts w:ascii="Arial" w:eastAsia="TimesNewRoman" w:hAnsi="Arial" w:cs="Arial"/>
        </w:rPr>
        <w:t xml:space="preserve">The Florida </w:t>
      </w:r>
      <w:r w:rsidR="00B05052">
        <w:rPr>
          <w:rFonts w:ascii="Arial" w:eastAsia="TimesNewRoman" w:hAnsi="Arial" w:cs="Arial"/>
        </w:rPr>
        <w:t xml:space="preserve">House </w:t>
      </w:r>
      <w:r w:rsidRPr="00A23E1A">
        <w:rPr>
          <w:rFonts w:ascii="Arial" w:eastAsia="TimesNewRoman" w:hAnsi="Arial" w:cs="Arial"/>
        </w:rPr>
        <w:t xml:space="preserve">(2024) </w:t>
      </w:r>
      <w:r w:rsidR="00A20081">
        <w:rPr>
          <w:rFonts w:ascii="Arial" w:eastAsia="TimesNewRoman" w:hAnsi="Arial" w:cs="Arial"/>
        </w:rPr>
        <w:t>(</w:t>
      </w:r>
      <w:r w:rsidR="00A20081">
        <w:rPr>
          <w:rFonts w:ascii="Arial" w:eastAsia="Times New Roman" w:hAnsi="Arial" w:cs="Arial"/>
        </w:rPr>
        <w:t>Link</w:t>
      </w:r>
      <w:r w:rsidR="00B05052" w:rsidRPr="0052793A">
        <w:rPr>
          <w:rFonts w:ascii="Arial" w:eastAsia="Times New Roman" w:hAnsi="Arial" w:cs="Arial"/>
          <w:highlight w:val="green"/>
        </w:rPr>
        <w:t xml:space="preserve"> to Florida House</w:t>
      </w:r>
      <w:r w:rsidR="002514DD" w:rsidRPr="0052793A">
        <w:rPr>
          <w:rFonts w:ascii="Arial" w:eastAsia="Times New Roman" w:hAnsi="Arial" w:cs="Arial"/>
          <w:highlight w:val="green"/>
        </w:rPr>
        <w:t xml:space="preserve"> version of </w:t>
      </w:r>
      <w:r w:rsidR="00FD2985">
        <w:rPr>
          <w:rFonts w:ascii="Arial" w:eastAsia="Times New Roman" w:hAnsi="Arial" w:cs="Arial"/>
          <w:highlight w:val="green"/>
        </w:rPr>
        <w:t>the </w:t>
      </w:r>
      <w:r w:rsidR="002514DD" w:rsidRPr="0052793A">
        <w:rPr>
          <w:rFonts w:ascii="Arial" w:eastAsia="Times New Roman" w:hAnsi="Arial" w:cs="Arial"/>
          <w:highlight w:val="green"/>
        </w:rPr>
        <w:t>bill</w:t>
      </w:r>
      <w:r w:rsidR="00B05052" w:rsidRPr="0052793A">
        <w:rPr>
          <w:rFonts w:ascii="Arial" w:eastAsia="Times New Roman" w:hAnsi="Arial" w:cs="Arial"/>
          <w:highlight w:val="green"/>
        </w:rPr>
        <w:t xml:space="preserve"> signed </w:t>
      </w:r>
      <w:r w:rsidR="002514DD" w:rsidRPr="0052793A">
        <w:rPr>
          <w:rFonts w:ascii="Arial" w:eastAsia="Times New Roman" w:hAnsi="Arial" w:cs="Arial"/>
          <w:highlight w:val="green"/>
        </w:rPr>
        <w:t>into law by Florida Governor Ron DeSantis, instead of the Senate bill which differed and was not the final bill</w:t>
      </w:r>
      <w:r w:rsidR="00710064">
        <w:rPr>
          <w:rFonts w:ascii="Arial" w:eastAsia="Times New Roman" w:hAnsi="Arial" w:cs="Arial"/>
          <w:highlight w:val="green"/>
        </w:rPr>
        <w:t>)</w:t>
      </w:r>
      <w:r w:rsidR="002514DD" w:rsidRPr="0052793A">
        <w:rPr>
          <w:rFonts w:ascii="Arial" w:eastAsia="Times New Roman" w:hAnsi="Arial" w:cs="Arial"/>
          <w:highlight w:val="green"/>
        </w:rPr>
        <w:t xml:space="preserve">. </w:t>
      </w:r>
      <w:commentRangeEnd w:id="35"/>
      <w:r w:rsidR="00AE16B4">
        <w:rPr>
          <w:rStyle w:val="CommentReference"/>
        </w:rPr>
        <w:commentReference w:id="35"/>
      </w:r>
    </w:p>
    <w:p w14:paraId="05EBCE7B" w14:textId="02994E8A" w:rsidR="0052793A" w:rsidRPr="00E8496F" w:rsidRDefault="0052793A" w:rsidP="00401A62">
      <w:pPr>
        <w:pStyle w:val="ListParagraph"/>
        <w:numPr>
          <w:ilvl w:val="0"/>
          <w:numId w:val="8"/>
        </w:numPr>
        <w:spacing w:after="0" w:line="240" w:lineRule="auto"/>
        <w:jc w:val="both"/>
        <w:rPr>
          <w:rFonts w:ascii="Arial" w:eastAsia="Times New Roman" w:hAnsi="Arial" w:cs="Arial"/>
        </w:rPr>
      </w:pPr>
      <w:r>
        <w:rPr>
          <w:rFonts w:ascii="Arial" w:eastAsia="TimesNewRoman" w:hAnsi="Arial" w:cs="Arial"/>
        </w:rPr>
        <w:t xml:space="preserve">Reducing Water Intrusion Through Windows and Doors, </w:t>
      </w:r>
      <w:commentRangeStart w:id="36"/>
      <w:commentRangeStart w:id="37"/>
      <w:r>
        <w:rPr>
          <w:rFonts w:ascii="Arial" w:eastAsia="TimesNewRoman" w:hAnsi="Arial" w:cs="Arial"/>
        </w:rPr>
        <w:t xml:space="preserve">Recovery Advisory 3 </w:t>
      </w:r>
      <w:commentRangeEnd w:id="36"/>
      <w:r>
        <w:rPr>
          <w:rStyle w:val="CommentReference"/>
        </w:rPr>
        <w:commentReference w:id="36"/>
      </w:r>
      <w:commentRangeEnd w:id="37"/>
      <w:r w:rsidR="00E820D2">
        <w:rPr>
          <w:rStyle w:val="CommentReference"/>
        </w:rPr>
        <w:commentReference w:id="37"/>
      </w:r>
      <w:r>
        <w:rPr>
          <w:rFonts w:ascii="Arial" w:eastAsia="TimesNewRoman" w:hAnsi="Arial" w:cs="Arial"/>
        </w:rPr>
        <w:t xml:space="preserve">(August 2023) Federal Emergency Management Agency (FEMA) DR-4673-FL RA 3. See: </w:t>
      </w:r>
      <w:hyperlink r:id="rId18" w:history="1">
        <w:r w:rsidR="00E8496F" w:rsidRPr="00826619">
          <w:rPr>
            <w:rStyle w:val="Hyperlink"/>
            <w:rFonts w:ascii="Arial" w:eastAsia="TimesNewRoman" w:hAnsi="Arial" w:cs="Arial"/>
          </w:rPr>
          <w:t>https://www.fema.gov/sites/default/files/documents/fema_mat-hurricane-ian-recovery-advisory-3.pdf</w:t>
        </w:r>
      </w:hyperlink>
      <w:r>
        <w:rPr>
          <w:rFonts w:ascii="Arial" w:eastAsia="TimesNewRoman" w:hAnsi="Arial" w:cs="Arial"/>
        </w:rPr>
        <w:t>.</w:t>
      </w:r>
    </w:p>
    <w:p w14:paraId="2F333EB3" w14:textId="45AFCF5F" w:rsidR="00E8496F" w:rsidRPr="00A54892" w:rsidRDefault="00884C37" w:rsidP="00401A62">
      <w:pPr>
        <w:pStyle w:val="ListParagraph"/>
        <w:numPr>
          <w:ilvl w:val="0"/>
          <w:numId w:val="8"/>
        </w:numPr>
        <w:spacing w:after="0" w:line="240" w:lineRule="auto"/>
        <w:jc w:val="both"/>
        <w:rPr>
          <w:rFonts w:ascii="Arial" w:eastAsia="Times New Roman" w:hAnsi="Arial" w:cs="Arial"/>
        </w:rPr>
      </w:pPr>
      <w:r w:rsidRPr="00884C37">
        <w:rPr>
          <w:rFonts w:ascii="Arial" w:hAnsi="Arial" w:cs="Arial"/>
        </w:rPr>
        <w:t xml:space="preserve">Fema. (n.d.). </w:t>
      </w:r>
      <w:r w:rsidRPr="00884C37">
        <w:rPr>
          <w:rFonts w:ascii="Arial" w:hAnsi="Arial" w:cs="Arial"/>
          <w:i/>
        </w:rPr>
        <w:t>FEMA P-2020 Mitigation Assessment Team Report - Hurricanes Irma and Maria in Puerto Rico</w:t>
      </w:r>
      <w:r w:rsidRPr="00884C37">
        <w:rPr>
          <w:rFonts w:ascii="Arial" w:hAnsi="Arial" w:cs="Arial"/>
        </w:rPr>
        <w:t xml:space="preserve">. </w:t>
      </w:r>
      <w:hyperlink r:id="rId19">
        <w:r w:rsidRPr="00884C37">
          <w:rPr>
            <w:rFonts w:ascii="Arial" w:hAnsi="Arial" w:cs="Arial"/>
            <w:color w:val="1155CC"/>
            <w:u w:val="single"/>
          </w:rPr>
          <w:t>https://www.usgs.gov/</w:t>
        </w:r>
      </w:hyperlink>
    </w:p>
    <w:p w14:paraId="2FC2C44C" w14:textId="77777777" w:rsidR="00D71124" w:rsidRPr="00D71124" w:rsidRDefault="00D71124" w:rsidP="00D71124">
      <w:pPr>
        <w:pStyle w:val="ListParagraph"/>
        <w:widowControl w:val="0"/>
        <w:numPr>
          <w:ilvl w:val="0"/>
          <w:numId w:val="8"/>
        </w:numPr>
        <w:spacing w:line="240" w:lineRule="auto"/>
        <w:jc w:val="both"/>
        <w:rPr>
          <w:rFonts w:ascii="Arial" w:hAnsi="Arial" w:cs="Arial"/>
          <w:iCs/>
        </w:rPr>
      </w:pPr>
      <w:r w:rsidRPr="00D71124">
        <w:rPr>
          <w:rFonts w:ascii="Arial" w:hAnsi="Arial" w:cs="Arial"/>
          <w:iCs/>
        </w:rPr>
        <w:t>Mitigation Assessment Team Report Hurricane Harvey in Texas. (n.d.).</w:t>
      </w:r>
    </w:p>
    <w:p w14:paraId="110620BD" w14:textId="5D26D88C" w:rsidR="00A54892" w:rsidRPr="00D71124" w:rsidRDefault="00D71124" w:rsidP="00D71124">
      <w:pPr>
        <w:pStyle w:val="ListParagraph"/>
        <w:widowControl w:val="0"/>
        <w:numPr>
          <w:ilvl w:val="0"/>
          <w:numId w:val="8"/>
        </w:numPr>
        <w:spacing w:line="240" w:lineRule="auto"/>
        <w:jc w:val="both"/>
        <w:rPr>
          <w:rFonts w:ascii="Arial" w:hAnsi="Arial" w:cs="Arial"/>
          <w:iCs/>
        </w:rPr>
      </w:pPr>
      <w:r w:rsidRPr="00D71124">
        <w:rPr>
          <w:rFonts w:ascii="Arial" w:hAnsi="Arial" w:cs="Arial"/>
          <w:iCs/>
        </w:rPr>
        <w:t xml:space="preserve">Mitigation Assessment Team Report: Hurricane Michael in Florida, Building Performance Observations, Recommendations, and Technical Guidance, FEMA P-2077/February 2020. </w:t>
      </w:r>
    </w:p>
    <w:p w14:paraId="0AC6DC4A" w14:textId="77777777" w:rsidR="00F52BE3" w:rsidRDefault="00F52BE3" w:rsidP="00F52BE3">
      <w:pPr>
        <w:pStyle w:val="ListParagraph"/>
        <w:spacing w:after="0" w:line="240" w:lineRule="auto"/>
        <w:jc w:val="both"/>
        <w:rPr>
          <w:rFonts w:asciiTheme="minorBidi" w:eastAsia="Times New Roman" w:hAnsiTheme="minorBidi"/>
          <w:sz w:val="24"/>
          <w:szCs w:val="24"/>
          <w:highlight w:val="yellow"/>
        </w:rPr>
      </w:pPr>
    </w:p>
    <w:p w14:paraId="5B66D376" w14:textId="77777777" w:rsidR="00517675" w:rsidRDefault="00517675" w:rsidP="00F52BE3">
      <w:pPr>
        <w:pStyle w:val="ListParagraph"/>
        <w:spacing w:after="0" w:line="240" w:lineRule="auto"/>
        <w:jc w:val="both"/>
        <w:rPr>
          <w:rFonts w:asciiTheme="minorBidi" w:eastAsia="Times New Roman" w:hAnsiTheme="minorBidi"/>
          <w:sz w:val="24"/>
          <w:szCs w:val="24"/>
          <w:highlight w:val="yellow"/>
        </w:rPr>
      </w:pPr>
    </w:p>
    <w:p w14:paraId="2E9BFC60" w14:textId="77777777" w:rsidR="00517675" w:rsidRDefault="00517675" w:rsidP="00F52BE3">
      <w:pPr>
        <w:pStyle w:val="ListParagraph"/>
        <w:spacing w:after="0" w:line="240" w:lineRule="auto"/>
        <w:jc w:val="both"/>
        <w:rPr>
          <w:rFonts w:asciiTheme="minorBidi" w:eastAsia="Times New Roman" w:hAnsiTheme="minorBidi"/>
          <w:sz w:val="24"/>
          <w:szCs w:val="24"/>
          <w:highlight w:val="yellow"/>
        </w:rPr>
      </w:pPr>
    </w:p>
    <w:p w14:paraId="77224496" w14:textId="10E7AED8" w:rsidR="00894191" w:rsidRPr="00F52BE3" w:rsidRDefault="00894191" w:rsidP="003F7445">
      <w:pPr>
        <w:pStyle w:val="ListParagraph"/>
        <w:spacing w:after="0" w:line="240" w:lineRule="auto"/>
        <w:jc w:val="both"/>
        <w:rPr>
          <w:rFonts w:asciiTheme="minorBidi" w:eastAsia="Times New Roman" w:hAnsiTheme="minorBidi"/>
          <w:sz w:val="24"/>
          <w:szCs w:val="24"/>
          <w:highlight w:val="yellow"/>
        </w:rPr>
      </w:pPr>
    </w:p>
    <w:sectPr w:rsidR="00894191" w:rsidRPr="00F52B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Daniel Stein" w:date="2024-10-07T13:10:00Z" w:initials="DS">
    <w:p w14:paraId="5A545390" w14:textId="49337E3A" w:rsidR="003D67D4" w:rsidRDefault="003D67D4">
      <w:pPr>
        <w:pStyle w:val="CommentText"/>
      </w:pPr>
      <w:r>
        <w:rPr>
          <w:rStyle w:val="CommentReference"/>
        </w:rPr>
        <w:annotationRef/>
      </w:r>
      <w:r w:rsidR="00E94426">
        <w:t xml:space="preserve"> </w:t>
      </w:r>
      <w:r w:rsidR="00945049">
        <w:t>The damage is widespread and extensive. There is no sugar coating it. Just Look at the damage caused by hurricane Helene to condos.</w:t>
      </w:r>
    </w:p>
  </w:comment>
  <w:comment w:id="3" w:author="Kathy Krafka Harkema" w:date="2024-09-24T14:10:00Z" w:initials="KK">
    <w:p w14:paraId="6CABC987" w14:textId="589F3041" w:rsidR="00AA373A" w:rsidRDefault="00AA373A" w:rsidP="00AA373A">
      <w:pPr>
        <w:pStyle w:val="CommentText"/>
      </w:pPr>
      <w:r>
        <w:rPr>
          <w:rStyle w:val="CommentReference"/>
        </w:rPr>
        <w:annotationRef/>
      </w:r>
      <w:r>
        <w:t xml:space="preserve">Focus should also be placed on identifying what if any data exists on any forensics from Florida structures with sliding glass doors which experienced hurricanes to determine the age of the structure, to which edition of the Florida Building Code the structure was built to, the age and required ratings for products installed, if sill risers were installed in products, if products were installed to the manufacturer’s instructions and industry standards, and if products were properly inspected and maintained? Facts and data are also needed to determine if products installed met the required design pressures for the building’s height, exposure and did they obtain Florida product approvals that met or exceeded the required ratings. </w:t>
      </w:r>
    </w:p>
  </w:comment>
  <w:comment w:id="4" w:author="Omar Nofal" w:date="2024-10-03T15:19:00Z" w:initials="ON">
    <w:p w14:paraId="7BB05589" w14:textId="77777777" w:rsidR="008E3C9B" w:rsidRDefault="008E3C9B" w:rsidP="008E3C9B">
      <w:pPr>
        <w:pStyle w:val="CommentText"/>
      </w:pPr>
      <w:r>
        <w:rPr>
          <w:rStyle w:val="CommentReference"/>
        </w:rPr>
        <w:annotationRef/>
      </w:r>
      <w:r>
        <w:t xml:space="preserve">The literature review will cover reports from FEMA and any available forensics report for Florida. Kathy, please provide us if you have any available forensics report that can be useful for our study. </w:t>
      </w:r>
    </w:p>
  </w:comment>
  <w:comment w:id="5" w:author="Kathy Krafka Harkema" w:date="2024-09-24T13:52:00Z" w:initials="KK">
    <w:p w14:paraId="662449AB" w14:textId="74EF0F52" w:rsidR="00E81D70" w:rsidRDefault="00284C16" w:rsidP="00E81D70">
      <w:pPr>
        <w:pStyle w:val="CommentText"/>
      </w:pPr>
      <w:r>
        <w:rPr>
          <w:rStyle w:val="CommentReference"/>
        </w:rPr>
        <w:annotationRef/>
      </w:r>
      <w:r w:rsidR="00E81D70">
        <w:t xml:space="preserve">Florida already has a Product Approval process and manufacturers of after market devices that may claim to help reduce water infiltration through sliding doors may seek Florida product approval. Since each sliding glass door manufacturers’ product may differ, after market devices should be tested and seek product approval for a given type of sliding glass door. Use the product approval system and process already in place for after market devices that are seeking to enter the Florida market. It is important to note that one cannot assume that any given manufacturers’ after market device is compatible with all sliding glass doors. Instead, to make a claim about compatibility with a given sliding glass door, research must be conducted with each type of patio door to rigoursly test, prove and verify potential compatibility or lack thereof. </w:t>
      </w:r>
    </w:p>
    <w:p w14:paraId="192B14D8" w14:textId="77777777" w:rsidR="00E81D70" w:rsidRDefault="00E81D70" w:rsidP="00E81D70">
      <w:pPr>
        <w:pStyle w:val="CommentText"/>
      </w:pPr>
    </w:p>
    <w:p w14:paraId="0B20EEA3" w14:textId="77777777" w:rsidR="00E81D70" w:rsidRDefault="00E81D70" w:rsidP="00E81D70">
      <w:pPr>
        <w:pStyle w:val="CommentText"/>
      </w:pPr>
      <w:r>
        <w:t xml:space="preserve">In addition, it’s important to recognize the fact that the University of Florida (U of F) College of Engineering previously completed a research project recommended by the Florida Hurricane Research Advisory Committee (HRAC) and approved and funded by the Florida Building Commission (FBC) to simulate tropical storms and hurricane conditions through a dynamic test. That project may warrant further research and funding by the Florida Building Commission, due to the extremely small sample size and use of off-the-shelf products sold at big box stores. Commercial products designed for coastal applications were not tested in that study due to research time and budget constraints.  That project did not include a statistically relevant sample size, so no conclusions can be drawn from it, except that further research, especially with products designed for commercial use in coastal applications may be warranted for future funding consideration. View the final report for the project, called Assessing the Need to Modernize Water Penetration Resistance Test Procedures, PO Number C07078: </w:t>
      </w:r>
      <w:hyperlink r:id="rId1" w:history="1">
        <w:r w:rsidRPr="00EE645D">
          <w:rPr>
            <w:rStyle w:val="Hyperlink"/>
          </w:rPr>
          <w:t>https://www.floridabuilding.org/fbc/publications/Research_2022-2023/Final_Report-Assessing_the_Need_to_Modernize_Water_Penetration_Resistance_Test_Procedures_R01.pdf</w:t>
        </w:r>
      </w:hyperlink>
    </w:p>
  </w:comment>
  <w:comment w:id="6" w:author="Omar Nofal" w:date="2024-10-03T15:26:00Z" w:initials="ON">
    <w:p w14:paraId="4E4AB1E6" w14:textId="77777777" w:rsidR="008E3C9B" w:rsidRDefault="008E3C9B" w:rsidP="008E3C9B">
      <w:pPr>
        <w:pStyle w:val="CommentText"/>
      </w:pPr>
      <w:r>
        <w:rPr>
          <w:rStyle w:val="CommentReference"/>
        </w:rPr>
        <w:annotationRef/>
      </w:r>
      <w:r>
        <w:t xml:space="preserve">We will review this report and include as a part of the literature. </w:t>
      </w:r>
    </w:p>
  </w:comment>
  <w:comment w:id="7" w:author="Daniel Stein" w:date="2024-10-07T13:28:00Z" w:initials="DS">
    <w:p w14:paraId="34391BEE" w14:textId="49FFF40F" w:rsidR="00E94426" w:rsidRDefault="00E94426">
      <w:pPr>
        <w:pStyle w:val="CommentText"/>
      </w:pPr>
      <w:r>
        <w:rPr>
          <w:rStyle w:val="CommentReference"/>
        </w:rPr>
        <w:annotationRef/>
      </w:r>
      <w:r>
        <w:t>We cannot kick the can down the road on this before another disaster happens.</w:t>
      </w:r>
      <w:r w:rsidR="00666F43">
        <w:t xml:space="preserve"> There is enough data to take real action on this issue </w:t>
      </w:r>
      <w:r w:rsidR="00945049">
        <w:t>immediately</w:t>
      </w:r>
      <w:r w:rsidR="00666F43">
        <w:t>!</w:t>
      </w:r>
    </w:p>
  </w:comment>
  <w:comment w:id="8" w:author="Kathy Krafka Harkema" w:date="2024-09-24T13:56:00Z" w:initials="KK">
    <w:p w14:paraId="51D3F7AB" w14:textId="5B245A85" w:rsidR="00E81D70" w:rsidRDefault="00284C16" w:rsidP="00E81D70">
      <w:pPr>
        <w:pStyle w:val="CommentText"/>
      </w:pPr>
      <w:r>
        <w:rPr>
          <w:rStyle w:val="CommentReference"/>
        </w:rPr>
        <w:annotationRef/>
      </w:r>
      <w:r w:rsidR="00E81D70">
        <w:t xml:space="preserve">This is the incorrect reference, as Senate Bill 1178 was not the bill that passed the Florida Legislature.  SB 1178 was laid on the table and therefore should not be referenced int his report. In fact SB 1178 differs from House Bill 1021. HB 1021 which is the correct reference and the bill that passed and was signed into law by the Florida Governor. Correct the reference to remove SB 1178 and instead reference HB 1071 throughout the document. </w:t>
      </w:r>
    </w:p>
  </w:comment>
  <w:comment w:id="9" w:author="Omar Nofal" w:date="2024-10-03T15:34:00Z" w:initials="ON">
    <w:p w14:paraId="2B33EEE9" w14:textId="77777777" w:rsidR="00687B7C" w:rsidRDefault="00687B7C" w:rsidP="00687B7C">
      <w:pPr>
        <w:pStyle w:val="CommentText"/>
      </w:pPr>
      <w:r>
        <w:rPr>
          <w:rStyle w:val="CommentReference"/>
        </w:rPr>
        <w:annotationRef/>
      </w:r>
      <w:r>
        <w:t>Kathy you please share this bill highlighting its relation to sliding glass doors.</w:t>
      </w:r>
    </w:p>
  </w:comment>
  <w:comment w:id="10" w:author="Daniel Stein" w:date="2024-10-07T13:13:00Z" w:initials="DS">
    <w:p w14:paraId="50AC8D5F" w14:textId="07CB5355" w:rsidR="003D67D4" w:rsidRDefault="003D67D4">
      <w:pPr>
        <w:pStyle w:val="CommentText"/>
      </w:pPr>
      <w:r>
        <w:rPr>
          <w:rStyle w:val="CommentReference"/>
        </w:rPr>
        <w:annotationRef/>
      </w:r>
      <w:r>
        <w:t>An effective product can prevent water intrusion, not just reduce it</w:t>
      </w:r>
      <w:r w:rsidR="00666F43">
        <w:t>.</w:t>
      </w:r>
    </w:p>
  </w:comment>
  <w:comment w:id="11" w:author="Daniel Stein" w:date="2024-10-07T13:16:00Z" w:initials="DS">
    <w:p w14:paraId="5D56CA14" w14:textId="6CB23214" w:rsidR="00A535D5" w:rsidRDefault="00A535D5">
      <w:pPr>
        <w:pStyle w:val="CommentText"/>
      </w:pPr>
      <w:r>
        <w:rPr>
          <w:rStyle w:val="CommentReference"/>
        </w:rPr>
        <w:annotationRef/>
      </w:r>
      <w:r w:rsidR="00945049">
        <w:t>S</w:t>
      </w:r>
      <w:r>
        <w:t xml:space="preserve">liding glass doors are especially vulnerable to wind-driven rain compared to other doors due to intrusion through the tracks. </w:t>
      </w:r>
    </w:p>
  </w:comment>
  <w:comment w:id="12" w:author="Daniel Stein" w:date="2024-10-07T13:19:00Z" w:initials="DS">
    <w:p w14:paraId="7CA3DBD8" w14:textId="66BF87EF" w:rsidR="00A535D5" w:rsidRDefault="00A535D5">
      <w:pPr>
        <w:pStyle w:val="CommentText"/>
      </w:pPr>
      <w:r>
        <w:rPr>
          <w:rStyle w:val="CommentReference"/>
        </w:rPr>
        <w:annotationRef/>
      </w:r>
      <w:r>
        <w:t>The extent of damage caused by water intrusion through sliding glass doors is extremely serious.</w:t>
      </w:r>
      <w:r w:rsidR="00666F43">
        <w:t xml:space="preserve"> </w:t>
      </w:r>
      <w:r w:rsidR="00945049">
        <w:t>Water intrusion has destroyed the interior of many condo units.</w:t>
      </w:r>
    </w:p>
  </w:comment>
  <w:comment w:id="13" w:author="Kathy Krafka Harkema" w:date="2024-09-27T13:24:00Z" w:initials="KK">
    <w:p w14:paraId="09E88E96" w14:textId="20EB81BB" w:rsidR="00E81D70" w:rsidRDefault="0046309A" w:rsidP="00E81D70">
      <w:pPr>
        <w:pStyle w:val="CommentText"/>
      </w:pPr>
      <w:r>
        <w:rPr>
          <w:rStyle w:val="CommentReference"/>
        </w:rPr>
        <w:annotationRef/>
      </w:r>
      <w:r w:rsidR="00E81D70">
        <w:t xml:space="preserve">Provide a link to any forensic data that substantiates this claim. The side effects of water intrusion may have many sources from building envelope penetration in hurricanes, not only from sliding glass doors. </w:t>
      </w:r>
    </w:p>
  </w:comment>
  <w:comment w:id="14" w:author="Omar Nofal" w:date="2024-10-03T15:43:00Z" w:initials="ON">
    <w:p w14:paraId="40BFD79A" w14:textId="77777777" w:rsidR="007C2229" w:rsidRDefault="007C2229" w:rsidP="007C2229">
      <w:pPr>
        <w:pStyle w:val="CommentText"/>
      </w:pPr>
      <w:r>
        <w:rPr>
          <w:rStyle w:val="CommentReference"/>
        </w:rPr>
        <w:annotationRef/>
      </w:r>
      <w:r>
        <w:t xml:space="preserve">Mostafa, please provide any links or reports that supports this. Includes any reports from hurricane Irma. </w:t>
      </w:r>
    </w:p>
  </w:comment>
  <w:comment w:id="15" w:author="Mostafa Sameer" w:date="2024-10-13T13:55:00Z" w:initials="MS">
    <w:p w14:paraId="5D1F4BEA" w14:textId="77777777" w:rsidR="00A6134D" w:rsidRDefault="00884C37" w:rsidP="00A6134D">
      <w:pPr>
        <w:pStyle w:val="CommentText"/>
      </w:pPr>
      <w:r>
        <w:rPr>
          <w:rStyle w:val="CommentReference"/>
        </w:rPr>
        <w:annotationRef/>
      </w:r>
      <w:r w:rsidR="00A6134D">
        <w:rPr>
          <w:b/>
          <w:bCs/>
        </w:rPr>
        <w:t>Mitigation Assessment Team Report: Hurricanes Irma and Maria in Puerto Rico</w:t>
      </w:r>
      <w:r w:rsidR="00A6134D">
        <w:rPr>
          <w:b/>
          <w:bCs/>
        </w:rPr>
        <w:br/>
      </w:r>
      <w:r w:rsidR="00A6134D">
        <w:t>Numerous buildings showed water penetration from wind-driven rain, particularly through unsealed window frames and leaking roofs (FEMA, n.d.-a). However, infiltration was negligible in buildings with impact-resistant windows and high-quality seals, indicating that appropriate design and material selection can reduce this risk.</w:t>
      </w:r>
    </w:p>
    <w:p w14:paraId="7C7D9FFC" w14:textId="77777777" w:rsidR="00A6134D" w:rsidRDefault="00A6134D" w:rsidP="00A6134D">
      <w:pPr>
        <w:pStyle w:val="CommentText"/>
      </w:pPr>
      <w:r>
        <w:t>These doors were vulnerable to strikes from debris and wind. Sliding glass doors sustained significant damage in many buildings, which, without premium materials or impact-resistant designs, could have resulted in water penetration and structural collapse (FEMA, n.d.-b) [8].</w:t>
      </w:r>
    </w:p>
  </w:comment>
  <w:comment w:id="16" w:author="Daniel Stein" w:date="2024-10-07T13:23:00Z" w:initials="DS">
    <w:p w14:paraId="7CC05B4A" w14:textId="44E91F83" w:rsidR="00A535D5" w:rsidRDefault="00A535D5">
      <w:pPr>
        <w:pStyle w:val="CommentText"/>
      </w:pPr>
      <w:r>
        <w:rPr>
          <w:rStyle w:val="CommentReference"/>
        </w:rPr>
        <w:annotationRef/>
      </w:r>
      <w:r>
        <w:t>This needs to happen now! We cannot wait another 3 years! We need an expedited approval process that qualifies for MySafeFlorida.</w:t>
      </w:r>
      <w:r w:rsidR="00666F43">
        <w:t xml:space="preserve"> </w:t>
      </w:r>
      <w:r w:rsidR="00945049">
        <w:t>The Storm Armour test at FIU encompassed</w:t>
      </w:r>
      <w:r w:rsidR="00666F43">
        <w:t xml:space="preserve"> 4 </w:t>
      </w:r>
      <w:r w:rsidR="00945049">
        <w:t>sliding doors from 3 different manufacturers</w:t>
      </w:r>
      <w:r w:rsidR="00666F43">
        <w:t xml:space="preserve"> </w:t>
      </w:r>
      <w:r w:rsidR="00945049">
        <w:t xml:space="preserve">and </w:t>
      </w:r>
      <w:r w:rsidR="00666F43">
        <w:t>took 8 months of planning</w:t>
      </w:r>
      <w:r w:rsidR="00945049">
        <w:t xml:space="preserve"> and design, with a </w:t>
      </w:r>
      <w:r w:rsidR="00666F43">
        <w:t xml:space="preserve">cost </w:t>
      </w:r>
      <w:r w:rsidR="00945049">
        <w:t xml:space="preserve">of </w:t>
      </w:r>
      <w:r w:rsidR="00666F43">
        <w:t>over $500,000.</w:t>
      </w:r>
      <w:r>
        <w:t xml:space="preserve"> </w:t>
      </w:r>
    </w:p>
  </w:comment>
  <w:comment w:id="17" w:author="Kathy Krafka Harkema" w:date="2024-09-24T12:44:00Z" w:initials="KK">
    <w:p w14:paraId="7DDB789B" w14:textId="485049FC" w:rsidR="002514DD" w:rsidRDefault="002514DD" w:rsidP="002514DD">
      <w:pPr>
        <w:pStyle w:val="CommentText"/>
      </w:pPr>
      <w:r>
        <w:rPr>
          <w:rStyle w:val="CommentReference"/>
        </w:rPr>
        <w:annotationRef/>
      </w:r>
      <w:r>
        <w:t>Meeting was held 9/12, from 11 a.m.-12 p.m. Eastern.</w:t>
      </w:r>
    </w:p>
  </w:comment>
  <w:comment w:id="18" w:author="Kathy Krafka Harkema" w:date="2024-09-24T15:10:00Z" w:initials="KK">
    <w:p w14:paraId="2FB08BA5" w14:textId="77777777" w:rsidR="0057226B" w:rsidRDefault="0057226B" w:rsidP="0057226B">
      <w:pPr>
        <w:pStyle w:val="CommentText"/>
      </w:pPr>
      <w:r>
        <w:rPr>
          <w:rStyle w:val="CommentReference"/>
        </w:rPr>
        <w:annotationRef/>
      </w:r>
      <w:r>
        <w:t>Due to the lack of time to procure products, no commercial products were included in the study. Any future studies of this type should include products intended for commercial applications. In addition, the number of products tested was very small and did not represent a statistically significant sample size.</w:t>
      </w:r>
    </w:p>
    <w:p w14:paraId="22EA0F7C" w14:textId="77777777" w:rsidR="0057226B" w:rsidRDefault="0057226B" w:rsidP="0057226B">
      <w:pPr>
        <w:pStyle w:val="CommentText"/>
      </w:pPr>
    </w:p>
    <w:p w14:paraId="0860DA06" w14:textId="77777777" w:rsidR="0057226B" w:rsidRDefault="0057226B" w:rsidP="0057226B">
      <w:pPr>
        <w:pStyle w:val="CommentText"/>
      </w:pPr>
      <w:r>
        <w:t xml:space="preserve">Plus, many of the products tested came from big box stores, meaning they were handled multiple times which can impact their intactness and performance. Product selection for certification testing is critical is essential to make sure that products meet necessary conditions before testing occurred, and that the product is designed as certified. Time and budget constraints limited and impacted product testing options and choices for the U of F study. </w:t>
      </w:r>
    </w:p>
    <w:p w14:paraId="0698C0B8" w14:textId="77777777" w:rsidR="0057226B" w:rsidRDefault="0057226B" w:rsidP="0057226B">
      <w:pPr>
        <w:pStyle w:val="CommentText"/>
      </w:pPr>
    </w:p>
    <w:p w14:paraId="2D261096" w14:textId="77777777" w:rsidR="0057226B" w:rsidRDefault="0057226B" w:rsidP="0057226B">
      <w:pPr>
        <w:pStyle w:val="CommentText"/>
      </w:pPr>
      <w:r>
        <w:t xml:space="preserve">Also, it is important to note that impact-resistance and shutter tests are not to be the focus of this literature review. The intent of this study is to be on water penetration and these sections need to be rewritten to accurately and more appropriately speak to limit to the intended focus of water testing standards, as part of the focus on review on existing literature and standards for water penetration testing for sliding glass doors. </w:t>
      </w:r>
    </w:p>
    <w:p w14:paraId="285717BF" w14:textId="77777777" w:rsidR="0057226B" w:rsidRDefault="0057226B" w:rsidP="0057226B">
      <w:pPr>
        <w:pStyle w:val="CommentText"/>
      </w:pPr>
    </w:p>
    <w:p w14:paraId="3036B847" w14:textId="77777777" w:rsidR="0057226B" w:rsidRDefault="0057226B" w:rsidP="0057226B">
      <w:pPr>
        <w:pStyle w:val="CommentText"/>
      </w:pPr>
      <w:r>
        <w:t>Question for consideration: Does it matter what testing is done in terms of air and structural aspects when the focus is to be on water testing?</w:t>
      </w:r>
    </w:p>
    <w:p w14:paraId="3E4856FB" w14:textId="77777777" w:rsidR="0057226B" w:rsidRDefault="0057226B" w:rsidP="0057226B">
      <w:pPr>
        <w:pStyle w:val="CommentText"/>
      </w:pPr>
    </w:p>
    <w:p w14:paraId="47805EFA" w14:textId="77777777" w:rsidR="0057226B" w:rsidRDefault="0057226B" w:rsidP="0057226B">
      <w:pPr>
        <w:pStyle w:val="CommentText"/>
      </w:pPr>
      <w:r>
        <w:t xml:space="preserve">It is also important to note that manufacturers supplying products for Florida product approval may use NAFS or TAS, and therefore, we have included both NAFS and the relevant TAS standard in the list of references for this project. </w:t>
      </w:r>
    </w:p>
  </w:comment>
  <w:comment w:id="19" w:author="Omar Nofal" w:date="2024-10-03T16:28:00Z" w:initials="ON">
    <w:p w14:paraId="43CC38ED" w14:textId="77777777" w:rsidR="005D6A3C" w:rsidRDefault="005D6A3C" w:rsidP="005D6A3C">
      <w:pPr>
        <w:pStyle w:val="CommentText"/>
      </w:pPr>
      <w:r>
        <w:rPr>
          <w:rStyle w:val="CommentReference"/>
        </w:rPr>
        <w:annotationRef/>
      </w:r>
      <w:r>
        <w:t xml:space="preserve">I see the comment is not relevant to what has been addressed in the report. This recommendation is made by Dr. Catarelli based on the outcomes from a previous project funded by the FBC. We will check both standards NAFS or TAS. </w:t>
      </w:r>
    </w:p>
  </w:comment>
  <w:comment w:id="20" w:author="Kathy Krafka Harkema" w:date="2024-09-24T14:10:00Z" w:initials="KK">
    <w:p w14:paraId="7F75020C" w14:textId="7B94AB05" w:rsidR="00AA373A" w:rsidRDefault="00AA373A" w:rsidP="00AA373A">
      <w:pPr>
        <w:pStyle w:val="CommentText"/>
      </w:pPr>
      <w:r>
        <w:rPr>
          <w:rStyle w:val="CommentReference"/>
        </w:rPr>
        <w:annotationRef/>
      </w:r>
      <w:r>
        <w:t xml:space="preserve">This statement is purely speculation and is not part of the scope of this literature review and therefore should be stricken. </w:t>
      </w:r>
    </w:p>
  </w:comment>
  <w:comment w:id="21" w:author="Omar Nofal" w:date="2024-10-03T20:23:00Z" w:initials="ON">
    <w:p w14:paraId="532B81E9" w14:textId="77777777" w:rsidR="00063AF5" w:rsidRDefault="00063AF5" w:rsidP="00063AF5">
      <w:pPr>
        <w:pStyle w:val="CommentText"/>
      </w:pPr>
      <w:r>
        <w:rPr>
          <w:rStyle w:val="CommentReference"/>
        </w:rPr>
        <w:annotationRef/>
      </w:r>
      <w:r>
        <w:t xml:space="preserve">The statement is based on academic published peer-reviewed research done by Dr. Chowdhury. We will add the citations in the reviewed report. </w:t>
      </w:r>
      <w:r>
        <w:br/>
      </w:r>
      <w:r>
        <w:br/>
        <w:t>Mostafa can you please cite this paper and this report here:</w:t>
      </w:r>
      <w:r>
        <w:br/>
      </w:r>
      <w:hyperlink r:id="rId2" w:history="1">
        <w:r w:rsidRPr="00F51C81">
          <w:rPr>
            <w:rStyle w:val="Hyperlink"/>
          </w:rPr>
          <w:t>https://koreascience.kr/article/JAKO202410657639678.page</w:t>
        </w:r>
      </w:hyperlink>
      <w:r>
        <w:br/>
      </w:r>
      <w:hyperlink r:id="rId3" w:history="1">
        <w:r w:rsidRPr="00F51C81">
          <w:rPr>
            <w:rStyle w:val="Hyperlink"/>
          </w:rPr>
          <w:t>https://www.researchgate.net/publication/372505014_QUANTIFICATION_OF_WIND_DRIVEN_RAIN_WDR_INTRUSION_THROUGH_SHUTTERED_SLIDING_GLASS_DOOR_SYSTEMS_FINAL_REPORT</w:t>
        </w:r>
      </w:hyperlink>
      <w:r>
        <w:t xml:space="preserve">  </w:t>
      </w:r>
    </w:p>
  </w:comment>
  <w:comment w:id="22" w:author="Daniel Stein" w:date="2024-10-07T14:07:00Z" w:initials="DS">
    <w:p w14:paraId="0F1AE245" w14:textId="209BACFB" w:rsidR="005B286F" w:rsidRDefault="005B286F">
      <w:pPr>
        <w:pStyle w:val="CommentText"/>
      </w:pPr>
      <w:r>
        <w:rPr>
          <w:rStyle w:val="CommentReference"/>
        </w:rPr>
        <w:annotationRef/>
      </w:r>
      <w:r>
        <w:t xml:space="preserve">This is not speculation and 100% what this report was supposed to deal with. </w:t>
      </w:r>
    </w:p>
  </w:comment>
  <w:comment w:id="23" w:author="Kathy Krafka Harkema" w:date="2024-09-24T15:12:00Z" w:initials="KK">
    <w:p w14:paraId="49121A2D" w14:textId="619EF49C" w:rsidR="00F07493" w:rsidRDefault="00F07493" w:rsidP="00F07493">
      <w:pPr>
        <w:pStyle w:val="CommentText"/>
      </w:pPr>
      <w:r>
        <w:rPr>
          <w:rStyle w:val="CommentReference"/>
        </w:rPr>
        <w:annotationRef/>
      </w:r>
      <w:r>
        <w:t>Are products actually certified in Florida as hurricane-resistant or is a more appropriate term impact-resistant?</w:t>
      </w:r>
    </w:p>
  </w:comment>
  <w:comment w:id="24" w:author="Omar Nofal" w:date="2024-10-03T21:00:00Z" w:initials="ON">
    <w:p w14:paraId="421682A8" w14:textId="77777777" w:rsidR="00F726DA" w:rsidRDefault="00F726DA" w:rsidP="00F726DA">
      <w:pPr>
        <w:pStyle w:val="CommentText"/>
      </w:pPr>
      <w:r>
        <w:rPr>
          <w:rStyle w:val="CommentReference"/>
        </w:rPr>
        <w:annotationRef/>
      </w:r>
      <w:r>
        <w:t>The term was changed to impact-resistant</w:t>
      </w:r>
    </w:p>
  </w:comment>
  <w:comment w:id="25" w:author="Kathy Krafka Harkema" w:date="2024-09-24T15:16:00Z" w:initials="KK">
    <w:p w14:paraId="2874E19E" w14:textId="37ECC2BB" w:rsidR="00F07493" w:rsidRDefault="00F07493" w:rsidP="00F07493">
      <w:pPr>
        <w:pStyle w:val="CommentText"/>
      </w:pPr>
      <w:r>
        <w:rPr>
          <w:rStyle w:val="CommentReference"/>
        </w:rPr>
        <w:annotationRef/>
      </w:r>
      <w:r>
        <w:t>Add the word “permanent” here because doors are going to deflect.</w:t>
      </w:r>
    </w:p>
  </w:comment>
  <w:comment w:id="26" w:author="Omar Nofal" w:date="2024-10-03T21:01:00Z" w:initials="ON">
    <w:p w14:paraId="552E5D25" w14:textId="77777777" w:rsidR="00F726DA" w:rsidRDefault="00F726DA" w:rsidP="00F726DA">
      <w:pPr>
        <w:pStyle w:val="CommentText"/>
      </w:pPr>
      <w:r>
        <w:rPr>
          <w:rStyle w:val="CommentReference"/>
        </w:rPr>
        <w:annotationRef/>
      </w:r>
      <w:r>
        <w:t>Accepted</w:t>
      </w:r>
    </w:p>
  </w:comment>
  <w:comment w:id="33" w:author="Kathy Krafka Harkema" w:date="2024-09-24T13:03:00Z" w:initials="KK">
    <w:p w14:paraId="4E20837C" w14:textId="18CCF13E" w:rsidR="0046309A" w:rsidRDefault="00526207" w:rsidP="0046309A">
      <w:pPr>
        <w:pStyle w:val="CommentText"/>
      </w:pPr>
      <w:r>
        <w:rPr>
          <w:rStyle w:val="CommentReference"/>
        </w:rPr>
        <w:annotationRef/>
      </w:r>
      <w:r w:rsidR="0046309A">
        <w:t>What reports? What recommendations? Are those yet to be determined by the TAC? If so, please clarify this section so that is clear.</w:t>
      </w:r>
    </w:p>
  </w:comment>
  <w:comment w:id="34" w:author="Omar Nofal" w:date="2024-10-03T21:21:00Z" w:initials="ON">
    <w:p w14:paraId="56B641AE" w14:textId="77777777" w:rsidR="00724C7B" w:rsidRDefault="00724C7B" w:rsidP="00724C7B">
      <w:pPr>
        <w:pStyle w:val="CommentText"/>
      </w:pPr>
      <w:r>
        <w:rPr>
          <w:rStyle w:val="CommentReference"/>
        </w:rPr>
        <w:annotationRef/>
      </w:r>
      <w:r>
        <w:t xml:space="preserve">This sections clarify the focus of the literature in terms of what reports and standards will be reviewed by the team. </w:t>
      </w:r>
    </w:p>
  </w:comment>
  <w:comment w:id="35" w:author="Mostafa Sameer" w:date="2024-10-13T14:37:00Z" w:initials="MS">
    <w:p w14:paraId="5C4E2488" w14:textId="77777777" w:rsidR="00F609B4" w:rsidRDefault="00AE16B4" w:rsidP="00F609B4">
      <w:pPr>
        <w:pStyle w:val="CommentText"/>
      </w:pPr>
      <w:r>
        <w:rPr>
          <w:rStyle w:val="CommentReference"/>
        </w:rPr>
        <w:annotationRef/>
      </w:r>
      <w:r w:rsidR="00F609B4">
        <w:t xml:space="preserve">Just following up to let you know that I haven’t received any documents related to this reference yet. I’ve already emailed Kathy about it, with you cc’d, but haven’t received a response. I’d appreciate any guidance on how to proceed. </w:t>
      </w:r>
    </w:p>
  </w:comment>
  <w:comment w:id="36" w:author="Kathy Krafka Harkema" w:date="2024-09-24T14:50:00Z" w:initials="KK">
    <w:p w14:paraId="521DADB8" w14:textId="537805BA" w:rsidR="005668C4" w:rsidRDefault="0052793A" w:rsidP="005668C4">
      <w:pPr>
        <w:pStyle w:val="CommentText"/>
      </w:pPr>
      <w:r>
        <w:rPr>
          <w:rStyle w:val="CommentReference"/>
        </w:rPr>
        <w:annotationRef/>
      </w:r>
      <w:r w:rsidR="005668C4">
        <w:t xml:space="preserve">If the FEMA report is included, it is important to note that none of the FEMA report’s recommendations called for changes to standards, or for adding an after market device. </w:t>
      </w:r>
    </w:p>
  </w:comment>
  <w:comment w:id="37" w:author="Omar Nofal" w:date="2024-10-03T23:09:00Z" w:initials="ON">
    <w:p w14:paraId="478A707E" w14:textId="77777777" w:rsidR="00E820D2" w:rsidRDefault="00E820D2" w:rsidP="00E820D2">
      <w:pPr>
        <w:pStyle w:val="CommentText"/>
      </w:pPr>
      <w:r>
        <w:rPr>
          <w:rStyle w:val="CommentReference"/>
        </w:rPr>
        <w:annotationRef/>
      </w:r>
      <w:r>
        <w:t xml:space="preserve">We will add the FEMA reports that emphasize the inadequacy of the current standards and  explicitly recommend that the current standards needs to be modified. </w:t>
      </w:r>
      <w:r>
        <w:br/>
      </w:r>
      <w:r>
        <w:br/>
        <w:t>Mostafa, please cite the below FEMA reports and include them references below for hurricane Michael, Irma, and Ian:</w:t>
      </w:r>
      <w:r>
        <w:br/>
      </w:r>
      <w:hyperlink r:id="rId4" w:history="1">
        <w:r w:rsidRPr="00CD4B42">
          <w:rPr>
            <w:rStyle w:val="Hyperlink"/>
          </w:rPr>
          <w:t>https://www.fema.gov/sites/default/files/2020-07/mat-report_hurricane-harvey-texas.pdf</w:t>
        </w:r>
      </w:hyperlink>
      <w:r>
        <w:br/>
      </w:r>
      <w:hyperlink r:id="rId5" w:history="1">
        <w:r w:rsidRPr="00CD4B42">
          <w:rPr>
            <w:rStyle w:val="Hyperlink"/>
          </w:rPr>
          <w:t>https://www.fema.gov/sites/default/files/documents/fema_mat-hurricane-ian-recovery-advisory-3.pdf</w:t>
        </w:r>
      </w:hyperlink>
      <w:r>
        <w:br/>
      </w:r>
      <w:hyperlink r:id="rId6" w:history="1">
        <w:r w:rsidRPr="00CD4B42">
          <w:rPr>
            <w:rStyle w:val="Hyperlink"/>
          </w:rPr>
          <w:t>https://www.fema.gov/sites/default/files/documents/fema_rm-hurriance-ian-mat-report-12-2023.pdf</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A545390" w15:done="0"/>
  <w15:commentEx w15:paraId="6CABC987" w15:done="0"/>
  <w15:commentEx w15:paraId="7BB05589" w15:paraIdParent="6CABC987" w15:done="0"/>
  <w15:commentEx w15:paraId="0B20EEA3" w15:done="0"/>
  <w15:commentEx w15:paraId="4E4AB1E6" w15:paraIdParent="0B20EEA3" w15:done="0"/>
  <w15:commentEx w15:paraId="34391BEE" w15:done="0"/>
  <w15:commentEx w15:paraId="51D3F7AB" w15:done="0"/>
  <w15:commentEx w15:paraId="2B33EEE9" w15:paraIdParent="51D3F7AB" w15:done="0"/>
  <w15:commentEx w15:paraId="50AC8D5F" w15:done="0"/>
  <w15:commentEx w15:paraId="5D56CA14" w15:done="0"/>
  <w15:commentEx w15:paraId="7CA3DBD8" w15:done="0"/>
  <w15:commentEx w15:paraId="09E88E96" w15:done="0"/>
  <w15:commentEx w15:paraId="40BFD79A" w15:paraIdParent="09E88E96" w15:done="0"/>
  <w15:commentEx w15:paraId="7C7D9FFC" w15:paraIdParent="09E88E96" w15:done="0"/>
  <w15:commentEx w15:paraId="7CC05B4A" w15:done="0"/>
  <w15:commentEx w15:paraId="7DDB789B" w15:done="0"/>
  <w15:commentEx w15:paraId="47805EFA" w15:done="0"/>
  <w15:commentEx w15:paraId="43CC38ED" w15:paraIdParent="47805EFA" w15:done="0"/>
  <w15:commentEx w15:paraId="7F75020C" w15:done="0"/>
  <w15:commentEx w15:paraId="532B81E9" w15:paraIdParent="7F75020C" w15:done="0"/>
  <w15:commentEx w15:paraId="0F1AE245" w15:paraIdParent="7F75020C" w15:done="0"/>
  <w15:commentEx w15:paraId="49121A2D" w15:done="0"/>
  <w15:commentEx w15:paraId="421682A8" w15:paraIdParent="49121A2D" w15:done="0"/>
  <w15:commentEx w15:paraId="2874E19E" w15:done="0"/>
  <w15:commentEx w15:paraId="552E5D25" w15:paraIdParent="2874E19E" w15:done="0"/>
  <w15:commentEx w15:paraId="4E20837C" w15:done="0"/>
  <w15:commentEx w15:paraId="56B641AE" w15:paraIdParent="4E20837C" w15:done="0"/>
  <w15:commentEx w15:paraId="5C4E2488" w15:done="0"/>
  <w15:commentEx w15:paraId="521DADB8" w15:done="0"/>
  <w15:commentEx w15:paraId="478A707E" w15:paraIdParent="521DAD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AE5C57" w16cex:dateUtc="2024-10-07T17:10:00Z"/>
  <w16cex:commentExtensible w16cex:durableId="4842185F" w16cex:dateUtc="2024-09-24T19:10:00Z"/>
  <w16cex:commentExtensible w16cex:durableId="5AB46108" w16cex:dateUtc="2024-10-03T19:19:00Z"/>
  <w16cex:commentExtensible w16cex:durableId="52728093" w16cex:dateUtc="2024-09-24T18:52:00Z"/>
  <w16cex:commentExtensible w16cex:durableId="6D138A3C" w16cex:dateUtc="2024-10-03T19:26:00Z"/>
  <w16cex:commentExtensible w16cex:durableId="2AAE606E" w16cex:dateUtc="2024-10-07T17:28:00Z"/>
  <w16cex:commentExtensible w16cex:durableId="114E391B" w16cex:dateUtc="2024-09-24T18:56:00Z"/>
  <w16cex:commentExtensible w16cex:durableId="22046093" w16cex:dateUtc="2024-10-03T19:34:00Z"/>
  <w16cex:commentExtensible w16cex:durableId="2AAE5CE0" w16cex:dateUtc="2024-10-07T17:13:00Z"/>
  <w16cex:commentExtensible w16cex:durableId="2AAE5D9E" w16cex:dateUtc="2024-10-07T17:16:00Z"/>
  <w16cex:commentExtensible w16cex:durableId="2AAE5E5D" w16cex:dateUtc="2024-10-07T17:19:00Z"/>
  <w16cex:commentExtensible w16cex:durableId="1AB18FD3" w16cex:dateUtc="2024-09-27T18:24:00Z"/>
  <w16cex:commentExtensible w16cex:durableId="4E24F165" w16cex:dateUtc="2024-10-03T19:43:00Z"/>
  <w16cex:commentExtensible w16cex:durableId="705338D2" w16cex:dateUtc="2024-10-13T17:55:00Z"/>
  <w16cex:commentExtensible w16cex:durableId="2AAE5F40" w16cex:dateUtc="2024-10-07T17:23:00Z"/>
  <w16cex:commentExtensible w16cex:durableId="5D9EF556" w16cex:dateUtc="2024-09-24T17:44:00Z"/>
  <w16cex:commentExtensible w16cex:durableId="0EE1BF4C" w16cex:dateUtc="2024-09-24T20:10:00Z"/>
  <w16cex:commentExtensible w16cex:durableId="24A8BE59" w16cex:dateUtc="2024-10-03T20:28:00Z"/>
  <w16cex:commentExtensible w16cex:durableId="4E33B2E4" w16cex:dateUtc="2024-09-24T19:10:00Z"/>
  <w16cex:commentExtensible w16cex:durableId="55C19A86" w16cex:dateUtc="2024-10-04T00:23:00Z"/>
  <w16cex:commentExtensible w16cex:durableId="2AAE69A2" w16cex:dateUtc="2024-10-07T18:07:00Z"/>
  <w16cex:commentExtensible w16cex:durableId="4D0A0C72" w16cex:dateUtc="2024-09-24T20:12:00Z"/>
  <w16cex:commentExtensible w16cex:durableId="0A88EED2" w16cex:dateUtc="2024-10-04T01:00:00Z"/>
  <w16cex:commentExtensible w16cex:durableId="5950445A" w16cex:dateUtc="2024-09-24T20:16:00Z"/>
  <w16cex:commentExtensible w16cex:durableId="7F37BA19" w16cex:dateUtc="2024-10-04T01:01:00Z"/>
  <w16cex:commentExtensible w16cex:durableId="49AB59FE" w16cex:dateUtc="2024-09-24T18:03:00Z"/>
  <w16cex:commentExtensible w16cex:durableId="2C1A86FD" w16cex:dateUtc="2024-10-04T01:21:00Z"/>
  <w16cex:commentExtensible w16cex:durableId="692E3E34" w16cex:dateUtc="2024-10-13T18:37:00Z"/>
  <w16cex:commentExtensible w16cex:durableId="52379ED9" w16cex:dateUtc="2024-09-24T19:50:00Z"/>
  <w16cex:commentExtensible w16cex:durableId="0496780D" w16cex:dateUtc="2024-10-04T0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A545390" w16cid:durableId="2AAE5C57"/>
  <w16cid:commentId w16cid:paraId="6CABC987" w16cid:durableId="4842185F"/>
  <w16cid:commentId w16cid:paraId="7BB05589" w16cid:durableId="5AB46108"/>
  <w16cid:commentId w16cid:paraId="0B20EEA3" w16cid:durableId="52728093"/>
  <w16cid:commentId w16cid:paraId="4E4AB1E6" w16cid:durableId="6D138A3C"/>
  <w16cid:commentId w16cid:paraId="34391BEE" w16cid:durableId="2AAE606E"/>
  <w16cid:commentId w16cid:paraId="51D3F7AB" w16cid:durableId="114E391B"/>
  <w16cid:commentId w16cid:paraId="2B33EEE9" w16cid:durableId="22046093"/>
  <w16cid:commentId w16cid:paraId="50AC8D5F" w16cid:durableId="2AAE5CE0"/>
  <w16cid:commentId w16cid:paraId="5D56CA14" w16cid:durableId="2AAE5D9E"/>
  <w16cid:commentId w16cid:paraId="7CA3DBD8" w16cid:durableId="2AAE5E5D"/>
  <w16cid:commentId w16cid:paraId="09E88E96" w16cid:durableId="1AB18FD3"/>
  <w16cid:commentId w16cid:paraId="40BFD79A" w16cid:durableId="4E24F165"/>
  <w16cid:commentId w16cid:paraId="7C7D9FFC" w16cid:durableId="705338D2"/>
  <w16cid:commentId w16cid:paraId="7CC05B4A" w16cid:durableId="2AAE5F40"/>
  <w16cid:commentId w16cid:paraId="7DDB789B" w16cid:durableId="5D9EF556"/>
  <w16cid:commentId w16cid:paraId="47805EFA" w16cid:durableId="0EE1BF4C"/>
  <w16cid:commentId w16cid:paraId="43CC38ED" w16cid:durableId="24A8BE59"/>
  <w16cid:commentId w16cid:paraId="7F75020C" w16cid:durableId="4E33B2E4"/>
  <w16cid:commentId w16cid:paraId="532B81E9" w16cid:durableId="55C19A86"/>
  <w16cid:commentId w16cid:paraId="0F1AE245" w16cid:durableId="2AAE69A2"/>
  <w16cid:commentId w16cid:paraId="49121A2D" w16cid:durableId="4D0A0C72"/>
  <w16cid:commentId w16cid:paraId="421682A8" w16cid:durableId="0A88EED2"/>
  <w16cid:commentId w16cid:paraId="2874E19E" w16cid:durableId="5950445A"/>
  <w16cid:commentId w16cid:paraId="552E5D25" w16cid:durableId="7F37BA19"/>
  <w16cid:commentId w16cid:paraId="4E20837C" w16cid:durableId="49AB59FE"/>
  <w16cid:commentId w16cid:paraId="56B641AE" w16cid:durableId="2C1A86FD"/>
  <w16cid:commentId w16cid:paraId="5C4E2488" w16cid:durableId="692E3E34"/>
  <w16cid:commentId w16cid:paraId="521DADB8" w16cid:durableId="52379ED9"/>
  <w16cid:commentId w16cid:paraId="478A707E" w16cid:durableId="049678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E0675F" w14:textId="77777777" w:rsidR="00104C50" w:rsidRDefault="00104C50" w:rsidP="00861A26">
      <w:pPr>
        <w:spacing w:after="0" w:line="240" w:lineRule="auto"/>
      </w:pPr>
      <w:r>
        <w:separator/>
      </w:r>
    </w:p>
  </w:endnote>
  <w:endnote w:type="continuationSeparator" w:id="0">
    <w:p w14:paraId="7EF84549" w14:textId="77777777" w:rsidR="00104C50" w:rsidRDefault="00104C50" w:rsidP="00861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imesNewRoman">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100909949"/>
      <w:docPartObj>
        <w:docPartGallery w:val="Page Numbers (Bottom of Page)"/>
        <w:docPartUnique/>
      </w:docPartObj>
    </w:sdtPr>
    <w:sdtEndPr>
      <w:rPr>
        <w:noProof/>
      </w:rPr>
    </w:sdtEndPr>
    <w:sdtContent>
      <w:p w14:paraId="72AFC06C" w14:textId="1BF4FE5E" w:rsidR="00861A26" w:rsidRPr="00D51388" w:rsidRDefault="00861A26">
        <w:pPr>
          <w:pStyle w:val="Footer"/>
          <w:jc w:val="center"/>
          <w:rPr>
            <w:rFonts w:ascii="Times New Roman" w:hAnsi="Times New Roman" w:cs="Times New Roman"/>
          </w:rPr>
        </w:pPr>
        <w:r w:rsidRPr="00D51388">
          <w:rPr>
            <w:rFonts w:ascii="Times New Roman" w:hAnsi="Times New Roman" w:cs="Times New Roman"/>
          </w:rPr>
          <w:fldChar w:fldCharType="begin"/>
        </w:r>
        <w:r w:rsidRPr="00D51388">
          <w:rPr>
            <w:rFonts w:ascii="Times New Roman" w:hAnsi="Times New Roman" w:cs="Times New Roman"/>
          </w:rPr>
          <w:instrText xml:space="preserve"> PAGE   \* MERGEFORMAT </w:instrText>
        </w:r>
        <w:r w:rsidRPr="00D51388">
          <w:rPr>
            <w:rFonts w:ascii="Times New Roman" w:hAnsi="Times New Roman" w:cs="Times New Roman"/>
          </w:rPr>
          <w:fldChar w:fldCharType="separate"/>
        </w:r>
        <w:r w:rsidRPr="00D51388">
          <w:rPr>
            <w:rFonts w:ascii="Times New Roman" w:hAnsi="Times New Roman" w:cs="Times New Roman"/>
            <w:noProof/>
          </w:rPr>
          <w:t>2</w:t>
        </w:r>
        <w:r w:rsidRPr="00D51388">
          <w:rPr>
            <w:rFonts w:ascii="Times New Roman" w:hAnsi="Times New Roman" w:cs="Times New Roman"/>
            <w:noProof/>
          </w:rPr>
          <w:fldChar w:fldCharType="end"/>
        </w:r>
      </w:p>
    </w:sdtContent>
  </w:sdt>
  <w:p w14:paraId="0CAF3DD2" w14:textId="77777777" w:rsidR="00861A26" w:rsidRPr="00D51388" w:rsidRDefault="00861A2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3C63F1" w14:textId="77777777" w:rsidR="00104C50" w:rsidRDefault="00104C50" w:rsidP="00861A26">
      <w:pPr>
        <w:spacing w:after="0" w:line="240" w:lineRule="auto"/>
      </w:pPr>
      <w:r>
        <w:separator/>
      </w:r>
    </w:p>
  </w:footnote>
  <w:footnote w:type="continuationSeparator" w:id="0">
    <w:p w14:paraId="78271774" w14:textId="77777777" w:rsidR="00104C50" w:rsidRDefault="00104C50" w:rsidP="00861A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794D6A"/>
    <w:multiLevelType w:val="hybridMultilevel"/>
    <w:tmpl w:val="5E9016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B3A184B"/>
    <w:multiLevelType w:val="hybridMultilevel"/>
    <w:tmpl w:val="5E901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EC432B"/>
    <w:multiLevelType w:val="hybridMultilevel"/>
    <w:tmpl w:val="3A621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B55D76"/>
    <w:multiLevelType w:val="hybridMultilevel"/>
    <w:tmpl w:val="A8F4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C21FC8"/>
    <w:multiLevelType w:val="multilevel"/>
    <w:tmpl w:val="7374A76A"/>
    <w:lvl w:ilvl="0">
      <w:start w:val="1"/>
      <w:numFmt w:val="decimal"/>
      <w:lvlText w:val="%1."/>
      <w:lvlJc w:val="left"/>
      <w:pPr>
        <w:ind w:left="360" w:hanging="360"/>
      </w:pPr>
      <w:rPr>
        <w:rFonts w:hint="default"/>
      </w:rPr>
    </w:lvl>
    <w:lvl w:ilvl="1">
      <w:start w:val="1"/>
      <w:numFmt w:val="decimal"/>
      <w:isLgl/>
      <w:lvlText w:val="%1.%2"/>
      <w:lvlJc w:val="left"/>
      <w:pPr>
        <w:ind w:left="398" w:hanging="39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B857253"/>
    <w:multiLevelType w:val="hybridMultilevel"/>
    <w:tmpl w:val="35EE6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577F18"/>
    <w:multiLevelType w:val="multilevel"/>
    <w:tmpl w:val="434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D18EE"/>
    <w:multiLevelType w:val="hybridMultilevel"/>
    <w:tmpl w:val="5E9016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36E0670"/>
    <w:multiLevelType w:val="hybridMultilevel"/>
    <w:tmpl w:val="B2307DB0"/>
    <w:lvl w:ilvl="0" w:tplc="5448BD2E">
      <w:start w:val="1"/>
      <w:numFmt w:val="decimal"/>
      <w:lvlText w:val="%1."/>
      <w:lvlJc w:val="left"/>
      <w:pPr>
        <w:ind w:left="1080" w:hanging="360"/>
      </w:pPr>
      <w:rPr>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37E033F"/>
    <w:multiLevelType w:val="multilevel"/>
    <w:tmpl w:val="B7A852E6"/>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7C7F5C77"/>
    <w:multiLevelType w:val="hybridMultilevel"/>
    <w:tmpl w:val="EAEE75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2692168">
    <w:abstractNumId w:val="6"/>
  </w:num>
  <w:num w:numId="2" w16cid:durableId="1463425130">
    <w:abstractNumId w:val="2"/>
  </w:num>
  <w:num w:numId="3" w16cid:durableId="825049066">
    <w:abstractNumId w:val="10"/>
  </w:num>
  <w:num w:numId="4" w16cid:durableId="1322538902">
    <w:abstractNumId w:val="3"/>
  </w:num>
  <w:num w:numId="5" w16cid:durableId="1367557251">
    <w:abstractNumId w:val="8"/>
  </w:num>
  <w:num w:numId="6" w16cid:durableId="1989508941">
    <w:abstractNumId w:val="9"/>
  </w:num>
  <w:num w:numId="7" w16cid:durableId="1895191250">
    <w:abstractNumId w:val="5"/>
  </w:num>
  <w:num w:numId="8" w16cid:durableId="940797366">
    <w:abstractNumId w:val="1"/>
  </w:num>
  <w:num w:numId="9" w16cid:durableId="1204945109">
    <w:abstractNumId w:val="0"/>
  </w:num>
  <w:num w:numId="10" w16cid:durableId="977760920">
    <w:abstractNumId w:val="7"/>
  </w:num>
  <w:num w:numId="11" w16cid:durableId="137889157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ostafa Sameer">
    <w15:presenceInfo w15:providerId="AD" w15:userId="S::msame009@fiu.edu::9b4910c8-ee49-4ab9-ae17-424c04c97f6d"/>
  </w15:person>
  <w15:person w15:author="Daniel Stein">
    <w15:presenceInfo w15:providerId="None" w15:userId="Daniel Stein"/>
  </w15:person>
  <w15:person w15:author="Kathy Krafka Harkema">
    <w15:presenceInfo w15:providerId="AD" w15:userId="S::KKrafka-harkema@aamanet.org::23898b0d-9d65-40be-8ab1-127812e0e6b1"/>
  </w15:person>
  <w15:person w15:author="Omar Nofal">
    <w15:presenceInfo w15:providerId="AD" w15:userId="S::onofal@fiu.edu::b6d0f75f-b61c-4d11-9bd9-3b8f417e9a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A13"/>
    <w:rsid w:val="00011D42"/>
    <w:rsid w:val="00033E3D"/>
    <w:rsid w:val="0005648D"/>
    <w:rsid w:val="0005731D"/>
    <w:rsid w:val="00063AF5"/>
    <w:rsid w:val="00071F34"/>
    <w:rsid w:val="00074348"/>
    <w:rsid w:val="00086965"/>
    <w:rsid w:val="000B102B"/>
    <w:rsid w:val="000B31A2"/>
    <w:rsid w:val="000B5B3E"/>
    <w:rsid w:val="000C59DB"/>
    <w:rsid w:val="000E05FF"/>
    <w:rsid w:val="000F2E58"/>
    <w:rsid w:val="000F527A"/>
    <w:rsid w:val="000F6DC3"/>
    <w:rsid w:val="001004FA"/>
    <w:rsid w:val="00100A87"/>
    <w:rsid w:val="00100CF3"/>
    <w:rsid w:val="001016B5"/>
    <w:rsid w:val="001037B8"/>
    <w:rsid w:val="00104C50"/>
    <w:rsid w:val="0011420D"/>
    <w:rsid w:val="00114F5F"/>
    <w:rsid w:val="00135A09"/>
    <w:rsid w:val="0013686F"/>
    <w:rsid w:val="00141554"/>
    <w:rsid w:val="00145E9B"/>
    <w:rsid w:val="00147733"/>
    <w:rsid w:val="00151FF6"/>
    <w:rsid w:val="00152F4A"/>
    <w:rsid w:val="001535AD"/>
    <w:rsid w:val="00153FC6"/>
    <w:rsid w:val="001556F1"/>
    <w:rsid w:val="00185975"/>
    <w:rsid w:val="001A4A8F"/>
    <w:rsid w:val="001A7D96"/>
    <w:rsid w:val="001B10D1"/>
    <w:rsid w:val="001C0D32"/>
    <w:rsid w:val="001C53E5"/>
    <w:rsid w:val="001F703A"/>
    <w:rsid w:val="001F76B4"/>
    <w:rsid w:val="00200D34"/>
    <w:rsid w:val="0020104C"/>
    <w:rsid w:val="00202125"/>
    <w:rsid w:val="00204593"/>
    <w:rsid w:val="00212C3E"/>
    <w:rsid w:val="00215FFE"/>
    <w:rsid w:val="0021609C"/>
    <w:rsid w:val="00216619"/>
    <w:rsid w:val="002168CB"/>
    <w:rsid w:val="002226B7"/>
    <w:rsid w:val="00232AFA"/>
    <w:rsid w:val="00233DA6"/>
    <w:rsid w:val="002455AC"/>
    <w:rsid w:val="00245689"/>
    <w:rsid w:val="002514DD"/>
    <w:rsid w:val="00251F47"/>
    <w:rsid w:val="00255BFC"/>
    <w:rsid w:val="00260E0B"/>
    <w:rsid w:val="00262BC1"/>
    <w:rsid w:val="0026569F"/>
    <w:rsid w:val="00276175"/>
    <w:rsid w:val="002832BC"/>
    <w:rsid w:val="00284C16"/>
    <w:rsid w:val="002960A4"/>
    <w:rsid w:val="002A7D5A"/>
    <w:rsid w:val="002B1CAB"/>
    <w:rsid w:val="002C5B9F"/>
    <w:rsid w:val="002D0B94"/>
    <w:rsid w:val="002D4AC4"/>
    <w:rsid w:val="002E1E64"/>
    <w:rsid w:val="0031660A"/>
    <w:rsid w:val="00322E3E"/>
    <w:rsid w:val="00331388"/>
    <w:rsid w:val="0034085C"/>
    <w:rsid w:val="00340FC3"/>
    <w:rsid w:val="0034233D"/>
    <w:rsid w:val="00345F20"/>
    <w:rsid w:val="00346395"/>
    <w:rsid w:val="00353F90"/>
    <w:rsid w:val="00375B21"/>
    <w:rsid w:val="00382B4A"/>
    <w:rsid w:val="00397CE4"/>
    <w:rsid w:val="003A01C5"/>
    <w:rsid w:val="003A2CFB"/>
    <w:rsid w:val="003A61AA"/>
    <w:rsid w:val="003A7E8D"/>
    <w:rsid w:val="003B07AD"/>
    <w:rsid w:val="003C3BE0"/>
    <w:rsid w:val="003D39C0"/>
    <w:rsid w:val="003D43E4"/>
    <w:rsid w:val="003D4C77"/>
    <w:rsid w:val="003D67D4"/>
    <w:rsid w:val="003E0795"/>
    <w:rsid w:val="003E2425"/>
    <w:rsid w:val="003F7445"/>
    <w:rsid w:val="004005ED"/>
    <w:rsid w:val="00401A62"/>
    <w:rsid w:val="00405945"/>
    <w:rsid w:val="00414777"/>
    <w:rsid w:val="004214C9"/>
    <w:rsid w:val="00421893"/>
    <w:rsid w:val="00421CF2"/>
    <w:rsid w:val="00426BA6"/>
    <w:rsid w:val="00427392"/>
    <w:rsid w:val="0043786E"/>
    <w:rsid w:val="0044497E"/>
    <w:rsid w:val="00444BF8"/>
    <w:rsid w:val="004570FD"/>
    <w:rsid w:val="004607CA"/>
    <w:rsid w:val="0046309A"/>
    <w:rsid w:val="004638FA"/>
    <w:rsid w:val="00470C15"/>
    <w:rsid w:val="00471F4F"/>
    <w:rsid w:val="00481DD2"/>
    <w:rsid w:val="00483BC9"/>
    <w:rsid w:val="00494EAF"/>
    <w:rsid w:val="004A09A4"/>
    <w:rsid w:val="004A44E3"/>
    <w:rsid w:val="004A4876"/>
    <w:rsid w:val="004B2405"/>
    <w:rsid w:val="004B2C61"/>
    <w:rsid w:val="004B5468"/>
    <w:rsid w:val="004B6E1A"/>
    <w:rsid w:val="004D6A6D"/>
    <w:rsid w:val="004D7FFD"/>
    <w:rsid w:val="004E6CD1"/>
    <w:rsid w:val="004F1808"/>
    <w:rsid w:val="0050403F"/>
    <w:rsid w:val="00513DE1"/>
    <w:rsid w:val="00517675"/>
    <w:rsid w:val="00520967"/>
    <w:rsid w:val="00526207"/>
    <w:rsid w:val="005264AA"/>
    <w:rsid w:val="00527617"/>
    <w:rsid w:val="0052793A"/>
    <w:rsid w:val="005310BB"/>
    <w:rsid w:val="005312C1"/>
    <w:rsid w:val="0054191A"/>
    <w:rsid w:val="00547FCC"/>
    <w:rsid w:val="005518E8"/>
    <w:rsid w:val="00555D9D"/>
    <w:rsid w:val="00560A0C"/>
    <w:rsid w:val="005668C4"/>
    <w:rsid w:val="00571EC0"/>
    <w:rsid w:val="0057226B"/>
    <w:rsid w:val="00593193"/>
    <w:rsid w:val="005940A0"/>
    <w:rsid w:val="005A6779"/>
    <w:rsid w:val="005B286F"/>
    <w:rsid w:val="005C5C32"/>
    <w:rsid w:val="005C754C"/>
    <w:rsid w:val="005D4116"/>
    <w:rsid w:val="005D6A3C"/>
    <w:rsid w:val="005E1C24"/>
    <w:rsid w:val="005E3846"/>
    <w:rsid w:val="005F517F"/>
    <w:rsid w:val="005F7E6D"/>
    <w:rsid w:val="00603115"/>
    <w:rsid w:val="00603780"/>
    <w:rsid w:val="0061259B"/>
    <w:rsid w:val="0061415C"/>
    <w:rsid w:val="00617A36"/>
    <w:rsid w:val="00620B50"/>
    <w:rsid w:val="006230EA"/>
    <w:rsid w:val="006326B2"/>
    <w:rsid w:val="00654EBB"/>
    <w:rsid w:val="00665AE6"/>
    <w:rsid w:val="00666F43"/>
    <w:rsid w:val="00666FE8"/>
    <w:rsid w:val="00667077"/>
    <w:rsid w:val="0067084C"/>
    <w:rsid w:val="00686C45"/>
    <w:rsid w:val="00687B7C"/>
    <w:rsid w:val="00694C94"/>
    <w:rsid w:val="00695ECC"/>
    <w:rsid w:val="006A3472"/>
    <w:rsid w:val="006A73A7"/>
    <w:rsid w:val="006A7F1A"/>
    <w:rsid w:val="006B477C"/>
    <w:rsid w:val="006C2C4F"/>
    <w:rsid w:val="006C5029"/>
    <w:rsid w:val="006C5596"/>
    <w:rsid w:val="006C7DF2"/>
    <w:rsid w:val="006D4DBF"/>
    <w:rsid w:val="006E48D2"/>
    <w:rsid w:val="006E73EB"/>
    <w:rsid w:val="007009C5"/>
    <w:rsid w:val="007059EF"/>
    <w:rsid w:val="007079BC"/>
    <w:rsid w:val="00707F26"/>
    <w:rsid w:val="00710064"/>
    <w:rsid w:val="00717369"/>
    <w:rsid w:val="00724C7B"/>
    <w:rsid w:val="00730A6D"/>
    <w:rsid w:val="007416E0"/>
    <w:rsid w:val="00747AE0"/>
    <w:rsid w:val="00752A39"/>
    <w:rsid w:val="00755D65"/>
    <w:rsid w:val="00770691"/>
    <w:rsid w:val="007717E9"/>
    <w:rsid w:val="00773013"/>
    <w:rsid w:val="007734A7"/>
    <w:rsid w:val="007765EF"/>
    <w:rsid w:val="00782390"/>
    <w:rsid w:val="00785F3B"/>
    <w:rsid w:val="00787333"/>
    <w:rsid w:val="007874F1"/>
    <w:rsid w:val="00790A66"/>
    <w:rsid w:val="007A61E2"/>
    <w:rsid w:val="007A69FA"/>
    <w:rsid w:val="007B4AF8"/>
    <w:rsid w:val="007B6D8F"/>
    <w:rsid w:val="007C2229"/>
    <w:rsid w:val="007C3C91"/>
    <w:rsid w:val="007C4013"/>
    <w:rsid w:val="007C613A"/>
    <w:rsid w:val="007D63CC"/>
    <w:rsid w:val="008120B0"/>
    <w:rsid w:val="0082258A"/>
    <w:rsid w:val="0082598B"/>
    <w:rsid w:val="00825DAE"/>
    <w:rsid w:val="00832738"/>
    <w:rsid w:val="008333AB"/>
    <w:rsid w:val="0084016F"/>
    <w:rsid w:val="00850B79"/>
    <w:rsid w:val="00850D83"/>
    <w:rsid w:val="00854BDF"/>
    <w:rsid w:val="00860CCA"/>
    <w:rsid w:val="00861A26"/>
    <w:rsid w:val="00864B3A"/>
    <w:rsid w:val="00865A83"/>
    <w:rsid w:val="00867E94"/>
    <w:rsid w:val="00884C37"/>
    <w:rsid w:val="008876B9"/>
    <w:rsid w:val="00891CBC"/>
    <w:rsid w:val="00892418"/>
    <w:rsid w:val="00894191"/>
    <w:rsid w:val="008944DC"/>
    <w:rsid w:val="0089662A"/>
    <w:rsid w:val="008A3A1F"/>
    <w:rsid w:val="008A3C5D"/>
    <w:rsid w:val="008A4DC8"/>
    <w:rsid w:val="008B6E10"/>
    <w:rsid w:val="008D043B"/>
    <w:rsid w:val="008D2F45"/>
    <w:rsid w:val="008E3C9B"/>
    <w:rsid w:val="008E4D8F"/>
    <w:rsid w:val="008E6C8A"/>
    <w:rsid w:val="00904493"/>
    <w:rsid w:val="00913A1D"/>
    <w:rsid w:val="00923CE2"/>
    <w:rsid w:val="00926A1F"/>
    <w:rsid w:val="00931D0D"/>
    <w:rsid w:val="00932BF5"/>
    <w:rsid w:val="00943265"/>
    <w:rsid w:val="00945049"/>
    <w:rsid w:val="009550AE"/>
    <w:rsid w:val="00955A13"/>
    <w:rsid w:val="00955D2A"/>
    <w:rsid w:val="00965B7A"/>
    <w:rsid w:val="00967AC1"/>
    <w:rsid w:val="00977C1A"/>
    <w:rsid w:val="00981CA4"/>
    <w:rsid w:val="00984A59"/>
    <w:rsid w:val="00991F09"/>
    <w:rsid w:val="009C57F2"/>
    <w:rsid w:val="009C618D"/>
    <w:rsid w:val="009D7513"/>
    <w:rsid w:val="009E0BEA"/>
    <w:rsid w:val="009F4A9D"/>
    <w:rsid w:val="00A04010"/>
    <w:rsid w:val="00A05652"/>
    <w:rsid w:val="00A12C5B"/>
    <w:rsid w:val="00A16928"/>
    <w:rsid w:val="00A17152"/>
    <w:rsid w:val="00A20081"/>
    <w:rsid w:val="00A23E1A"/>
    <w:rsid w:val="00A26A9C"/>
    <w:rsid w:val="00A40DD7"/>
    <w:rsid w:val="00A42512"/>
    <w:rsid w:val="00A42667"/>
    <w:rsid w:val="00A4330D"/>
    <w:rsid w:val="00A43A10"/>
    <w:rsid w:val="00A5050F"/>
    <w:rsid w:val="00A535D5"/>
    <w:rsid w:val="00A53C9D"/>
    <w:rsid w:val="00A54892"/>
    <w:rsid w:val="00A54D6B"/>
    <w:rsid w:val="00A6134D"/>
    <w:rsid w:val="00A63502"/>
    <w:rsid w:val="00A64275"/>
    <w:rsid w:val="00A74810"/>
    <w:rsid w:val="00A75671"/>
    <w:rsid w:val="00A80823"/>
    <w:rsid w:val="00A870C4"/>
    <w:rsid w:val="00A91D43"/>
    <w:rsid w:val="00A93008"/>
    <w:rsid w:val="00A97E7F"/>
    <w:rsid w:val="00AA373A"/>
    <w:rsid w:val="00AB1752"/>
    <w:rsid w:val="00AB3A41"/>
    <w:rsid w:val="00AB4DAF"/>
    <w:rsid w:val="00AC0D40"/>
    <w:rsid w:val="00AD253B"/>
    <w:rsid w:val="00AD7C2D"/>
    <w:rsid w:val="00AE16B4"/>
    <w:rsid w:val="00AE3F51"/>
    <w:rsid w:val="00AF563E"/>
    <w:rsid w:val="00B00007"/>
    <w:rsid w:val="00B01D48"/>
    <w:rsid w:val="00B02046"/>
    <w:rsid w:val="00B05052"/>
    <w:rsid w:val="00B07C03"/>
    <w:rsid w:val="00B12D68"/>
    <w:rsid w:val="00B16189"/>
    <w:rsid w:val="00B21C10"/>
    <w:rsid w:val="00B2493C"/>
    <w:rsid w:val="00B41E3A"/>
    <w:rsid w:val="00B438F4"/>
    <w:rsid w:val="00B45CFF"/>
    <w:rsid w:val="00B51E46"/>
    <w:rsid w:val="00B57322"/>
    <w:rsid w:val="00B60E31"/>
    <w:rsid w:val="00B761E1"/>
    <w:rsid w:val="00B9045A"/>
    <w:rsid w:val="00B937EB"/>
    <w:rsid w:val="00BA372F"/>
    <w:rsid w:val="00BB24BD"/>
    <w:rsid w:val="00BB7BA6"/>
    <w:rsid w:val="00BC1E69"/>
    <w:rsid w:val="00BD1746"/>
    <w:rsid w:val="00BE3D26"/>
    <w:rsid w:val="00BF27CB"/>
    <w:rsid w:val="00BF79E1"/>
    <w:rsid w:val="00C05F2A"/>
    <w:rsid w:val="00C10B40"/>
    <w:rsid w:val="00C157AC"/>
    <w:rsid w:val="00C20B43"/>
    <w:rsid w:val="00C210CD"/>
    <w:rsid w:val="00C2247D"/>
    <w:rsid w:val="00C229F3"/>
    <w:rsid w:val="00C22CF4"/>
    <w:rsid w:val="00C366FD"/>
    <w:rsid w:val="00C37C7E"/>
    <w:rsid w:val="00C41465"/>
    <w:rsid w:val="00C42617"/>
    <w:rsid w:val="00C427F6"/>
    <w:rsid w:val="00C47DA9"/>
    <w:rsid w:val="00C5095A"/>
    <w:rsid w:val="00C608AE"/>
    <w:rsid w:val="00C7282E"/>
    <w:rsid w:val="00C739C3"/>
    <w:rsid w:val="00C74169"/>
    <w:rsid w:val="00C75FCC"/>
    <w:rsid w:val="00C824B1"/>
    <w:rsid w:val="00C86734"/>
    <w:rsid w:val="00C904D9"/>
    <w:rsid w:val="00C91A2C"/>
    <w:rsid w:val="00C93BD4"/>
    <w:rsid w:val="00CA1E7D"/>
    <w:rsid w:val="00CA2B12"/>
    <w:rsid w:val="00CB07E2"/>
    <w:rsid w:val="00CB7884"/>
    <w:rsid w:val="00CC1F1C"/>
    <w:rsid w:val="00CD38BB"/>
    <w:rsid w:val="00CD3F04"/>
    <w:rsid w:val="00CE2757"/>
    <w:rsid w:val="00CE5CD7"/>
    <w:rsid w:val="00CF1D5B"/>
    <w:rsid w:val="00D0203F"/>
    <w:rsid w:val="00D02702"/>
    <w:rsid w:val="00D1168C"/>
    <w:rsid w:val="00D200A6"/>
    <w:rsid w:val="00D27FCB"/>
    <w:rsid w:val="00D324DE"/>
    <w:rsid w:val="00D37259"/>
    <w:rsid w:val="00D440E3"/>
    <w:rsid w:val="00D51388"/>
    <w:rsid w:val="00D60555"/>
    <w:rsid w:val="00D64738"/>
    <w:rsid w:val="00D6587C"/>
    <w:rsid w:val="00D71124"/>
    <w:rsid w:val="00D758AF"/>
    <w:rsid w:val="00D810A4"/>
    <w:rsid w:val="00D86AAB"/>
    <w:rsid w:val="00D91DC5"/>
    <w:rsid w:val="00DA718E"/>
    <w:rsid w:val="00DB27A1"/>
    <w:rsid w:val="00DC37AD"/>
    <w:rsid w:val="00DC7249"/>
    <w:rsid w:val="00DC7355"/>
    <w:rsid w:val="00DD3CB0"/>
    <w:rsid w:val="00DD3F69"/>
    <w:rsid w:val="00DE43AD"/>
    <w:rsid w:val="00DF2B55"/>
    <w:rsid w:val="00DF2EF7"/>
    <w:rsid w:val="00DF6D13"/>
    <w:rsid w:val="00E00C53"/>
    <w:rsid w:val="00E02CF4"/>
    <w:rsid w:val="00E06BF7"/>
    <w:rsid w:val="00E1031F"/>
    <w:rsid w:val="00E150F8"/>
    <w:rsid w:val="00E162E1"/>
    <w:rsid w:val="00E1770D"/>
    <w:rsid w:val="00E20634"/>
    <w:rsid w:val="00E241F3"/>
    <w:rsid w:val="00E650A5"/>
    <w:rsid w:val="00E663E4"/>
    <w:rsid w:val="00E66E79"/>
    <w:rsid w:val="00E70BF8"/>
    <w:rsid w:val="00E71140"/>
    <w:rsid w:val="00E71AA0"/>
    <w:rsid w:val="00E81D70"/>
    <w:rsid w:val="00E820D2"/>
    <w:rsid w:val="00E847F0"/>
    <w:rsid w:val="00E8496F"/>
    <w:rsid w:val="00E916D4"/>
    <w:rsid w:val="00E94426"/>
    <w:rsid w:val="00E96974"/>
    <w:rsid w:val="00EA26AB"/>
    <w:rsid w:val="00EA6CA4"/>
    <w:rsid w:val="00EC3C9D"/>
    <w:rsid w:val="00EC5808"/>
    <w:rsid w:val="00ED7150"/>
    <w:rsid w:val="00ED7541"/>
    <w:rsid w:val="00EE37F2"/>
    <w:rsid w:val="00EF2A98"/>
    <w:rsid w:val="00EF5AC2"/>
    <w:rsid w:val="00EF7C48"/>
    <w:rsid w:val="00F01C8F"/>
    <w:rsid w:val="00F06A04"/>
    <w:rsid w:val="00F07493"/>
    <w:rsid w:val="00F129A5"/>
    <w:rsid w:val="00F14FBC"/>
    <w:rsid w:val="00F3569C"/>
    <w:rsid w:val="00F407E0"/>
    <w:rsid w:val="00F51F00"/>
    <w:rsid w:val="00F52071"/>
    <w:rsid w:val="00F52BE3"/>
    <w:rsid w:val="00F530BD"/>
    <w:rsid w:val="00F609B4"/>
    <w:rsid w:val="00F652CF"/>
    <w:rsid w:val="00F726DA"/>
    <w:rsid w:val="00F83AD4"/>
    <w:rsid w:val="00F83D15"/>
    <w:rsid w:val="00FA6ADF"/>
    <w:rsid w:val="00FA7D45"/>
    <w:rsid w:val="00FB56AE"/>
    <w:rsid w:val="00FC56FF"/>
    <w:rsid w:val="00FC7CC3"/>
    <w:rsid w:val="00FC7DB8"/>
    <w:rsid w:val="00FD2165"/>
    <w:rsid w:val="00FD2985"/>
    <w:rsid w:val="00FD35BA"/>
    <w:rsid w:val="00FE24A5"/>
    <w:rsid w:val="00FE349D"/>
    <w:rsid w:val="00FE5A70"/>
    <w:rsid w:val="00FF0094"/>
    <w:rsid w:val="00FF4200"/>
    <w:rsid w:val="00FF46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07DE14"/>
  <w15:chartTrackingRefBased/>
  <w15:docId w15:val="{88150E97-39E2-4D6F-A4BC-CD369A8C6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A13"/>
    <w:rPr>
      <w:rFonts w:eastAsiaTheme="majorEastAsia" w:cstheme="majorBidi"/>
      <w:color w:val="272727" w:themeColor="text1" w:themeTint="D8"/>
    </w:rPr>
  </w:style>
  <w:style w:type="paragraph" w:styleId="Title">
    <w:name w:val="Title"/>
    <w:basedOn w:val="Normal"/>
    <w:next w:val="Normal"/>
    <w:link w:val="TitleChar"/>
    <w:uiPriority w:val="10"/>
    <w:qFormat/>
    <w:rsid w:val="00955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A13"/>
    <w:pPr>
      <w:spacing w:before="160"/>
      <w:jc w:val="center"/>
    </w:pPr>
    <w:rPr>
      <w:i/>
      <w:iCs/>
      <w:color w:val="404040" w:themeColor="text1" w:themeTint="BF"/>
    </w:rPr>
  </w:style>
  <w:style w:type="character" w:customStyle="1" w:styleId="QuoteChar">
    <w:name w:val="Quote Char"/>
    <w:basedOn w:val="DefaultParagraphFont"/>
    <w:link w:val="Quote"/>
    <w:uiPriority w:val="29"/>
    <w:rsid w:val="00955A13"/>
    <w:rPr>
      <w:i/>
      <w:iCs/>
      <w:color w:val="404040" w:themeColor="text1" w:themeTint="BF"/>
    </w:rPr>
  </w:style>
  <w:style w:type="paragraph" w:styleId="ListParagraph">
    <w:name w:val="List Paragraph"/>
    <w:basedOn w:val="Normal"/>
    <w:uiPriority w:val="34"/>
    <w:qFormat/>
    <w:rsid w:val="00955A13"/>
    <w:pPr>
      <w:ind w:left="720"/>
      <w:contextualSpacing/>
    </w:pPr>
  </w:style>
  <w:style w:type="character" w:styleId="IntenseEmphasis">
    <w:name w:val="Intense Emphasis"/>
    <w:basedOn w:val="DefaultParagraphFont"/>
    <w:uiPriority w:val="21"/>
    <w:qFormat/>
    <w:rsid w:val="00955A13"/>
    <w:rPr>
      <w:i/>
      <w:iCs/>
      <w:color w:val="0F4761" w:themeColor="accent1" w:themeShade="BF"/>
    </w:rPr>
  </w:style>
  <w:style w:type="paragraph" w:styleId="IntenseQuote">
    <w:name w:val="Intense Quote"/>
    <w:basedOn w:val="Normal"/>
    <w:next w:val="Normal"/>
    <w:link w:val="IntenseQuoteChar"/>
    <w:uiPriority w:val="30"/>
    <w:qFormat/>
    <w:rsid w:val="00955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A13"/>
    <w:rPr>
      <w:i/>
      <w:iCs/>
      <w:color w:val="0F4761" w:themeColor="accent1" w:themeShade="BF"/>
    </w:rPr>
  </w:style>
  <w:style w:type="character" w:styleId="IntenseReference">
    <w:name w:val="Intense Reference"/>
    <w:basedOn w:val="DefaultParagraphFont"/>
    <w:uiPriority w:val="32"/>
    <w:qFormat/>
    <w:rsid w:val="00955A13"/>
    <w:rPr>
      <w:b/>
      <w:bCs/>
      <w:smallCaps/>
      <w:color w:val="0F4761" w:themeColor="accent1" w:themeShade="BF"/>
      <w:spacing w:val="5"/>
    </w:rPr>
  </w:style>
  <w:style w:type="character" w:styleId="Hyperlink">
    <w:name w:val="Hyperlink"/>
    <w:basedOn w:val="DefaultParagraphFont"/>
    <w:uiPriority w:val="99"/>
    <w:unhideWhenUsed/>
    <w:rsid w:val="00340FC3"/>
    <w:rPr>
      <w:color w:val="467886" w:themeColor="hyperlink"/>
      <w:u w:val="single"/>
    </w:rPr>
  </w:style>
  <w:style w:type="character" w:styleId="UnresolvedMention">
    <w:name w:val="Unresolved Mention"/>
    <w:basedOn w:val="DefaultParagraphFont"/>
    <w:uiPriority w:val="99"/>
    <w:semiHidden/>
    <w:unhideWhenUsed/>
    <w:rsid w:val="00340FC3"/>
    <w:rPr>
      <w:color w:val="605E5C"/>
      <w:shd w:val="clear" w:color="auto" w:fill="E1DFDD"/>
    </w:rPr>
  </w:style>
  <w:style w:type="paragraph" w:customStyle="1" w:styleId="elementtoproof">
    <w:name w:val="elementtoproof"/>
    <w:basedOn w:val="Normal"/>
    <w:rsid w:val="000C59DB"/>
    <w:pPr>
      <w:spacing w:after="0" w:line="240" w:lineRule="auto"/>
    </w:pPr>
    <w:rPr>
      <w:rFonts w:ascii="Calibri" w:hAnsi="Calibri" w:cs="Calibri"/>
    </w:rPr>
  </w:style>
  <w:style w:type="character" w:styleId="CommentReference">
    <w:name w:val="annotation reference"/>
    <w:basedOn w:val="DefaultParagraphFont"/>
    <w:uiPriority w:val="99"/>
    <w:semiHidden/>
    <w:unhideWhenUsed/>
    <w:rsid w:val="00B02046"/>
    <w:rPr>
      <w:sz w:val="16"/>
      <w:szCs w:val="16"/>
    </w:rPr>
  </w:style>
  <w:style w:type="paragraph" w:styleId="CommentText">
    <w:name w:val="annotation text"/>
    <w:basedOn w:val="Normal"/>
    <w:link w:val="CommentTextChar"/>
    <w:uiPriority w:val="99"/>
    <w:unhideWhenUsed/>
    <w:rsid w:val="00B02046"/>
    <w:pPr>
      <w:spacing w:line="240" w:lineRule="auto"/>
    </w:pPr>
    <w:rPr>
      <w:sz w:val="20"/>
      <w:szCs w:val="20"/>
    </w:rPr>
  </w:style>
  <w:style w:type="character" w:customStyle="1" w:styleId="CommentTextChar">
    <w:name w:val="Comment Text Char"/>
    <w:basedOn w:val="DefaultParagraphFont"/>
    <w:link w:val="CommentText"/>
    <w:uiPriority w:val="99"/>
    <w:rsid w:val="00B02046"/>
    <w:rPr>
      <w:sz w:val="20"/>
      <w:szCs w:val="20"/>
    </w:rPr>
  </w:style>
  <w:style w:type="paragraph" w:styleId="CommentSubject">
    <w:name w:val="annotation subject"/>
    <w:basedOn w:val="CommentText"/>
    <w:next w:val="CommentText"/>
    <w:link w:val="CommentSubjectChar"/>
    <w:uiPriority w:val="99"/>
    <w:semiHidden/>
    <w:unhideWhenUsed/>
    <w:rsid w:val="00B02046"/>
    <w:rPr>
      <w:b/>
      <w:bCs/>
    </w:rPr>
  </w:style>
  <w:style w:type="character" w:customStyle="1" w:styleId="CommentSubjectChar">
    <w:name w:val="Comment Subject Char"/>
    <w:basedOn w:val="CommentTextChar"/>
    <w:link w:val="CommentSubject"/>
    <w:uiPriority w:val="99"/>
    <w:semiHidden/>
    <w:rsid w:val="00B02046"/>
    <w:rPr>
      <w:b/>
      <w:bCs/>
      <w:sz w:val="20"/>
      <w:szCs w:val="20"/>
    </w:rPr>
  </w:style>
  <w:style w:type="paragraph" w:styleId="Header">
    <w:name w:val="header"/>
    <w:basedOn w:val="Normal"/>
    <w:link w:val="HeaderChar"/>
    <w:uiPriority w:val="99"/>
    <w:unhideWhenUsed/>
    <w:rsid w:val="00861A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A26"/>
  </w:style>
  <w:style w:type="paragraph" w:styleId="Footer">
    <w:name w:val="footer"/>
    <w:basedOn w:val="Normal"/>
    <w:link w:val="FooterChar"/>
    <w:uiPriority w:val="99"/>
    <w:unhideWhenUsed/>
    <w:rsid w:val="00861A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A26"/>
  </w:style>
  <w:style w:type="paragraph" w:customStyle="1" w:styleId="Default">
    <w:name w:val="Default"/>
    <w:rsid w:val="00752A39"/>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255BFC"/>
    <w:rPr>
      <w:color w:val="666666"/>
    </w:rPr>
  </w:style>
  <w:style w:type="character" w:customStyle="1" w:styleId="fontstyle01">
    <w:name w:val="fontstyle01"/>
    <w:basedOn w:val="DefaultParagraphFont"/>
    <w:rsid w:val="003A61AA"/>
    <w:rPr>
      <w:rFonts w:ascii="ArialMT" w:hAnsi="ArialMT" w:hint="default"/>
      <w:b w:val="0"/>
      <w:bCs w:val="0"/>
      <w:i w:val="0"/>
      <w:iCs w:val="0"/>
      <w:color w:val="000000"/>
      <w:sz w:val="20"/>
      <w:szCs w:val="20"/>
    </w:rPr>
  </w:style>
  <w:style w:type="paragraph" w:styleId="Revision">
    <w:name w:val="Revision"/>
    <w:hidden/>
    <w:uiPriority w:val="99"/>
    <w:semiHidden/>
    <w:rsid w:val="00825DAE"/>
    <w:pPr>
      <w:spacing w:after="0" w:line="240" w:lineRule="auto"/>
    </w:pPr>
  </w:style>
  <w:style w:type="paragraph" w:styleId="NormalWeb">
    <w:name w:val="Normal (Web)"/>
    <w:basedOn w:val="Normal"/>
    <w:uiPriority w:val="99"/>
    <w:semiHidden/>
    <w:unhideWhenUsed/>
    <w:rsid w:val="00CA1E7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D043B"/>
    <w:rPr>
      <w:color w:val="96607D" w:themeColor="followedHyperlink"/>
      <w:u w:val="single"/>
    </w:rPr>
  </w:style>
  <w:style w:type="paragraph" w:styleId="BalloonText">
    <w:name w:val="Balloon Text"/>
    <w:basedOn w:val="Normal"/>
    <w:link w:val="BalloonTextChar"/>
    <w:uiPriority w:val="99"/>
    <w:semiHidden/>
    <w:unhideWhenUsed/>
    <w:rsid w:val="003D67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67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970">
      <w:bodyDiv w:val="1"/>
      <w:marLeft w:val="0"/>
      <w:marRight w:val="0"/>
      <w:marTop w:val="0"/>
      <w:marBottom w:val="0"/>
      <w:divBdr>
        <w:top w:val="none" w:sz="0" w:space="0" w:color="auto"/>
        <w:left w:val="none" w:sz="0" w:space="0" w:color="auto"/>
        <w:bottom w:val="none" w:sz="0" w:space="0" w:color="auto"/>
        <w:right w:val="none" w:sz="0" w:space="0" w:color="auto"/>
      </w:divBdr>
      <w:divsChild>
        <w:div w:id="1577132675">
          <w:marLeft w:val="0"/>
          <w:marRight w:val="0"/>
          <w:marTop w:val="0"/>
          <w:marBottom w:val="0"/>
          <w:divBdr>
            <w:top w:val="none" w:sz="0" w:space="0" w:color="auto"/>
            <w:left w:val="none" w:sz="0" w:space="0" w:color="auto"/>
            <w:bottom w:val="none" w:sz="0" w:space="0" w:color="auto"/>
            <w:right w:val="none" w:sz="0" w:space="0" w:color="auto"/>
          </w:divBdr>
        </w:div>
      </w:divsChild>
    </w:div>
    <w:div w:id="24598731">
      <w:bodyDiv w:val="1"/>
      <w:marLeft w:val="0"/>
      <w:marRight w:val="0"/>
      <w:marTop w:val="0"/>
      <w:marBottom w:val="0"/>
      <w:divBdr>
        <w:top w:val="none" w:sz="0" w:space="0" w:color="auto"/>
        <w:left w:val="none" w:sz="0" w:space="0" w:color="auto"/>
        <w:bottom w:val="none" w:sz="0" w:space="0" w:color="auto"/>
        <w:right w:val="none" w:sz="0" w:space="0" w:color="auto"/>
      </w:divBdr>
      <w:divsChild>
        <w:div w:id="1660183604">
          <w:marLeft w:val="0"/>
          <w:marRight w:val="0"/>
          <w:marTop w:val="0"/>
          <w:marBottom w:val="0"/>
          <w:divBdr>
            <w:top w:val="none" w:sz="0" w:space="0" w:color="auto"/>
            <w:left w:val="none" w:sz="0" w:space="0" w:color="auto"/>
            <w:bottom w:val="none" w:sz="0" w:space="0" w:color="auto"/>
            <w:right w:val="none" w:sz="0" w:space="0" w:color="auto"/>
          </w:divBdr>
          <w:divsChild>
            <w:div w:id="897209469">
              <w:marLeft w:val="0"/>
              <w:marRight w:val="0"/>
              <w:marTop w:val="0"/>
              <w:marBottom w:val="0"/>
              <w:divBdr>
                <w:top w:val="none" w:sz="0" w:space="0" w:color="auto"/>
                <w:left w:val="none" w:sz="0" w:space="0" w:color="auto"/>
                <w:bottom w:val="none" w:sz="0" w:space="0" w:color="auto"/>
                <w:right w:val="none" w:sz="0" w:space="0" w:color="auto"/>
              </w:divBdr>
              <w:divsChild>
                <w:div w:id="12647996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25557009">
          <w:marLeft w:val="0"/>
          <w:marRight w:val="0"/>
          <w:marTop w:val="0"/>
          <w:marBottom w:val="0"/>
          <w:divBdr>
            <w:top w:val="none" w:sz="0" w:space="0" w:color="auto"/>
            <w:left w:val="none" w:sz="0" w:space="0" w:color="auto"/>
            <w:bottom w:val="none" w:sz="0" w:space="0" w:color="auto"/>
            <w:right w:val="none" w:sz="0" w:space="0" w:color="auto"/>
          </w:divBdr>
          <w:divsChild>
            <w:div w:id="11438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9310">
      <w:bodyDiv w:val="1"/>
      <w:marLeft w:val="0"/>
      <w:marRight w:val="0"/>
      <w:marTop w:val="0"/>
      <w:marBottom w:val="0"/>
      <w:divBdr>
        <w:top w:val="none" w:sz="0" w:space="0" w:color="auto"/>
        <w:left w:val="none" w:sz="0" w:space="0" w:color="auto"/>
        <w:bottom w:val="none" w:sz="0" w:space="0" w:color="auto"/>
        <w:right w:val="none" w:sz="0" w:space="0" w:color="auto"/>
      </w:divBdr>
    </w:div>
    <w:div w:id="28995106">
      <w:bodyDiv w:val="1"/>
      <w:marLeft w:val="0"/>
      <w:marRight w:val="0"/>
      <w:marTop w:val="0"/>
      <w:marBottom w:val="0"/>
      <w:divBdr>
        <w:top w:val="none" w:sz="0" w:space="0" w:color="auto"/>
        <w:left w:val="none" w:sz="0" w:space="0" w:color="auto"/>
        <w:bottom w:val="none" w:sz="0" w:space="0" w:color="auto"/>
        <w:right w:val="none" w:sz="0" w:space="0" w:color="auto"/>
      </w:divBdr>
    </w:div>
    <w:div w:id="41366728">
      <w:bodyDiv w:val="1"/>
      <w:marLeft w:val="0"/>
      <w:marRight w:val="0"/>
      <w:marTop w:val="0"/>
      <w:marBottom w:val="0"/>
      <w:divBdr>
        <w:top w:val="none" w:sz="0" w:space="0" w:color="auto"/>
        <w:left w:val="none" w:sz="0" w:space="0" w:color="auto"/>
        <w:bottom w:val="none" w:sz="0" w:space="0" w:color="auto"/>
        <w:right w:val="none" w:sz="0" w:space="0" w:color="auto"/>
      </w:divBdr>
    </w:div>
    <w:div w:id="76248540">
      <w:bodyDiv w:val="1"/>
      <w:marLeft w:val="0"/>
      <w:marRight w:val="0"/>
      <w:marTop w:val="0"/>
      <w:marBottom w:val="0"/>
      <w:divBdr>
        <w:top w:val="none" w:sz="0" w:space="0" w:color="auto"/>
        <w:left w:val="none" w:sz="0" w:space="0" w:color="auto"/>
        <w:bottom w:val="none" w:sz="0" w:space="0" w:color="auto"/>
        <w:right w:val="none" w:sz="0" w:space="0" w:color="auto"/>
      </w:divBdr>
    </w:div>
    <w:div w:id="126552683">
      <w:bodyDiv w:val="1"/>
      <w:marLeft w:val="0"/>
      <w:marRight w:val="0"/>
      <w:marTop w:val="0"/>
      <w:marBottom w:val="0"/>
      <w:divBdr>
        <w:top w:val="none" w:sz="0" w:space="0" w:color="auto"/>
        <w:left w:val="none" w:sz="0" w:space="0" w:color="auto"/>
        <w:bottom w:val="none" w:sz="0" w:space="0" w:color="auto"/>
        <w:right w:val="none" w:sz="0" w:space="0" w:color="auto"/>
      </w:divBdr>
    </w:div>
    <w:div w:id="129786869">
      <w:bodyDiv w:val="1"/>
      <w:marLeft w:val="0"/>
      <w:marRight w:val="0"/>
      <w:marTop w:val="0"/>
      <w:marBottom w:val="0"/>
      <w:divBdr>
        <w:top w:val="none" w:sz="0" w:space="0" w:color="auto"/>
        <w:left w:val="none" w:sz="0" w:space="0" w:color="auto"/>
        <w:bottom w:val="none" w:sz="0" w:space="0" w:color="auto"/>
        <w:right w:val="none" w:sz="0" w:space="0" w:color="auto"/>
      </w:divBdr>
    </w:div>
    <w:div w:id="200099182">
      <w:bodyDiv w:val="1"/>
      <w:marLeft w:val="0"/>
      <w:marRight w:val="0"/>
      <w:marTop w:val="0"/>
      <w:marBottom w:val="0"/>
      <w:divBdr>
        <w:top w:val="none" w:sz="0" w:space="0" w:color="auto"/>
        <w:left w:val="none" w:sz="0" w:space="0" w:color="auto"/>
        <w:bottom w:val="none" w:sz="0" w:space="0" w:color="auto"/>
        <w:right w:val="none" w:sz="0" w:space="0" w:color="auto"/>
      </w:divBdr>
    </w:div>
    <w:div w:id="209850203">
      <w:bodyDiv w:val="1"/>
      <w:marLeft w:val="0"/>
      <w:marRight w:val="0"/>
      <w:marTop w:val="0"/>
      <w:marBottom w:val="0"/>
      <w:divBdr>
        <w:top w:val="none" w:sz="0" w:space="0" w:color="auto"/>
        <w:left w:val="none" w:sz="0" w:space="0" w:color="auto"/>
        <w:bottom w:val="none" w:sz="0" w:space="0" w:color="auto"/>
        <w:right w:val="none" w:sz="0" w:space="0" w:color="auto"/>
      </w:divBdr>
    </w:div>
    <w:div w:id="225266205">
      <w:bodyDiv w:val="1"/>
      <w:marLeft w:val="0"/>
      <w:marRight w:val="0"/>
      <w:marTop w:val="0"/>
      <w:marBottom w:val="0"/>
      <w:divBdr>
        <w:top w:val="none" w:sz="0" w:space="0" w:color="auto"/>
        <w:left w:val="none" w:sz="0" w:space="0" w:color="auto"/>
        <w:bottom w:val="none" w:sz="0" w:space="0" w:color="auto"/>
        <w:right w:val="none" w:sz="0" w:space="0" w:color="auto"/>
      </w:divBdr>
    </w:div>
    <w:div w:id="238755499">
      <w:bodyDiv w:val="1"/>
      <w:marLeft w:val="0"/>
      <w:marRight w:val="0"/>
      <w:marTop w:val="0"/>
      <w:marBottom w:val="0"/>
      <w:divBdr>
        <w:top w:val="none" w:sz="0" w:space="0" w:color="auto"/>
        <w:left w:val="none" w:sz="0" w:space="0" w:color="auto"/>
        <w:bottom w:val="none" w:sz="0" w:space="0" w:color="auto"/>
        <w:right w:val="none" w:sz="0" w:space="0" w:color="auto"/>
      </w:divBdr>
    </w:div>
    <w:div w:id="271478528">
      <w:bodyDiv w:val="1"/>
      <w:marLeft w:val="0"/>
      <w:marRight w:val="0"/>
      <w:marTop w:val="0"/>
      <w:marBottom w:val="0"/>
      <w:divBdr>
        <w:top w:val="none" w:sz="0" w:space="0" w:color="auto"/>
        <w:left w:val="none" w:sz="0" w:space="0" w:color="auto"/>
        <w:bottom w:val="none" w:sz="0" w:space="0" w:color="auto"/>
        <w:right w:val="none" w:sz="0" w:space="0" w:color="auto"/>
      </w:divBdr>
    </w:div>
    <w:div w:id="339435958">
      <w:bodyDiv w:val="1"/>
      <w:marLeft w:val="0"/>
      <w:marRight w:val="0"/>
      <w:marTop w:val="0"/>
      <w:marBottom w:val="0"/>
      <w:divBdr>
        <w:top w:val="none" w:sz="0" w:space="0" w:color="auto"/>
        <w:left w:val="none" w:sz="0" w:space="0" w:color="auto"/>
        <w:bottom w:val="none" w:sz="0" w:space="0" w:color="auto"/>
        <w:right w:val="none" w:sz="0" w:space="0" w:color="auto"/>
      </w:divBdr>
    </w:div>
    <w:div w:id="380447522">
      <w:bodyDiv w:val="1"/>
      <w:marLeft w:val="0"/>
      <w:marRight w:val="0"/>
      <w:marTop w:val="0"/>
      <w:marBottom w:val="0"/>
      <w:divBdr>
        <w:top w:val="none" w:sz="0" w:space="0" w:color="auto"/>
        <w:left w:val="none" w:sz="0" w:space="0" w:color="auto"/>
        <w:bottom w:val="none" w:sz="0" w:space="0" w:color="auto"/>
        <w:right w:val="none" w:sz="0" w:space="0" w:color="auto"/>
      </w:divBdr>
    </w:div>
    <w:div w:id="388846185">
      <w:bodyDiv w:val="1"/>
      <w:marLeft w:val="0"/>
      <w:marRight w:val="0"/>
      <w:marTop w:val="0"/>
      <w:marBottom w:val="0"/>
      <w:divBdr>
        <w:top w:val="none" w:sz="0" w:space="0" w:color="auto"/>
        <w:left w:val="none" w:sz="0" w:space="0" w:color="auto"/>
        <w:bottom w:val="none" w:sz="0" w:space="0" w:color="auto"/>
        <w:right w:val="none" w:sz="0" w:space="0" w:color="auto"/>
      </w:divBdr>
    </w:div>
    <w:div w:id="484933469">
      <w:bodyDiv w:val="1"/>
      <w:marLeft w:val="0"/>
      <w:marRight w:val="0"/>
      <w:marTop w:val="0"/>
      <w:marBottom w:val="0"/>
      <w:divBdr>
        <w:top w:val="none" w:sz="0" w:space="0" w:color="auto"/>
        <w:left w:val="none" w:sz="0" w:space="0" w:color="auto"/>
        <w:bottom w:val="none" w:sz="0" w:space="0" w:color="auto"/>
        <w:right w:val="none" w:sz="0" w:space="0" w:color="auto"/>
      </w:divBdr>
    </w:div>
    <w:div w:id="530143094">
      <w:bodyDiv w:val="1"/>
      <w:marLeft w:val="0"/>
      <w:marRight w:val="0"/>
      <w:marTop w:val="0"/>
      <w:marBottom w:val="0"/>
      <w:divBdr>
        <w:top w:val="none" w:sz="0" w:space="0" w:color="auto"/>
        <w:left w:val="none" w:sz="0" w:space="0" w:color="auto"/>
        <w:bottom w:val="none" w:sz="0" w:space="0" w:color="auto"/>
        <w:right w:val="none" w:sz="0" w:space="0" w:color="auto"/>
      </w:divBdr>
    </w:div>
    <w:div w:id="534848063">
      <w:bodyDiv w:val="1"/>
      <w:marLeft w:val="0"/>
      <w:marRight w:val="0"/>
      <w:marTop w:val="0"/>
      <w:marBottom w:val="0"/>
      <w:divBdr>
        <w:top w:val="none" w:sz="0" w:space="0" w:color="auto"/>
        <w:left w:val="none" w:sz="0" w:space="0" w:color="auto"/>
        <w:bottom w:val="none" w:sz="0" w:space="0" w:color="auto"/>
        <w:right w:val="none" w:sz="0" w:space="0" w:color="auto"/>
      </w:divBdr>
    </w:div>
    <w:div w:id="595594890">
      <w:bodyDiv w:val="1"/>
      <w:marLeft w:val="0"/>
      <w:marRight w:val="0"/>
      <w:marTop w:val="0"/>
      <w:marBottom w:val="0"/>
      <w:divBdr>
        <w:top w:val="none" w:sz="0" w:space="0" w:color="auto"/>
        <w:left w:val="none" w:sz="0" w:space="0" w:color="auto"/>
        <w:bottom w:val="none" w:sz="0" w:space="0" w:color="auto"/>
        <w:right w:val="none" w:sz="0" w:space="0" w:color="auto"/>
      </w:divBdr>
    </w:div>
    <w:div w:id="595751676">
      <w:bodyDiv w:val="1"/>
      <w:marLeft w:val="0"/>
      <w:marRight w:val="0"/>
      <w:marTop w:val="0"/>
      <w:marBottom w:val="0"/>
      <w:divBdr>
        <w:top w:val="none" w:sz="0" w:space="0" w:color="auto"/>
        <w:left w:val="none" w:sz="0" w:space="0" w:color="auto"/>
        <w:bottom w:val="none" w:sz="0" w:space="0" w:color="auto"/>
        <w:right w:val="none" w:sz="0" w:space="0" w:color="auto"/>
      </w:divBdr>
    </w:div>
    <w:div w:id="606733721">
      <w:bodyDiv w:val="1"/>
      <w:marLeft w:val="0"/>
      <w:marRight w:val="0"/>
      <w:marTop w:val="0"/>
      <w:marBottom w:val="0"/>
      <w:divBdr>
        <w:top w:val="none" w:sz="0" w:space="0" w:color="auto"/>
        <w:left w:val="none" w:sz="0" w:space="0" w:color="auto"/>
        <w:bottom w:val="none" w:sz="0" w:space="0" w:color="auto"/>
        <w:right w:val="none" w:sz="0" w:space="0" w:color="auto"/>
      </w:divBdr>
    </w:div>
    <w:div w:id="621885152">
      <w:bodyDiv w:val="1"/>
      <w:marLeft w:val="0"/>
      <w:marRight w:val="0"/>
      <w:marTop w:val="0"/>
      <w:marBottom w:val="0"/>
      <w:divBdr>
        <w:top w:val="none" w:sz="0" w:space="0" w:color="auto"/>
        <w:left w:val="none" w:sz="0" w:space="0" w:color="auto"/>
        <w:bottom w:val="none" w:sz="0" w:space="0" w:color="auto"/>
        <w:right w:val="none" w:sz="0" w:space="0" w:color="auto"/>
      </w:divBdr>
      <w:divsChild>
        <w:div w:id="732462952">
          <w:marLeft w:val="0"/>
          <w:marRight w:val="0"/>
          <w:marTop w:val="0"/>
          <w:marBottom w:val="0"/>
          <w:divBdr>
            <w:top w:val="none" w:sz="0" w:space="0" w:color="auto"/>
            <w:left w:val="none" w:sz="0" w:space="0" w:color="auto"/>
            <w:bottom w:val="none" w:sz="0" w:space="0" w:color="auto"/>
            <w:right w:val="none" w:sz="0" w:space="0" w:color="auto"/>
          </w:divBdr>
          <w:divsChild>
            <w:div w:id="1565287862">
              <w:marLeft w:val="0"/>
              <w:marRight w:val="0"/>
              <w:marTop w:val="0"/>
              <w:marBottom w:val="0"/>
              <w:divBdr>
                <w:top w:val="none" w:sz="0" w:space="0" w:color="auto"/>
                <w:left w:val="none" w:sz="0" w:space="0" w:color="auto"/>
                <w:bottom w:val="none" w:sz="0" w:space="0" w:color="auto"/>
                <w:right w:val="none" w:sz="0" w:space="0" w:color="auto"/>
              </w:divBdr>
              <w:divsChild>
                <w:div w:id="5745076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9566254">
          <w:marLeft w:val="0"/>
          <w:marRight w:val="0"/>
          <w:marTop w:val="0"/>
          <w:marBottom w:val="0"/>
          <w:divBdr>
            <w:top w:val="none" w:sz="0" w:space="0" w:color="auto"/>
            <w:left w:val="none" w:sz="0" w:space="0" w:color="auto"/>
            <w:bottom w:val="none" w:sz="0" w:space="0" w:color="auto"/>
            <w:right w:val="none" w:sz="0" w:space="0" w:color="auto"/>
          </w:divBdr>
          <w:divsChild>
            <w:div w:id="17599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96595">
      <w:bodyDiv w:val="1"/>
      <w:marLeft w:val="0"/>
      <w:marRight w:val="0"/>
      <w:marTop w:val="0"/>
      <w:marBottom w:val="0"/>
      <w:divBdr>
        <w:top w:val="none" w:sz="0" w:space="0" w:color="auto"/>
        <w:left w:val="none" w:sz="0" w:space="0" w:color="auto"/>
        <w:bottom w:val="none" w:sz="0" w:space="0" w:color="auto"/>
        <w:right w:val="none" w:sz="0" w:space="0" w:color="auto"/>
      </w:divBdr>
    </w:div>
    <w:div w:id="702291500">
      <w:bodyDiv w:val="1"/>
      <w:marLeft w:val="0"/>
      <w:marRight w:val="0"/>
      <w:marTop w:val="0"/>
      <w:marBottom w:val="0"/>
      <w:divBdr>
        <w:top w:val="none" w:sz="0" w:space="0" w:color="auto"/>
        <w:left w:val="none" w:sz="0" w:space="0" w:color="auto"/>
        <w:bottom w:val="none" w:sz="0" w:space="0" w:color="auto"/>
        <w:right w:val="none" w:sz="0" w:space="0" w:color="auto"/>
      </w:divBdr>
    </w:div>
    <w:div w:id="730076375">
      <w:bodyDiv w:val="1"/>
      <w:marLeft w:val="0"/>
      <w:marRight w:val="0"/>
      <w:marTop w:val="0"/>
      <w:marBottom w:val="0"/>
      <w:divBdr>
        <w:top w:val="none" w:sz="0" w:space="0" w:color="auto"/>
        <w:left w:val="none" w:sz="0" w:space="0" w:color="auto"/>
        <w:bottom w:val="none" w:sz="0" w:space="0" w:color="auto"/>
        <w:right w:val="none" w:sz="0" w:space="0" w:color="auto"/>
      </w:divBdr>
    </w:div>
    <w:div w:id="801657704">
      <w:bodyDiv w:val="1"/>
      <w:marLeft w:val="0"/>
      <w:marRight w:val="0"/>
      <w:marTop w:val="0"/>
      <w:marBottom w:val="0"/>
      <w:divBdr>
        <w:top w:val="none" w:sz="0" w:space="0" w:color="auto"/>
        <w:left w:val="none" w:sz="0" w:space="0" w:color="auto"/>
        <w:bottom w:val="none" w:sz="0" w:space="0" w:color="auto"/>
        <w:right w:val="none" w:sz="0" w:space="0" w:color="auto"/>
      </w:divBdr>
      <w:divsChild>
        <w:div w:id="2035688251">
          <w:marLeft w:val="0"/>
          <w:marRight w:val="0"/>
          <w:marTop w:val="0"/>
          <w:marBottom w:val="0"/>
          <w:divBdr>
            <w:top w:val="none" w:sz="0" w:space="0" w:color="auto"/>
            <w:left w:val="none" w:sz="0" w:space="0" w:color="auto"/>
            <w:bottom w:val="none" w:sz="0" w:space="0" w:color="auto"/>
            <w:right w:val="none" w:sz="0" w:space="0" w:color="auto"/>
          </w:divBdr>
        </w:div>
      </w:divsChild>
    </w:div>
    <w:div w:id="876964448">
      <w:bodyDiv w:val="1"/>
      <w:marLeft w:val="0"/>
      <w:marRight w:val="0"/>
      <w:marTop w:val="0"/>
      <w:marBottom w:val="0"/>
      <w:divBdr>
        <w:top w:val="none" w:sz="0" w:space="0" w:color="auto"/>
        <w:left w:val="none" w:sz="0" w:space="0" w:color="auto"/>
        <w:bottom w:val="none" w:sz="0" w:space="0" w:color="auto"/>
        <w:right w:val="none" w:sz="0" w:space="0" w:color="auto"/>
      </w:divBdr>
    </w:div>
    <w:div w:id="885675162">
      <w:bodyDiv w:val="1"/>
      <w:marLeft w:val="0"/>
      <w:marRight w:val="0"/>
      <w:marTop w:val="0"/>
      <w:marBottom w:val="0"/>
      <w:divBdr>
        <w:top w:val="none" w:sz="0" w:space="0" w:color="auto"/>
        <w:left w:val="none" w:sz="0" w:space="0" w:color="auto"/>
        <w:bottom w:val="none" w:sz="0" w:space="0" w:color="auto"/>
        <w:right w:val="none" w:sz="0" w:space="0" w:color="auto"/>
      </w:divBdr>
      <w:divsChild>
        <w:div w:id="1719090922">
          <w:marLeft w:val="0"/>
          <w:marRight w:val="0"/>
          <w:marTop w:val="0"/>
          <w:marBottom w:val="0"/>
          <w:divBdr>
            <w:top w:val="none" w:sz="0" w:space="0" w:color="auto"/>
            <w:left w:val="none" w:sz="0" w:space="0" w:color="auto"/>
            <w:bottom w:val="none" w:sz="0" w:space="0" w:color="auto"/>
            <w:right w:val="none" w:sz="0" w:space="0" w:color="auto"/>
          </w:divBdr>
        </w:div>
      </w:divsChild>
    </w:div>
    <w:div w:id="931863302">
      <w:bodyDiv w:val="1"/>
      <w:marLeft w:val="0"/>
      <w:marRight w:val="0"/>
      <w:marTop w:val="0"/>
      <w:marBottom w:val="0"/>
      <w:divBdr>
        <w:top w:val="none" w:sz="0" w:space="0" w:color="auto"/>
        <w:left w:val="none" w:sz="0" w:space="0" w:color="auto"/>
        <w:bottom w:val="none" w:sz="0" w:space="0" w:color="auto"/>
        <w:right w:val="none" w:sz="0" w:space="0" w:color="auto"/>
      </w:divBdr>
      <w:divsChild>
        <w:div w:id="1978098880">
          <w:marLeft w:val="0"/>
          <w:marRight w:val="0"/>
          <w:marTop w:val="0"/>
          <w:marBottom w:val="0"/>
          <w:divBdr>
            <w:top w:val="none" w:sz="0" w:space="0" w:color="auto"/>
            <w:left w:val="none" w:sz="0" w:space="0" w:color="auto"/>
            <w:bottom w:val="none" w:sz="0" w:space="0" w:color="auto"/>
            <w:right w:val="none" w:sz="0" w:space="0" w:color="auto"/>
          </w:divBdr>
        </w:div>
      </w:divsChild>
    </w:div>
    <w:div w:id="942886028">
      <w:bodyDiv w:val="1"/>
      <w:marLeft w:val="0"/>
      <w:marRight w:val="0"/>
      <w:marTop w:val="0"/>
      <w:marBottom w:val="0"/>
      <w:divBdr>
        <w:top w:val="none" w:sz="0" w:space="0" w:color="auto"/>
        <w:left w:val="none" w:sz="0" w:space="0" w:color="auto"/>
        <w:bottom w:val="none" w:sz="0" w:space="0" w:color="auto"/>
        <w:right w:val="none" w:sz="0" w:space="0" w:color="auto"/>
      </w:divBdr>
    </w:div>
    <w:div w:id="963317696">
      <w:bodyDiv w:val="1"/>
      <w:marLeft w:val="0"/>
      <w:marRight w:val="0"/>
      <w:marTop w:val="0"/>
      <w:marBottom w:val="0"/>
      <w:divBdr>
        <w:top w:val="none" w:sz="0" w:space="0" w:color="auto"/>
        <w:left w:val="none" w:sz="0" w:space="0" w:color="auto"/>
        <w:bottom w:val="none" w:sz="0" w:space="0" w:color="auto"/>
        <w:right w:val="none" w:sz="0" w:space="0" w:color="auto"/>
      </w:divBdr>
    </w:div>
    <w:div w:id="967008213">
      <w:bodyDiv w:val="1"/>
      <w:marLeft w:val="0"/>
      <w:marRight w:val="0"/>
      <w:marTop w:val="0"/>
      <w:marBottom w:val="0"/>
      <w:divBdr>
        <w:top w:val="none" w:sz="0" w:space="0" w:color="auto"/>
        <w:left w:val="none" w:sz="0" w:space="0" w:color="auto"/>
        <w:bottom w:val="none" w:sz="0" w:space="0" w:color="auto"/>
        <w:right w:val="none" w:sz="0" w:space="0" w:color="auto"/>
      </w:divBdr>
    </w:div>
    <w:div w:id="974872189">
      <w:bodyDiv w:val="1"/>
      <w:marLeft w:val="0"/>
      <w:marRight w:val="0"/>
      <w:marTop w:val="0"/>
      <w:marBottom w:val="0"/>
      <w:divBdr>
        <w:top w:val="none" w:sz="0" w:space="0" w:color="auto"/>
        <w:left w:val="none" w:sz="0" w:space="0" w:color="auto"/>
        <w:bottom w:val="none" w:sz="0" w:space="0" w:color="auto"/>
        <w:right w:val="none" w:sz="0" w:space="0" w:color="auto"/>
      </w:divBdr>
    </w:div>
    <w:div w:id="1025640496">
      <w:bodyDiv w:val="1"/>
      <w:marLeft w:val="0"/>
      <w:marRight w:val="0"/>
      <w:marTop w:val="0"/>
      <w:marBottom w:val="0"/>
      <w:divBdr>
        <w:top w:val="none" w:sz="0" w:space="0" w:color="auto"/>
        <w:left w:val="none" w:sz="0" w:space="0" w:color="auto"/>
        <w:bottom w:val="none" w:sz="0" w:space="0" w:color="auto"/>
        <w:right w:val="none" w:sz="0" w:space="0" w:color="auto"/>
      </w:divBdr>
    </w:div>
    <w:div w:id="1027294705">
      <w:bodyDiv w:val="1"/>
      <w:marLeft w:val="0"/>
      <w:marRight w:val="0"/>
      <w:marTop w:val="0"/>
      <w:marBottom w:val="0"/>
      <w:divBdr>
        <w:top w:val="none" w:sz="0" w:space="0" w:color="auto"/>
        <w:left w:val="none" w:sz="0" w:space="0" w:color="auto"/>
        <w:bottom w:val="none" w:sz="0" w:space="0" w:color="auto"/>
        <w:right w:val="none" w:sz="0" w:space="0" w:color="auto"/>
      </w:divBdr>
      <w:divsChild>
        <w:div w:id="452866150">
          <w:marLeft w:val="0"/>
          <w:marRight w:val="0"/>
          <w:marTop w:val="0"/>
          <w:marBottom w:val="0"/>
          <w:divBdr>
            <w:top w:val="none" w:sz="0" w:space="0" w:color="auto"/>
            <w:left w:val="none" w:sz="0" w:space="0" w:color="auto"/>
            <w:bottom w:val="none" w:sz="0" w:space="0" w:color="auto"/>
            <w:right w:val="none" w:sz="0" w:space="0" w:color="auto"/>
          </w:divBdr>
        </w:div>
      </w:divsChild>
    </w:div>
    <w:div w:id="1118917421">
      <w:bodyDiv w:val="1"/>
      <w:marLeft w:val="0"/>
      <w:marRight w:val="0"/>
      <w:marTop w:val="0"/>
      <w:marBottom w:val="0"/>
      <w:divBdr>
        <w:top w:val="none" w:sz="0" w:space="0" w:color="auto"/>
        <w:left w:val="none" w:sz="0" w:space="0" w:color="auto"/>
        <w:bottom w:val="none" w:sz="0" w:space="0" w:color="auto"/>
        <w:right w:val="none" w:sz="0" w:space="0" w:color="auto"/>
      </w:divBdr>
      <w:divsChild>
        <w:div w:id="440418670">
          <w:marLeft w:val="0"/>
          <w:marRight w:val="0"/>
          <w:marTop w:val="0"/>
          <w:marBottom w:val="0"/>
          <w:divBdr>
            <w:top w:val="none" w:sz="0" w:space="0" w:color="auto"/>
            <w:left w:val="none" w:sz="0" w:space="0" w:color="auto"/>
            <w:bottom w:val="none" w:sz="0" w:space="0" w:color="auto"/>
            <w:right w:val="none" w:sz="0" w:space="0" w:color="auto"/>
          </w:divBdr>
        </w:div>
      </w:divsChild>
    </w:div>
    <w:div w:id="1126045504">
      <w:bodyDiv w:val="1"/>
      <w:marLeft w:val="0"/>
      <w:marRight w:val="0"/>
      <w:marTop w:val="0"/>
      <w:marBottom w:val="0"/>
      <w:divBdr>
        <w:top w:val="none" w:sz="0" w:space="0" w:color="auto"/>
        <w:left w:val="none" w:sz="0" w:space="0" w:color="auto"/>
        <w:bottom w:val="none" w:sz="0" w:space="0" w:color="auto"/>
        <w:right w:val="none" w:sz="0" w:space="0" w:color="auto"/>
      </w:divBdr>
    </w:div>
    <w:div w:id="1128552991">
      <w:bodyDiv w:val="1"/>
      <w:marLeft w:val="0"/>
      <w:marRight w:val="0"/>
      <w:marTop w:val="0"/>
      <w:marBottom w:val="0"/>
      <w:divBdr>
        <w:top w:val="none" w:sz="0" w:space="0" w:color="auto"/>
        <w:left w:val="none" w:sz="0" w:space="0" w:color="auto"/>
        <w:bottom w:val="none" w:sz="0" w:space="0" w:color="auto"/>
        <w:right w:val="none" w:sz="0" w:space="0" w:color="auto"/>
      </w:divBdr>
      <w:divsChild>
        <w:div w:id="348024141">
          <w:marLeft w:val="0"/>
          <w:marRight w:val="0"/>
          <w:marTop w:val="0"/>
          <w:marBottom w:val="0"/>
          <w:divBdr>
            <w:top w:val="none" w:sz="0" w:space="0" w:color="auto"/>
            <w:left w:val="none" w:sz="0" w:space="0" w:color="auto"/>
            <w:bottom w:val="none" w:sz="0" w:space="0" w:color="auto"/>
            <w:right w:val="none" w:sz="0" w:space="0" w:color="auto"/>
          </w:divBdr>
        </w:div>
      </w:divsChild>
    </w:div>
    <w:div w:id="1158497459">
      <w:bodyDiv w:val="1"/>
      <w:marLeft w:val="0"/>
      <w:marRight w:val="0"/>
      <w:marTop w:val="0"/>
      <w:marBottom w:val="0"/>
      <w:divBdr>
        <w:top w:val="none" w:sz="0" w:space="0" w:color="auto"/>
        <w:left w:val="none" w:sz="0" w:space="0" w:color="auto"/>
        <w:bottom w:val="none" w:sz="0" w:space="0" w:color="auto"/>
        <w:right w:val="none" w:sz="0" w:space="0" w:color="auto"/>
      </w:divBdr>
      <w:divsChild>
        <w:div w:id="303047768">
          <w:marLeft w:val="0"/>
          <w:marRight w:val="0"/>
          <w:marTop w:val="0"/>
          <w:marBottom w:val="0"/>
          <w:divBdr>
            <w:top w:val="none" w:sz="0" w:space="0" w:color="auto"/>
            <w:left w:val="none" w:sz="0" w:space="0" w:color="auto"/>
            <w:bottom w:val="none" w:sz="0" w:space="0" w:color="auto"/>
            <w:right w:val="none" w:sz="0" w:space="0" w:color="auto"/>
          </w:divBdr>
        </w:div>
      </w:divsChild>
    </w:div>
    <w:div w:id="1165706233">
      <w:bodyDiv w:val="1"/>
      <w:marLeft w:val="0"/>
      <w:marRight w:val="0"/>
      <w:marTop w:val="0"/>
      <w:marBottom w:val="0"/>
      <w:divBdr>
        <w:top w:val="none" w:sz="0" w:space="0" w:color="auto"/>
        <w:left w:val="none" w:sz="0" w:space="0" w:color="auto"/>
        <w:bottom w:val="none" w:sz="0" w:space="0" w:color="auto"/>
        <w:right w:val="none" w:sz="0" w:space="0" w:color="auto"/>
      </w:divBdr>
    </w:div>
    <w:div w:id="1217279104">
      <w:bodyDiv w:val="1"/>
      <w:marLeft w:val="0"/>
      <w:marRight w:val="0"/>
      <w:marTop w:val="0"/>
      <w:marBottom w:val="0"/>
      <w:divBdr>
        <w:top w:val="none" w:sz="0" w:space="0" w:color="auto"/>
        <w:left w:val="none" w:sz="0" w:space="0" w:color="auto"/>
        <w:bottom w:val="none" w:sz="0" w:space="0" w:color="auto"/>
        <w:right w:val="none" w:sz="0" w:space="0" w:color="auto"/>
      </w:divBdr>
    </w:div>
    <w:div w:id="1217666206">
      <w:bodyDiv w:val="1"/>
      <w:marLeft w:val="0"/>
      <w:marRight w:val="0"/>
      <w:marTop w:val="0"/>
      <w:marBottom w:val="0"/>
      <w:divBdr>
        <w:top w:val="none" w:sz="0" w:space="0" w:color="auto"/>
        <w:left w:val="none" w:sz="0" w:space="0" w:color="auto"/>
        <w:bottom w:val="none" w:sz="0" w:space="0" w:color="auto"/>
        <w:right w:val="none" w:sz="0" w:space="0" w:color="auto"/>
      </w:divBdr>
    </w:div>
    <w:div w:id="1225601914">
      <w:bodyDiv w:val="1"/>
      <w:marLeft w:val="0"/>
      <w:marRight w:val="0"/>
      <w:marTop w:val="0"/>
      <w:marBottom w:val="0"/>
      <w:divBdr>
        <w:top w:val="none" w:sz="0" w:space="0" w:color="auto"/>
        <w:left w:val="none" w:sz="0" w:space="0" w:color="auto"/>
        <w:bottom w:val="none" w:sz="0" w:space="0" w:color="auto"/>
        <w:right w:val="none" w:sz="0" w:space="0" w:color="auto"/>
      </w:divBdr>
    </w:div>
    <w:div w:id="1243218943">
      <w:bodyDiv w:val="1"/>
      <w:marLeft w:val="0"/>
      <w:marRight w:val="0"/>
      <w:marTop w:val="0"/>
      <w:marBottom w:val="0"/>
      <w:divBdr>
        <w:top w:val="none" w:sz="0" w:space="0" w:color="auto"/>
        <w:left w:val="none" w:sz="0" w:space="0" w:color="auto"/>
        <w:bottom w:val="none" w:sz="0" w:space="0" w:color="auto"/>
        <w:right w:val="none" w:sz="0" w:space="0" w:color="auto"/>
      </w:divBdr>
      <w:divsChild>
        <w:div w:id="1752120309">
          <w:marLeft w:val="0"/>
          <w:marRight w:val="0"/>
          <w:marTop w:val="0"/>
          <w:marBottom w:val="0"/>
          <w:divBdr>
            <w:top w:val="none" w:sz="0" w:space="0" w:color="auto"/>
            <w:left w:val="none" w:sz="0" w:space="0" w:color="auto"/>
            <w:bottom w:val="none" w:sz="0" w:space="0" w:color="auto"/>
            <w:right w:val="none" w:sz="0" w:space="0" w:color="auto"/>
          </w:divBdr>
        </w:div>
      </w:divsChild>
    </w:div>
    <w:div w:id="1251740487">
      <w:bodyDiv w:val="1"/>
      <w:marLeft w:val="0"/>
      <w:marRight w:val="0"/>
      <w:marTop w:val="0"/>
      <w:marBottom w:val="0"/>
      <w:divBdr>
        <w:top w:val="none" w:sz="0" w:space="0" w:color="auto"/>
        <w:left w:val="none" w:sz="0" w:space="0" w:color="auto"/>
        <w:bottom w:val="none" w:sz="0" w:space="0" w:color="auto"/>
        <w:right w:val="none" w:sz="0" w:space="0" w:color="auto"/>
      </w:divBdr>
    </w:div>
    <w:div w:id="1301040064">
      <w:bodyDiv w:val="1"/>
      <w:marLeft w:val="0"/>
      <w:marRight w:val="0"/>
      <w:marTop w:val="0"/>
      <w:marBottom w:val="0"/>
      <w:divBdr>
        <w:top w:val="none" w:sz="0" w:space="0" w:color="auto"/>
        <w:left w:val="none" w:sz="0" w:space="0" w:color="auto"/>
        <w:bottom w:val="none" w:sz="0" w:space="0" w:color="auto"/>
        <w:right w:val="none" w:sz="0" w:space="0" w:color="auto"/>
      </w:divBdr>
      <w:divsChild>
        <w:div w:id="1072313680">
          <w:marLeft w:val="0"/>
          <w:marRight w:val="0"/>
          <w:marTop w:val="0"/>
          <w:marBottom w:val="0"/>
          <w:divBdr>
            <w:top w:val="none" w:sz="0" w:space="0" w:color="auto"/>
            <w:left w:val="none" w:sz="0" w:space="0" w:color="auto"/>
            <w:bottom w:val="none" w:sz="0" w:space="0" w:color="auto"/>
            <w:right w:val="none" w:sz="0" w:space="0" w:color="auto"/>
          </w:divBdr>
        </w:div>
      </w:divsChild>
    </w:div>
    <w:div w:id="1338968546">
      <w:bodyDiv w:val="1"/>
      <w:marLeft w:val="0"/>
      <w:marRight w:val="0"/>
      <w:marTop w:val="0"/>
      <w:marBottom w:val="0"/>
      <w:divBdr>
        <w:top w:val="none" w:sz="0" w:space="0" w:color="auto"/>
        <w:left w:val="none" w:sz="0" w:space="0" w:color="auto"/>
        <w:bottom w:val="none" w:sz="0" w:space="0" w:color="auto"/>
        <w:right w:val="none" w:sz="0" w:space="0" w:color="auto"/>
      </w:divBdr>
    </w:div>
    <w:div w:id="1339386611">
      <w:bodyDiv w:val="1"/>
      <w:marLeft w:val="0"/>
      <w:marRight w:val="0"/>
      <w:marTop w:val="0"/>
      <w:marBottom w:val="0"/>
      <w:divBdr>
        <w:top w:val="none" w:sz="0" w:space="0" w:color="auto"/>
        <w:left w:val="none" w:sz="0" w:space="0" w:color="auto"/>
        <w:bottom w:val="none" w:sz="0" w:space="0" w:color="auto"/>
        <w:right w:val="none" w:sz="0" w:space="0" w:color="auto"/>
      </w:divBdr>
    </w:div>
    <w:div w:id="1347446377">
      <w:bodyDiv w:val="1"/>
      <w:marLeft w:val="0"/>
      <w:marRight w:val="0"/>
      <w:marTop w:val="0"/>
      <w:marBottom w:val="0"/>
      <w:divBdr>
        <w:top w:val="none" w:sz="0" w:space="0" w:color="auto"/>
        <w:left w:val="none" w:sz="0" w:space="0" w:color="auto"/>
        <w:bottom w:val="none" w:sz="0" w:space="0" w:color="auto"/>
        <w:right w:val="none" w:sz="0" w:space="0" w:color="auto"/>
      </w:divBdr>
      <w:divsChild>
        <w:div w:id="113981906">
          <w:marLeft w:val="0"/>
          <w:marRight w:val="0"/>
          <w:marTop w:val="0"/>
          <w:marBottom w:val="0"/>
          <w:divBdr>
            <w:top w:val="none" w:sz="0" w:space="0" w:color="auto"/>
            <w:left w:val="none" w:sz="0" w:space="0" w:color="auto"/>
            <w:bottom w:val="none" w:sz="0" w:space="0" w:color="auto"/>
            <w:right w:val="none" w:sz="0" w:space="0" w:color="auto"/>
          </w:divBdr>
        </w:div>
      </w:divsChild>
    </w:div>
    <w:div w:id="1380932308">
      <w:bodyDiv w:val="1"/>
      <w:marLeft w:val="0"/>
      <w:marRight w:val="0"/>
      <w:marTop w:val="0"/>
      <w:marBottom w:val="0"/>
      <w:divBdr>
        <w:top w:val="none" w:sz="0" w:space="0" w:color="auto"/>
        <w:left w:val="none" w:sz="0" w:space="0" w:color="auto"/>
        <w:bottom w:val="none" w:sz="0" w:space="0" w:color="auto"/>
        <w:right w:val="none" w:sz="0" w:space="0" w:color="auto"/>
      </w:divBdr>
    </w:div>
    <w:div w:id="1426607884">
      <w:bodyDiv w:val="1"/>
      <w:marLeft w:val="0"/>
      <w:marRight w:val="0"/>
      <w:marTop w:val="0"/>
      <w:marBottom w:val="0"/>
      <w:divBdr>
        <w:top w:val="none" w:sz="0" w:space="0" w:color="auto"/>
        <w:left w:val="none" w:sz="0" w:space="0" w:color="auto"/>
        <w:bottom w:val="none" w:sz="0" w:space="0" w:color="auto"/>
        <w:right w:val="none" w:sz="0" w:space="0" w:color="auto"/>
      </w:divBdr>
    </w:div>
    <w:div w:id="1486315323">
      <w:bodyDiv w:val="1"/>
      <w:marLeft w:val="0"/>
      <w:marRight w:val="0"/>
      <w:marTop w:val="0"/>
      <w:marBottom w:val="0"/>
      <w:divBdr>
        <w:top w:val="none" w:sz="0" w:space="0" w:color="auto"/>
        <w:left w:val="none" w:sz="0" w:space="0" w:color="auto"/>
        <w:bottom w:val="none" w:sz="0" w:space="0" w:color="auto"/>
        <w:right w:val="none" w:sz="0" w:space="0" w:color="auto"/>
      </w:divBdr>
    </w:div>
    <w:div w:id="1513911759">
      <w:bodyDiv w:val="1"/>
      <w:marLeft w:val="0"/>
      <w:marRight w:val="0"/>
      <w:marTop w:val="0"/>
      <w:marBottom w:val="0"/>
      <w:divBdr>
        <w:top w:val="none" w:sz="0" w:space="0" w:color="auto"/>
        <w:left w:val="none" w:sz="0" w:space="0" w:color="auto"/>
        <w:bottom w:val="none" w:sz="0" w:space="0" w:color="auto"/>
        <w:right w:val="none" w:sz="0" w:space="0" w:color="auto"/>
      </w:divBdr>
    </w:div>
    <w:div w:id="1519734504">
      <w:bodyDiv w:val="1"/>
      <w:marLeft w:val="0"/>
      <w:marRight w:val="0"/>
      <w:marTop w:val="0"/>
      <w:marBottom w:val="0"/>
      <w:divBdr>
        <w:top w:val="none" w:sz="0" w:space="0" w:color="auto"/>
        <w:left w:val="none" w:sz="0" w:space="0" w:color="auto"/>
        <w:bottom w:val="none" w:sz="0" w:space="0" w:color="auto"/>
        <w:right w:val="none" w:sz="0" w:space="0" w:color="auto"/>
      </w:divBdr>
    </w:div>
    <w:div w:id="1521816750">
      <w:bodyDiv w:val="1"/>
      <w:marLeft w:val="0"/>
      <w:marRight w:val="0"/>
      <w:marTop w:val="0"/>
      <w:marBottom w:val="0"/>
      <w:divBdr>
        <w:top w:val="none" w:sz="0" w:space="0" w:color="auto"/>
        <w:left w:val="none" w:sz="0" w:space="0" w:color="auto"/>
        <w:bottom w:val="none" w:sz="0" w:space="0" w:color="auto"/>
        <w:right w:val="none" w:sz="0" w:space="0" w:color="auto"/>
      </w:divBdr>
      <w:divsChild>
        <w:div w:id="728529167">
          <w:marLeft w:val="0"/>
          <w:marRight w:val="0"/>
          <w:marTop w:val="0"/>
          <w:marBottom w:val="0"/>
          <w:divBdr>
            <w:top w:val="none" w:sz="0" w:space="0" w:color="auto"/>
            <w:left w:val="none" w:sz="0" w:space="0" w:color="auto"/>
            <w:bottom w:val="none" w:sz="0" w:space="0" w:color="auto"/>
            <w:right w:val="none" w:sz="0" w:space="0" w:color="auto"/>
          </w:divBdr>
        </w:div>
      </w:divsChild>
    </w:div>
    <w:div w:id="1574319701">
      <w:bodyDiv w:val="1"/>
      <w:marLeft w:val="0"/>
      <w:marRight w:val="0"/>
      <w:marTop w:val="0"/>
      <w:marBottom w:val="0"/>
      <w:divBdr>
        <w:top w:val="none" w:sz="0" w:space="0" w:color="auto"/>
        <w:left w:val="none" w:sz="0" w:space="0" w:color="auto"/>
        <w:bottom w:val="none" w:sz="0" w:space="0" w:color="auto"/>
        <w:right w:val="none" w:sz="0" w:space="0" w:color="auto"/>
      </w:divBdr>
    </w:div>
    <w:div w:id="1596091811">
      <w:bodyDiv w:val="1"/>
      <w:marLeft w:val="0"/>
      <w:marRight w:val="0"/>
      <w:marTop w:val="0"/>
      <w:marBottom w:val="0"/>
      <w:divBdr>
        <w:top w:val="none" w:sz="0" w:space="0" w:color="auto"/>
        <w:left w:val="none" w:sz="0" w:space="0" w:color="auto"/>
        <w:bottom w:val="none" w:sz="0" w:space="0" w:color="auto"/>
        <w:right w:val="none" w:sz="0" w:space="0" w:color="auto"/>
      </w:divBdr>
    </w:div>
    <w:div w:id="1596326945">
      <w:bodyDiv w:val="1"/>
      <w:marLeft w:val="0"/>
      <w:marRight w:val="0"/>
      <w:marTop w:val="0"/>
      <w:marBottom w:val="0"/>
      <w:divBdr>
        <w:top w:val="none" w:sz="0" w:space="0" w:color="auto"/>
        <w:left w:val="none" w:sz="0" w:space="0" w:color="auto"/>
        <w:bottom w:val="none" w:sz="0" w:space="0" w:color="auto"/>
        <w:right w:val="none" w:sz="0" w:space="0" w:color="auto"/>
      </w:divBdr>
    </w:div>
    <w:div w:id="1666396308">
      <w:bodyDiv w:val="1"/>
      <w:marLeft w:val="0"/>
      <w:marRight w:val="0"/>
      <w:marTop w:val="0"/>
      <w:marBottom w:val="0"/>
      <w:divBdr>
        <w:top w:val="none" w:sz="0" w:space="0" w:color="auto"/>
        <w:left w:val="none" w:sz="0" w:space="0" w:color="auto"/>
        <w:bottom w:val="none" w:sz="0" w:space="0" w:color="auto"/>
        <w:right w:val="none" w:sz="0" w:space="0" w:color="auto"/>
      </w:divBdr>
    </w:div>
    <w:div w:id="1733388780">
      <w:bodyDiv w:val="1"/>
      <w:marLeft w:val="0"/>
      <w:marRight w:val="0"/>
      <w:marTop w:val="0"/>
      <w:marBottom w:val="0"/>
      <w:divBdr>
        <w:top w:val="none" w:sz="0" w:space="0" w:color="auto"/>
        <w:left w:val="none" w:sz="0" w:space="0" w:color="auto"/>
        <w:bottom w:val="none" w:sz="0" w:space="0" w:color="auto"/>
        <w:right w:val="none" w:sz="0" w:space="0" w:color="auto"/>
      </w:divBdr>
    </w:div>
    <w:div w:id="1761295562">
      <w:bodyDiv w:val="1"/>
      <w:marLeft w:val="0"/>
      <w:marRight w:val="0"/>
      <w:marTop w:val="0"/>
      <w:marBottom w:val="0"/>
      <w:divBdr>
        <w:top w:val="none" w:sz="0" w:space="0" w:color="auto"/>
        <w:left w:val="none" w:sz="0" w:space="0" w:color="auto"/>
        <w:bottom w:val="none" w:sz="0" w:space="0" w:color="auto"/>
        <w:right w:val="none" w:sz="0" w:space="0" w:color="auto"/>
      </w:divBdr>
    </w:div>
    <w:div w:id="1816220516">
      <w:bodyDiv w:val="1"/>
      <w:marLeft w:val="0"/>
      <w:marRight w:val="0"/>
      <w:marTop w:val="0"/>
      <w:marBottom w:val="0"/>
      <w:divBdr>
        <w:top w:val="none" w:sz="0" w:space="0" w:color="auto"/>
        <w:left w:val="none" w:sz="0" w:space="0" w:color="auto"/>
        <w:bottom w:val="none" w:sz="0" w:space="0" w:color="auto"/>
        <w:right w:val="none" w:sz="0" w:space="0" w:color="auto"/>
      </w:divBdr>
    </w:div>
    <w:div w:id="1876918218">
      <w:bodyDiv w:val="1"/>
      <w:marLeft w:val="0"/>
      <w:marRight w:val="0"/>
      <w:marTop w:val="0"/>
      <w:marBottom w:val="0"/>
      <w:divBdr>
        <w:top w:val="none" w:sz="0" w:space="0" w:color="auto"/>
        <w:left w:val="none" w:sz="0" w:space="0" w:color="auto"/>
        <w:bottom w:val="none" w:sz="0" w:space="0" w:color="auto"/>
        <w:right w:val="none" w:sz="0" w:space="0" w:color="auto"/>
      </w:divBdr>
    </w:div>
    <w:div w:id="1945720560">
      <w:bodyDiv w:val="1"/>
      <w:marLeft w:val="0"/>
      <w:marRight w:val="0"/>
      <w:marTop w:val="0"/>
      <w:marBottom w:val="0"/>
      <w:divBdr>
        <w:top w:val="none" w:sz="0" w:space="0" w:color="auto"/>
        <w:left w:val="none" w:sz="0" w:space="0" w:color="auto"/>
        <w:bottom w:val="none" w:sz="0" w:space="0" w:color="auto"/>
        <w:right w:val="none" w:sz="0" w:space="0" w:color="auto"/>
      </w:divBdr>
      <w:divsChild>
        <w:div w:id="113908694">
          <w:marLeft w:val="0"/>
          <w:marRight w:val="0"/>
          <w:marTop w:val="0"/>
          <w:marBottom w:val="0"/>
          <w:divBdr>
            <w:top w:val="none" w:sz="0" w:space="0" w:color="auto"/>
            <w:left w:val="none" w:sz="0" w:space="0" w:color="auto"/>
            <w:bottom w:val="none" w:sz="0" w:space="0" w:color="auto"/>
            <w:right w:val="none" w:sz="0" w:space="0" w:color="auto"/>
          </w:divBdr>
        </w:div>
      </w:divsChild>
    </w:div>
    <w:div w:id="2000033176">
      <w:bodyDiv w:val="1"/>
      <w:marLeft w:val="0"/>
      <w:marRight w:val="0"/>
      <w:marTop w:val="0"/>
      <w:marBottom w:val="0"/>
      <w:divBdr>
        <w:top w:val="none" w:sz="0" w:space="0" w:color="auto"/>
        <w:left w:val="none" w:sz="0" w:space="0" w:color="auto"/>
        <w:bottom w:val="none" w:sz="0" w:space="0" w:color="auto"/>
        <w:right w:val="none" w:sz="0" w:space="0" w:color="auto"/>
      </w:divBdr>
    </w:div>
    <w:div w:id="2005938702">
      <w:bodyDiv w:val="1"/>
      <w:marLeft w:val="0"/>
      <w:marRight w:val="0"/>
      <w:marTop w:val="0"/>
      <w:marBottom w:val="0"/>
      <w:divBdr>
        <w:top w:val="none" w:sz="0" w:space="0" w:color="auto"/>
        <w:left w:val="none" w:sz="0" w:space="0" w:color="auto"/>
        <w:bottom w:val="none" w:sz="0" w:space="0" w:color="auto"/>
        <w:right w:val="none" w:sz="0" w:space="0" w:color="auto"/>
      </w:divBdr>
    </w:div>
    <w:div w:id="2047411830">
      <w:bodyDiv w:val="1"/>
      <w:marLeft w:val="0"/>
      <w:marRight w:val="0"/>
      <w:marTop w:val="0"/>
      <w:marBottom w:val="0"/>
      <w:divBdr>
        <w:top w:val="none" w:sz="0" w:space="0" w:color="auto"/>
        <w:left w:val="none" w:sz="0" w:space="0" w:color="auto"/>
        <w:bottom w:val="none" w:sz="0" w:space="0" w:color="auto"/>
        <w:right w:val="none" w:sz="0" w:space="0" w:color="auto"/>
      </w:divBdr>
    </w:div>
    <w:div w:id="2099984984">
      <w:bodyDiv w:val="1"/>
      <w:marLeft w:val="0"/>
      <w:marRight w:val="0"/>
      <w:marTop w:val="0"/>
      <w:marBottom w:val="0"/>
      <w:divBdr>
        <w:top w:val="none" w:sz="0" w:space="0" w:color="auto"/>
        <w:left w:val="none" w:sz="0" w:space="0" w:color="auto"/>
        <w:bottom w:val="none" w:sz="0" w:space="0" w:color="auto"/>
        <w:right w:val="none" w:sz="0" w:space="0" w:color="auto"/>
      </w:divBdr>
    </w:div>
    <w:div w:id="212245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researchgate.net/publication/372505014_QUANTIFICATION_OF_WIND_DRIVEN_RAIN_WDR_INTRUSION_THROUGH_SHUTTERED_SLIDING_GLASS_DOOR_SYSTEMS_FINAL_REPORT" TargetMode="External"/><Relationship Id="rId2" Type="http://schemas.openxmlformats.org/officeDocument/2006/relationships/hyperlink" Target="https://koreascience.kr/article/JAKO202410657639678.page" TargetMode="External"/><Relationship Id="rId1" Type="http://schemas.openxmlformats.org/officeDocument/2006/relationships/hyperlink" Target="https://www.floridabuilding.org/fbc/publications/Research_2022-2023/Final_Report-Assessing_the_Need_to_Modernize_Water_Penetration_Resistance_Test_Procedures_R01.pdf" TargetMode="External"/><Relationship Id="rId6" Type="http://schemas.openxmlformats.org/officeDocument/2006/relationships/hyperlink" Target="https://www.fema.gov/sites/default/files/documents/fema_rm-hurriance-ian-mat-report-12-2023.pdf" TargetMode="External"/><Relationship Id="rId5" Type="http://schemas.openxmlformats.org/officeDocument/2006/relationships/hyperlink" Target="https://www.fema.gov/sites/default/files/documents/fema_mat-hurricane-ian-recovery-advisory-3.pdf" TargetMode="External"/><Relationship Id="rId4" Type="http://schemas.openxmlformats.org/officeDocument/2006/relationships/hyperlink" Target="https://www.fema.gov/sites/default/files/2020-07/mat-report_hurricane-harvey-texas.pdf"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omar.nofal@fiu.edu" TargetMode="External"/><Relationship Id="rId13" Type="http://schemas.openxmlformats.org/officeDocument/2006/relationships/comments" Target="comments.xml"/><Relationship Id="rId18" Type="http://schemas.openxmlformats.org/officeDocument/2006/relationships/hyperlink" Target="https://www.fema.gov/sites/default/files/documents/fema_mat-hurricane-ian-recovery-advisory-3.pdf"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13140/RG.2.2.36806.86081" TargetMode="Externa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hyperlink" Target="mailto:rcatarelli@ufl.edu" TargetMode="External"/><Relationship Id="rId19" Type="http://schemas.openxmlformats.org/officeDocument/2006/relationships/hyperlink" Target="https://www.usgs.gov/" TargetMode="External"/><Relationship Id="rId4" Type="http://schemas.openxmlformats.org/officeDocument/2006/relationships/settings" Target="settings.xml"/><Relationship Id="rId9" Type="http://schemas.openxmlformats.org/officeDocument/2006/relationships/hyperlink" Target="mailto:chowdhur@fiu.edu" TargetMode="External"/><Relationship Id="rId14" Type="http://schemas.microsoft.com/office/2011/relationships/commentsExtended" Target="commentsExtended.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86C34C48-0EC8-43A5-94E4-925583F2C93B}"/>
      </w:docPartPr>
      <w:docPartBody>
        <w:p w:rsidR="008926BF" w:rsidRDefault="005D01BE">
          <w:r w:rsidRPr="00826619">
            <w:rPr>
              <w:rStyle w:val="PlaceholderText"/>
            </w:rPr>
            <w:t>Click or tap here to enter text.</w:t>
          </w:r>
        </w:p>
      </w:docPartBody>
    </w:docPart>
    <w:docPart>
      <w:docPartPr>
        <w:name w:val="68084D30652C4A06B114B2D0B4FE9284"/>
        <w:category>
          <w:name w:val="General"/>
          <w:gallery w:val="placeholder"/>
        </w:category>
        <w:types>
          <w:type w:val="bbPlcHdr"/>
        </w:types>
        <w:behaviors>
          <w:behavior w:val="content"/>
        </w:behaviors>
        <w:guid w:val="{19D2EB47-E6C7-46E2-BF56-29C7FCD06195}"/>
      </w:docPartPr>
      <w:docPartBody>
        <w:p w:rsidR="008926BF" w:rsidRDefault="005D01BE" w:rsidP="005D01BE">
          <w:pPr>
            <w:pStyle w:val="68084D30652C4A06B114B2D0B4FE9284"/>
          </w:pPr>
          <w:r w:rsidRPr="0082661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imesNewRoman">
    <w:altName w:val="Yu Gothic"/>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BE"/>
    <w:rsid w:val="001472A4"/>
    <w:rsid w:val="004638FA"/>
    <w:rsid w:val="005D01BE"/>
    <w:rsid w:val="008926BF"/>
    <w:rsid w:val="00A63502"/>
    <w:rsid w:val="00CD38BB"/>
    <w:rsid w:val="00FB3D3C"/>
    <w:rsid w:val="00FF74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01BE"/>
    <w:rPr>
      <w:color w:val="666666"/>
    </w:rPr>
  </w:style>
  <w:style w:type="paragraph" w:customStyle="1" w:styleId="68084D30652C4A06B114B2D0B4FE9284">
    <w:name w:val="68084D30652C4A06B114B2D0B4FE9284"/>
    <w:rsid w:val="005D01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BB47FBB-E4C5-4195-8089-7B399B899401}">
  <we:reference id="wa200004996" version="1.0.0.0" store="en-US" storeType="OMEX"/>
  <we:alternateReferences>
    <we:reference id="WA200004996" version="1.0.0.0" store="WA200004996" storeType="OMEX"/>
  </we:alternateReferences>
  <we:properties>
    <we:property name="bibcitation-word-document-id" value="&quot;5b49330f-df45-4e42-89ab-539ca40c75f3&quot;"/>
    <we:property name="bibcitation-word-citation-list" value="{&quot;id&quot;:&quot;4df5e3d5-f80c-4d2f-a4f4-56f0e8ed5406&quot;,&quot;citations&quot;:[],&quot;style&quot;:{&quot;name&quot;:&quot;American Psychological Association 7th edition&quot;,&quot;xml&quot;:&quot;{\&quot;name\&quot;:\&quot;style\&quot;,\&quot;attrs\&quot;:{\&quot;xmlns\&quot;:\&quot;http://purl.org/net/xbiblio/csl\&quot;,\&quot;class\&quot;:\&quot;in-text\&quot;,\&quot;version\&quot;:\&quot;1.0\&quot;,\&quot;demote-non-dropping-particle\&quot;:\&quot;never\&quot;,\&quot;page-range-format\&quot;:\&quot;expanded\&quot;},\&quot;children\&quot;:[{\&quot;name\&quot;:\&quot;info\&quot;,\&quot;attrs\&quot;:{},\&quot;children\&quot;:[{\&quot;name\&quot;:\&quot;title\&quot;,\&quot;attrs\&quot;:{},\&quot;children\&quot;:[\&quot;American Psychological Association 7th edition\&quot;]},{\&quot;name\&quot;:\&quot;title-short\&quot;,\&quot;attrs\&quot;:{},\&quot;children\&quot;:[\&quot;APA\&quot;]},{\&quot;name\&quot;:\&quot;id\&quot;,\&quot;attrs\&quot;:{},\&quot;children\&quot;:[\&quot;http://www.zotero.org/styles/apa\&quot;]},{\&quot;name\&quot;:\&quot;link\&quot;,\&quot;attrs\&quot;:{\&quot;href\&quot;:\&quot;http://www.zotero.org/styles/apa\&quot;,\&quot;rel\&quot;:\&quot;self\&quot;},\&quot;children\&quot;:[]},{\&quot;name\&quot;:\&quot;link\&quot;,\&quot;attrs\&quot;:{\&quot;href\&quot;:\&quot;http://www.zotero.org/styles/apa-6th-edition\&quot;,\&quot;rel\&quot;:\&quot;template\&quot;},\&quot;children\&quot;:[]},{\&quot;name\&quot;:\&quot;link\&quot;,\&quot;attrs\&quot;:{\&quot;href\&quot;:\&quot;https://apastyle.apa.org/style-grammar-guidelines/references/examples\&quot;,\&quot;rel\&quot;:\&quot;documentation\&quot;},\&quot;children\&quot;:[]},{\&quot;name\&quot;:\&quot;author\&quot;,\&quot;attrs\&quot;:{},\&quot;children\&quot;:[{\&quot;name\&quot;:\&quot;name\&quot;,\&quot;attrs\&quot;:{},\&quot;children\&quot;:[\&quot;Brenton M. Wiernik\&quot;]},{\&quot;name\&quot;:\&quot;email\&quot;,\&quot;attrs\&quot;:{},\&quot;children\&quot;:[\&quot;zotero@wiernik.org\&quot;]}]},{\&quot;name\&quot;:\&quot;category\&quot;,\&quot;attrs\&quot;:{\&quot;citation-format\&quot;:\&quot;author-date\&quot;},\&quot;children\&quot;:[]},{\&quot;name\&quot;:\&quot;category\&quot;,\&quot;attrs\&quot;:{\&quot;field\&quot;:\&quot;psychology\&quot;},\&quot;children\&quot;:[]},{\&quot;name\&quot;:\&quot;category\&quot;,\&quot;attrs\&quot;:{\&quot;field\&quot;:\&quot;generic-base\&quot;},\&quot;children\&quot;:[]},{\&quot;name\&quot;:\&quot;updated\&quot;,\&quot;attrs\&quot;:{},\&quot;children\&quot;:[\&quot;2019-12-04T13:09:49+00:00\&quot;]},{\&quot;name\&quot;:\&quot;rights\&quot;,\&quot;attrs\&quot;:{\&quot;license\&quot;:\&quot;http://creativecommons.org/licenses/by-sa/3.0/\&quot;},\&quot;children\&quot;:[\&quot;This work is licensed under a Creative Commons Attribution-ShareAlike 3.0 License\&quot;]}]},{\&quot;name\&quot;:\&quot;locale\&quot;,\&quot;attrs\&quot;:{\&quot;xml:lang\&quot;:\&quot;en\&quot;},\&quot;children\&quot;:[{\&quot;name\&quot;:\&quot;terms\&quot;,\&quot;attrs\&quot;:{},\&quot;children\&quot;:[{\&quot;name\&quot;:\&quot;term\&quot;,\&quot;attrs\&quot;:{\&quot;name\&quot;:\&quot;editortranslator\&quot;,\&quot;form\&quot;:\&quot;short\&quot;},\&quot;children\&quot;:[{\&quot;name\&quot;:\&quot;single\&quot;,\&quot;attrs\&quot;:{},\&quot;children\&quot;:[\&quot;ed. &amp; trans.\&quot;]},{\&quot;name\&quot;:\&quot;multiple\&quot;,\&quot;attrs\&quot;:{},\&quot;children\&quot;:[\&quot;eds. &amp; trans.\&quot;]}]},{\&quot;name\&quot;:\&quot;term\&quot;,\&quot;attrs\&quot;:{\&quot;name\&quot;:\&quot;translator\&quot;,\&quot;form\&quot;:\&quot;short\&quot;},\&quot;children\&quot;:[\&quot;trans.\&quot;]},{\&quot;name\&quot;:\&quot;term\&quot;,\&quot;attrs\&quot;:{\&quot;name\&quot;:\&quot;interviewer\&quot;,\&quot;form\&quot;:\&quot;short\&quot;},\&quot;children\&quot;:[{\&quot;name\&quot;:\&quot;single\&quot;,\&quot;attrs\&quot;:{},\&quot;children\&quot;:[\&quot;interviewer\&quot;]},{\&quot;name\&quot;:\&quot;multiple\&quot;,\&quot;attrs\&quot;:{},\&quot;children\&quot;:[\&quot;interviewers\&quot;]}]},{\&quot;name\&quot;:\&quot;term\&quot;,\&quot;attrs\&quot;:{\&quot;name\&quot;:\&quot;collection-editor\&quot;,\&quot;form\&quot;:\&quot;short\&quot;},\&quot;children\&quot;:[{\&quot;name\&quot;:\&quot;single\&quot;,\&quot;attrs\&quot;:{},\&quot;children\&quot;:[\&quot;ed.\&quot;]},{\&quot;name\&quot;:\&quot;multiple\&quot;,\&quot;attrs\&quot;:{},\&quot;children\&quot;:[\&quot;eds.\&quot;]}]},{\&quot;name\&quot;:\&quot;term\&quot;,\&quot;attrs\&quot;:{\&quot;name\&quot;:\&quot;circa\&quot;,\&quot;form\&quot;:\&quot;short\&quot;},\&quot;children\&quot;:[\&quot;ca.\&quot;]},{\&quot;name\&quot;:\&quot;term\&quot;,\&quot;attrs\&quot;:{\&quot;name\&quot;:\&quot;bc\&quot;},\&quot;children\&quot;:[\&quot; B.C.E.\&quot;]},{\&quot;name\&quot;:\&quot;term\&quot;,\&quot;attrs\&quot;:{\&quot;name\&quot;:\&quot;ad\&quot;},\&quot;children\&quot;:[\&quot; C.E.\&quot;]},{\&quot;name\&quot;:\&quot;term\&quot;,\&quot;attrs\&quot;:{\&quot;name\&quot;:\&quot;letter\&quot;},\&quot;children\&quot;:[\&quot;personal communication\&quot;]},{\&quot;name\&quot;:\&quot;term\&quot;,\&quot;attrs\&quot;:{\&quot;name\&quot;:\&quot;letter\&quot;,\&quot;form\&quot;:\&quot;short\&quot;},\&quot;children\&quot;:[\&quot;letter\&quot;]},{\&quot;name\&quot;:\&quot;term\&quot;,\&quot;attrs\&quot;:{\&quot;name\&quot;:\&quot;issue\&quot;,\&quot;form\&quot;:\&quot;long\&quot;},\&quot;children\&quot;:[{\&quot;name\&quot;:\&quot;single\&quot;,\&quot;attrs\&quot;:{},\&quot;children\&quot;:[\&quot;issue\&quot;]},{\&quot;name\&quot;:\&quot;multiple\&quot;,\&quot;attrs\&quot;:{},\&quot;children\&quot;:[\&quot;issues\&quot;]}]}]}]},{\&quot;name\&quot;:\&quot;locale\&quot;,\&quot;attrs\&quot;:{\&quot;xml:lang\&quot;:\&quot;af\&quot;},\&quot;children\&quot;:[{\&quot;name\&quot;:\&quot;terms\&quot;,\&quot;attrs\&quot;:{},\&quot;children\&quot;:[{\&quot;name\&quot;:\&quot;term\&quot;,\&quot;attrs\&quot;:{\&quot;name\&quot;:\&quot;letter\&quot;},\&quot;children\&quot;:[\&quot;persoonlike kommunikasie\&quot;]},{\&quot;name\&quot;:\&quot;term\&quot;,\&quot;attrs\&quot;:{\&quot;name\&quot;:\&quot;letter\&quot;,\&quot;form\&quot;:\&quot;short\&quot;},\&quot;children\&quot;:[\&quot;brief\&quot;]}]}]},{\&quot;name\&quot;:\&quot;locale\&quot;,\&quot;attrs\&quot;:{\&quot;xml:lang\&quot;:\&quot;ar\&quot;},\&quot;children\&quot;:[{\&quot;name\&quot;:\&quot;terms\&quot;,\&quot;attrs\&quot;:{},\&quot;children\&quot;:[{\&quot;name\&quot;:\&quot;term\&quot;,\&quot;attrs\&quot;:{\&quot;name\&quot;:\&quot;letter\&quot;},\&quot;children\&quot;:[\&quot;اتصال شخصي\&quot;]},{\&quot;name\&quot;:\&quot;term\&quot;,\&quot;attrs\&quot;:{\&quot;name\&quot;:\&quot;letter\&quot;,\&quot;form\&quot;:\&quot;short\&quot;},\&quot;children\&quot;:[\&quot;خطاب\&quot;]}]}]},{\&quot;name\&quot;:\&quot;locale\&quot;,\&quot;attrs\&quot;:{\&quot;xml:lang\&quot;:\&quot;bg\&quot;},\&quot;children\&quot;:[{\&quot;name\&quot;:\&quot;terms\&quot;,\&quot;attrs\&quot;:{},\&quot;children\&quot;:[{\&quot;name\&quot;:\&quot;term\&quot;,\&quot;attrs\&quot;:{\&quot;name\&quot;:\&quot;letter\&quot;},\&quot;children\&quot;:[\&quot;лична комуникация\&quot;]},{\&quot;name\&quot;:\&quot;term\&quot;,\&quot;attrs\&quot;:{\&quot;name\&quot;:\&quot;letter\&quot;,\&quot;form\&quot;:\&quot;short\&quot;},\&quot;children\&quot;:[\&quot;писмо\&quot;]}]}]},{\&quot;name\&quot;:\&quot;locale\&quot;,\&quot;attrs\&quot;:{\&quot;xml:lang\&quot;:\&quot;ca\&quot;},\&quot;children\&quot;:[{\&quot;name\&quot;:\&quot;terms\&quot;,\&quot;attrs\&quot;:{},\&quot;children\&quot;:[{\&quot;name\&quot;:\&quot;term\&quot;,\&quot;attrs\&quot;:{\&quot;name\&quot;:\&quot;letter\&quot;},\&quot;children\&quot;:[\&quot;comunicació personal\&quot;]},{\&quot;name\&quot;:\&quot;term\&quot;,\&quot;attrs\&quot;:{\&quot;name\&quot;:\&quot;letter\&quot;,\&quot;form\&quot;:\&quot;short\&quot;},\&quot;children\&quot;:[\&quot;carta\&quot;]}]}]},{\&quot;name\&quot;:\&quot;locale\&quot;,\&quot;attrs\&quot;:{\&quot;xml:lang\&quot;:\&quot;cs\&quot;},\&quot;children\&quot;:[{\&quot;name\&quot;:\&quot;terms\&quot;,\&quot;attrs\&quot;:{},\&quot;children\&quot;:[{\&quot;name\&quot;:\&quot;term\&quot;,\&quot;attrs\&quot;:{\&quot;name\&quot;:\&quot;letter\&quot;},\&quot;children\&quot;:[\&quot;osobní komunikace\&quot;]},{\&quot;name\&quot;:\&quot;term\&quot;,\&quot;attrs\&quot;:{\&quot;name\&quot;:\&quot;letter\&quot;,\&quot;form\&quot;:\&quot;short\&quot;},\&quot;children\&quot;:[\&quot;dopis\&quot;]}]}]},{\&quot;name\&quot;:\&quot;locale\&quot;,\&quot;attrs\&quot;:{\&quot;xml:lang\&quot;:\&quot;cy\&quot;},\&quot;children\&quot;:[{\&quot;name\&quot;:\&quot;terms\&quot;,\&quot;attrs\&quot;:{},\&quot;children\&quot;:[{\&quot;name\&quot;:\&quot;term\&quot;,\&quot;attrs\&quot;:{\&quot;name\&quot;:\&quot;letter\&quot;},\&quot;children\&quot;:[\&quot;cyfathrebu personol\&quot;]},{\&quot;name\&quot;:\&quot;term\&quot;,\&quot;attrs\&quot;:{\&quot;name\&quot;:\&quot;letter\&quot;,\&quot;form\&quot;:\&quot;short\&quot;},\&quot;children\&quot;:[\&quot;llythyr\&quot;]}]}]},{\&quot;name\&quot;:\&quot;locale\&quot;,\&quot;attrs\&quot;:{\&quot;xml:lang\&quot;:\&quot;da\&quot;},\&quot;children\&quot;:[{\&quot;name\&quot;:\&quot;terms\&quot;,\&quot;attrs\&quot;:{},\&quot;children\&quot;:[{\&quot;name\&quot;:\&quot;term\&quot;,\&quot;attrs\&quot;:{\&quot;name\&quot;:\&quot;et-al\&quot;},\&quot;children\&quot;:[\&quot;et al.\&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de\&quot;},\&quot;children\&quot;:[{\&quot;name\&quot;:\&quot;terms\&quot;,\&quot;attrs\&quot;:{},\&quot;children\&quot;:[{\&quot;name\&quot;:\&quot;term\&quot;,\&quot;attrs\&quot;:{\&quot;name\&quot;:\&quot;et-al\&quot;},\&quot;children\&quot;:[\&quot;et al.\&quot;]},{\&quot;name\&quot;:\&quot;term\&quot;,\&quot;attrs\&quot;:{\&quot;name\&quot;:\&quot;letter\&quot;},\&quot;children\&quot;:[\&quot;persönliche Kommunikation\&quot;]},{\&quot;name\&quot;:\&quot;term\&quot;,\&quot;attrs\&quot;:{\&quot;name\&quot;:\&quot;letter\&quot;,\&quot;form\&quot;:\&quot;short\&quot;},\&quot;children\&quot;:[\&quot;Brief\&quot;]}]}]},{\&quot;name\&quot;:\&quot;locale\&quot;,\&quot;attrs\&quot;:{\&quot;xml:lang\&quot;:\&quot;el\&quot;},\&quot;children\&quot;:[{\&quot;name\&quot;:\&quot;terms\&quot;,\&quot;attrs\&quot;:{},\&quot;children\&quot;:[{\&quot;name\&quot;:\&quot;term\&quot;,\&quot;attrs\&quot;:{\&quot;name\&quot;:\&quot;letter\&quot;},\&quot;children\&quot;:[\&quot;προσωπική επικοινωνία\&quot;]},{\&quot;name\&quot;:\&quot;term\&quot;,\&quot;attrs\&quot;:{\&quot;name\&quot;:\&quot;letter\&quot;,\&quot;form\&quot;:\&quot;short\&quot;},\&quot;children\&quot;:[\&quot;επιστολή\&quot;]}]}]},{\&quot;name\&quot;:\&quot;locale\&quot;,\&quot;attrs\&quot;:{\&quot;xml:lang\&quot;:\&quot;es\&quot;},\&quot;children\&quot;:[{\&quot;name\&quot;:\&quot;terms\&quot;,\&quot;attrs\&quot;:{},\&quot;children\&quot;:[{\&quot;name\&quot;:\&quot;term\&quot;,\&quot;attrs\&quot;:{\&quot;name\&quot;:\&quot;from\&quot;},\&quot;children\&quot;:[\&quot;de\&quot;]},{\&quot;name\&quot;:\&quot;term\&quot;,\&quot;attrs\&quot;:{\&quot;name\&quot;:\&quot;letter\&quot;},\&quot;children\&quot;:[\&quot;comunicación personal\&quot;]},{\&quot;name\&quot;:\&quot;term\&quot;,\&quot;attrs\&quot;:{\&quot;name\&quot;:\&quot;letter\&quot;,\&quot;form\&quot;:\&quot;short\&quot;},\&quot;children\&quot;:[\&quot;carta\&quot;]}]}]},{\&quot;name\&quot;:\&quot;locale\&quot;,\&quot;attrs\&quot;:{\&quot;xml:lang\&quot;:\&quot;et\&quot;},\&quot;children\&quot;:[{\&quot;name\&quot;:\&quot;terms\&quot;,\&quot;attrs\&quot;:{},\&quot;children\&quot;:[{\&quot;name\&quot;:\&quot;term\&quot;,\&quot;attrs\&quot;:{\&quot;name\&quot;:\&quot;letter\&quot;},\&quot;children\&quot;:[\&quot;isiklik suhtlus\&quot;]},{\&quot;name\&quot;:\&quot;term\&quot;,\&quot;attrs\&quot;:{\&quot;name\&quot;:\&quot;letter\&quot;,\&quot;form\&quot;:\&quot;short\&quot;},\&quot;children\&quot;:[\&quot;kiri\&quot;]}]}]},{\&quot;name\&quot;:\&quot;locale\&quot;,\&quot;attrs\&quot;:{\&quot;xml:lang\&quot;:\&quot;eu\&quot;},\&quot;children\&quot;:[{\&quot;name\&quot;:\&quot;terms\&quot;,\&quot;attrs\&quot;:{},\&quot;children\&quot;:[{\&quot;name\&quot;:\&quot;term\&quot;,\&quot;attrs\&quot;:{\&quot;name\&quot;:\&quot;letter\&quot;},\&quot;children\&quot;:[\&quot;komunikazio pertsonala\&quot;]},{\&quot;name\&quot;:\&quot;term\&quot;,\&quot;attrs\&quot;:{\&quot;name\&quot;:\&quot;letter\&quot;,\&quot;form\&quot;:\&quot;short\&quot;},\&quot;children\&quot;:[\&quot;gutuna\&quot;]}]}]},{\&quot;name\&quot;:\&quot;locale\&quot;,\&quot;attrs\&quot;:{\&quot;xml:lang\&quot;:\&quot;fa\&quot;},\&quot;children\&quot;:[{\&quot;name\&quot;:\&quot;terms\&quot;,\&quot;attrs\&quot;:{},\&quot;children\&quot;:[{\&quot;name\&quot;:\&quot;term\&quot;,\&quot;attrs\&quot;:{\&quot;name\&quot;:\&quot;letter\&quot;},\&quot;children\&quot;:[\&quot;ارتباط شخصی\&quot;]},{\&quot;name\&quot;:\&quot;term\&quot;,\&quot;attrs\&quot;:{\&quot;name\&quot;:\&quot;letter\&quot;,\&quot;form\&quot;:\&quot;short\&quot;},\&quot;children\&quot;:[\&quot;نامه\&quot;]}]}]},{\&quot;name\&quot;:\&quot;locale\&quot;,\&quot;attrs\&quot;:{\&quot;xml:lang\&quot;:\&quot;fi\&quot;},\&quot;children\&quot;:[{\&quot;name\&quot;:\&quot;terms\&quot;,\&quot;attrs\&quot;:{},\&quot;children\&quot;:[{\&quot;name\&quot;:\&quot;term\&quot;,\&quot;attrs\&quot;:{\&quot;name\&quot;:\&quot;letter\&quot;},\&quot;children\&quot;:[\&quot;henkilökohtainen viestintä\&quot;]},{\&quot;name\&quot;:\&quot;term\&quot;,\&quot;attrs\&quot;:{\&quot;name\&quot;:\&quot;letter\&quot;,\&quot;form\&quot;:\&quot;short\&quot;},\&quot;children\&quot;:[\&quot;kirje\&quot;]}]}]},{\&quot;name\&quot;:\&quot;locale\&quot;,\&quot;attrs\&quot;:{\&quot;xml:lang\&quot;:\&quot;fr\&quot;},\&quot;children\&quot;:[{\&quot;name\&quot;:\&quot;terms\&quot;,\&quot;attrs\&quot;:{},\&quot;children\&quot;:[{\&quot;name\&quot;:\&quot;term\&quot;,\&quot;attrs\&quot;:{\&quot;name\&quot;:\&quot;letter\&quot;},\&quot;children\&quot;:[\&quot;communication personnelle\&quot;]},{\&quot;name\&quot;:\&quot;term\&quot;,\&quot;attrs\&quot;:{\&quot;name\&quot;:\&quot;letter\&quot;,\&quot;form\&quot;:\&quot;short\&quot;},\&quot;children\&quot;:[\&quot;lettre\&quot;]},{\&quot;name\&quot;:\&quot;term\&quot;,\&quot;attrs\&quot;:{\&quot;name\&quot;:\&quot;editor\&quot;,\&quot;form\&quot;:\&quot;short\&quot;},\&quot;children\&quot;:[{\&quot;name\&quot;:\&quot;single\&quot;,\&quot;attrs\&quot;:{},\&quot;children\&quot;:[\&quot;éd.\&quot;]},{\&quot;name\&quot;:\&quot;multiple\&quot;,\&quot;attrs\&quot;:{},\&quot;children\&quot;:[\&quot;éds.\&quot;]}]}]}]},{\&quot;name\&quot;:\&quot;locale\&quot;,\&quot;attrs\&quot;:{\&quot;xml:lang\&quot;:\&quot;he\&quot;},\&quot;children\&quot;:[{\&quot;name\&quot;:\&quot;terms\&quot;,\&quot;attrs\&quot;:{},\&quot;children\&quot;:[{\&quot;name\&quot;:\&quot;term\&quot;,\&quot;attrs\&quot;:{\&quot;name\&quot;:\&quot;letter\&quot;},\&quot;children\&quot;:[\&quot;תקשורת אישית\&quot;]},{\&quot;name\&quot;:\&quot;term\&quot;,\&quot;attrs\&quot;:{\&quot;name\&quot;:\&quot;letter\&quot;,\&quot;form\&quot;:\&quot;short\&quot;},\&quot;children\&quot;:[\&quot;מכתב\&quot;]}]}]},{\&quot;name\&quot;:\&quot;locale\&quot;,\&quot;attrs\&quot;:{\&quot;xml:lang\&quot;:\&quot;hr\&quot;},\&quot;children\&quot;:[{\&quot;name\&quot;:\&quot;terms\&quot;,\&quot;attrs\&quot;:{},\&quot;children\&quot;:[{\&quot;name\&quot;:\&quot;term\&quot;,\&quot;attrs\&quot;:{\&quot;name\&quot;:\&quot;letter\&quot;},\&quot;children\&quot;:[\&quot;osobna komunikacija\&quot;]},{\&quot;name\&quot;:\&quot;term\&quot;,\&quot;attrs\&quot;:{\&quot;name\&quot;:\&quot;letter\&quot;,\&quot;form\&quot;:\&quot;short\&quot;},\&quot;children\&quot;:[\&quot;pismo\&quot;]}]}]},{\&quot;name\&quot;:\&quot;locale\&quot;,\&quot;attrs\&quot;:{\&quot;xml:lang\&quot;:\&quot;hu\&quot;},\&quot;children\&quot;:[{\&quot;name\&quot;:\&quot;terms\&quot;,\&quot;attrs\&quot;:{},\&quot;children\&quot;:[{\&quot;name\&quot;:\&quot;term\&quot;,\&quot;attrs\&quot;:{\&quot;name\&quot;:\&quot;letter\&quot;},\&quot;children\&quot;:[\&quot;személyes kommunikáció\&quot;]},{\&quot;name\&quot;:\&quot;term\&quot;,\&quot;attrs\&quot;:{\&quot;name\&quot;:\&quot;letter\&quot;,\&quot;form\&quot;:\&quot;short\&quot;},\&quot;children\&quot;:[\&quot;levél\&quot;]}]}]},{\&quot;name\&quot;:\&quot;locale\&quot;,\&quot;attrs\&quot;:{\&quot;xml:lang\&quot;:\&quot;id\&quot;},\&quot;children\&quot;:[{\&quot;name\&quot;:\&quot;terms\&quot;,\&quot;attrs\&quot;:{},\&quot;children\&quot;:[{\&quot;name\&quot;:\&quot;term\&quot;,\&quot;attrs\&quot;:{\&quot;name\&quot;:\&quot;letter\&quot;},\&quot;children\&quot;:[\&quot;komunikasi pribadi\&quot;]},{\&quot;name\&quot;:\&quot;term\&quot;,\&quot;attrs\&quot;:{\&quot;name\&quot;:\&quot;letter\&quot;,\&quot;form\&quot;:\&quot;short\&quot;},\&quot;children\&quot;:[\&quot;surat\&quot;]}]}]},{\&quot;name\&quot;:\&quot;locale\&quot;,\&quot;attrs\&quot;:{\&quot;xml:lang\&quot;:\&quot;is\&quot;},\&quot;children\&quot;:[{\&quot;name\&quot;:\&quot;terms\&quot;,\&quot;attrs\&quot;:{},\&quot;children\&quot;:[{\&quot;name\&quot;:\&quot;term\&quot;,\&quot;attrs\&quot;:{\&quot;name\&quot;:\&quot;letter\&quot;},\&quot;children\&quot;:[\&quot;persónuleg samskipti\&quot;]},{\&quot;name\&quot;:\&quot;term\&quot;,\&quot;attrs\&quot;:{\&quot;name\&quot;:\&quot;letter\&quot;,\&quot;form\&quot;:\&quot;short\&quot;},\&quot;children\&quot;:[\&quot;bréf\&quot;]}]}]},{\&quot;name\&quot;:\&quot;locale\&quot;,\&quot;attrs\&quot;:{\&quot;xml:lang\&quot;:\&quot;it\&quot;},\&quot;children\&quot;:[{\&quot;name\&quot;:\&quot;terms\&quot;,\&quot;attrs\&quot;:{},\&quot;children\&quot;:[{\&quot;name\&quot;:\&quot;term\&quot;,\&quot;attrs\&quot;:{\&quot;name\&quot;:\&quot;letter\&quot;},\&quot;children\&quot;:[\&quot;comunicazione personale\&quot;]},{\&quot;name\&quot;:\&quot;term\&quot;,\&quot;attrs\&quot;:{\&quot;name\&quot;:\&quot;letter\&quot;,\&quot;form\&quot;:\&quot;short\&quot;},\&quot;children\&quot;:[\&quot;lettera\&quot;]}]}]},{\&quot;name\&quot;:\&quot;locale\&quot;,\&quot;attrs\&quot;:{\&quot;xml:lang\&quot;:\&quot;ja\&quot;},\&quot;children\&quot;:[{\&quot;name\&quot;:\&quot;terms\&quot;,\&quot;attrs\&quot;:{},\&quot;children\&quot;:[{\&quot;name\&quot;:\&quot;term\&quot;,\&quot;attrs\&quot;:{\&quot;name\&quot;:\&quot;letter\&quot;},\&quot;children\&quot;:[\&quot;個人的なやり取り\&quot;]},{\&quot;name\&quot;:\&quot;term\&quot;,\&quot;attrs\&quot;:{\&quot;name\&quot;:\&quot;letter\&quot;,\&quot;form\&quot;:\&quot;short\&quot;},\&quot;children\&quot;:[\&quot;手紙\&quot;]}]}]},{\&quot;name\&quot;:\&quot;locale\&quot;,\&quot;attrs\&quot;:{\&quot;xml:lang\&quot;:\&quot;ko\&quot;},\&quot;children\&quot;:[{\&quot;name\&quot;:\&quot;terms\&quot;,\&quot;attrs\&quot;:{},\&quot;children\&quot;:[{\&quot;name\&quot;:\&quot;term\&quot;,\&quot;attrs\&quot;:{\&quot;name\&quot;:\&quot;letter\&quot;},\&quot;children\&quot;:[\&quot;개인 서신\&quot;]},{\&quot;name\&quot;:\&quot;term\&quot;,\&quot;attrs\&quot;:{\&quot;name\&quot;:\&quot;letter\&quot;,\&quot;form\&quot;:\&quot;short\&quot;},\&quot;children\&quot;:[\&quot;편지\&quot;]}]}]},{\&quot;name\&quot;:\&quot;locale\&quot;,\&quot;attrs\&quot;:{\&quot;xml:lang\&quot;:\&quot;la\&quot;},\&quot;children\&quot;:[{\&quot;name\&quot;:\&quot;terms\&quot;,\&quot;attrs\&quot;:{},\&quot;children\&quot;:[{\&quot;name\&quot;:\&quot;term\&quot;,\&quot;attrs\&quot;:{\&quot;name\&quot;:\&quot;letter\&quot;},\&quot;children\&quot;:[\&quot;\&quot;]},{\&quot;name\&quot;:\&quot;term\&quot;,\&quot;attrs\&quot;:{\&quot;name\&quot;:\&quot;letter\&quot;,\&quot;form\&quot;:\&quot;short\&quot;},\&quot;children\&quot;:[\&quot;epistula\&quot;]}]}]},{\&quot;name\&quot;:\&quot;locale\&quot;,\&quot;attrs\&quot;:{\&quot;xml:lang\&quot;:\&quot;lt\&quot;},\&quot;children\&quot;:[{\&quot;name\&quot;:\&quot;terms\&quot;,\&quot;attrs\&quot;:{},\&quot;children\&quot;:[{\&quot;name\&quot;:\&quot;term\&quot;,\&quot;attrs\&quot;:{\&quot;name\&quot;:\&quot;letter\&quot;},\&quot;children\&quot;:[\&quot;communicationis personalis\&quot;]},{\&quot;name\&quot;:\&quot;term\&quot;,\&quot;attrs\&quot;:{\&quot;name\&quot;:\&quot;letter\&quot;,\&quot;form\&quot;:\&quot;short\&quot;},\&quot;children\&quot;:[\&quot;\&quot;]}]}]},{\&quot;name\&quot;:\&quot;locale\&quot;,\&quot;attrs\&quot;:{\&quot;xml:lang\&quot;:\&quot;lv\&quot;},\&quot;children\&quot;:[{\&quot;name\&quot;:\&quot;terms\&quot;,\&quot;attrs\&quot;:{},\&quot;children\&quot;:[{\&quot;name\&quot;:\&quot;term\&quot;,\&quot;attrs\&quot;:{\&quot;name\&quot;:\&quot;letter\&quot;},\&quot;children\&quot;:[\&quot;personīga komunikācija\&quot;]},{\&quot;name\&quot;:\&quot;term\&quot;,\&quot;attrs\&quot;:{\&quot;name\&quot;:\&quot;letter\&quot;,\&quot;form\&quot;:\&quot;short\&quot;},\&quot;children\&quot;:[\&quot;vēstule\&quot;]}]}]},{\&quot;name\&quot;:\&quot;locale\&quot;,\&quot;attrs\&quot;:{\&quot;xml:lang\&quot;:\&quot;mn\&quot;},\&quot;children\&quot;:[{\&quot;name\&quot;:\&quot;terms\&quot;,\&quot;attrs\&quot;:{},\&quot;children\&quot;:[{\&quot;name\&quot;:\&quot;term\&quot;,\&quot;attrs\&quot;:{\&quot;name\&quot;:\&quot;letter\&quot;},\&quot;children\&quot;:[\&quot;хувийн харилцаа холбоо\&quot;]},{\&quot;name\&quot;:\&quot;term\&quot;,\&quot;attrs\&quot;:{\&quot;name\&quot;:\&quot;letter\&quot;,\&quot;form\&quot;:\&quot;short\&quot;},\&quot;children\&quot;:[\&quot;захиа\&quot;]}]}]},{\&quot;name\&quot;:\&quot;locale\&quot;,\&quot;attrs\&quot;:{\&quot;xml:lang\&quot;:\&quot;nb\&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nl\&quot;},\&quot;children\&quot;:[{\&quot;name\&quot;:\&quot;terms\&quot;,\&quot;attrs\&quot;:{},\&quot;children\&quot;:[{\&quot;name\&quot;:\&quot;term\&quot;,\&quot;attrs\&quot;:{\&quot;name\&quot;:\&quot;et-al\&quot;},\&quot;children\&quot;:[\&quot;et al.\&quot;]},{\&quot;name\&quot;:\&quot;term\&quot;,\&quot;attrs\&quot;:{\&quot;name\&quot;:\&quot;letter\&quot;},\&quot;children\&quot;:[\&quot;persoonlijke communicatie\&quot;]},{\&quot;name\&quot;:\&quot;term\&quot;,\&quot;attrs\&quot;:{\&quot;name\&quot;:\&quot;letter\&quot;,\&quot;form\&quot;:\&quot;short\&quot;},\&quot;children\&quot;:[\&quot;brief\&quot;]}]}]},{\&quot;name\&quot;:\&quot;locale\&quot;,\&quot;attrs\&quot;:{\&quot;xml:lang\&quot;:\&quot;nn\&quot;},\&quot;children\&quot;:[{\&quot;name\&quot;:\&quot;terms\&quot;,\&quot;attrs\&quot;:{},\&quot;children\&quot;:[{\&quot;name\&quot;:\&quot;term\&quot;,\&quot;attrs\&quot;:{\&quot;name\&quot;:\&quot;et-al\&quot;},\&quot;children\&quot;:[\&quot;et al.\&quot;]},{\&quot;name\&quot;:\&quot;term\&quot;,\&quot;attrs\&quot;:{\&quot;name\&quot;:\&quot;letter\&quot;},\&quot;children\&quot;:[\&quot;personlig kommunikasjon\&quot;]},{\&quot;name\&quot;:\&quot;term\&quot;,\&quot;attrs\&quot;:{\&quot;name\&quot;:\&quot;letter\&quot;,\&quot;form\&quot;:\&quot;short\&quot;},\&quot;children\&quot;:[\&quot;brev\&quot;]}]}]},{\&quot;name\&quot;:\&quot;locale\&quot;,\&quot;attrs\&quot;:{\&quot;xml:lang\&quot;:\&quot;pl\&quot;},\&quot;children\&quot;:[{\&quot;name\&quot;:\&quot;terms\&quot;,\&quot;attrs\&quot;:{},\&quot;children\&quot;:[{\&quot;name\&quot;:\&quot;term\&quot;,\&quot;attrs\&quot;:{\&quot;name\&quot;:\&quot;letter\&quot;},\&quot;children\&quot;:[\&quot;osobista komunikacja\&quot;]},{\&quot;name\&quot;:\&quot;term\&quot;,\&quot;attrs\&quot;:{\&quot;name\&quot;:\&quot;letter\&quot;,\&quot;form\&quot;:\&quot;short\&quot;},\&quot;children\&quot;:[\&quot;list\&quot;]}]}]},{\&quot;name\&quot;:\&quot;locale\&quot;,\&quot;attrs\&quot;:{\&quot;xml:lang\&quot;:\&quot;pt\&quot;},\&quot;children\&quot;:[{\&quot;name\&quot;:\&quot;terms\&quot;,\&quot;attrs\&quot;:{},\&quot;children\&quot;:[{\&quot;name\&quot;:\&quot;term\&quot;,\&quot;attrs\&quot;:{\&quot;name\&quot;:\&quot;letter\&quot;},\&quot;children\&quot;:[\&quot;comunicação pessoal\&quot;]},{\&quot;name\&quot;:\&quot;term\&quot;,\&quot;attrs\&quot;:{\&quot;name\&quot;:\&quot;letter\&quot;,\&quot;form\&quot;:\&quot;short\&quot;},\&quot;children\&quot;:[\&quot;carta\&quot;]}]}]},{\&quot;name\&quot;:\&quot;locale\&quot;,\&quot;attrs\&quot;:{\&quot;xml:lang\&quot;:\&quot;ro\&quot;},\&quot;children\&quot;:[{\&quot;name\&quot;:\&quot;terms\&quot;,\&quot;attrs\&quot;:{},\&quot;children\&quot;:[{\&quot;name\&quot;:\&quot;term\&quot;,\&quot;attrs\&quot;:{\&quot;name\&quot;:\&quot;letter\&quot;},\&quot;children\&quot;:[\&quot;comunicare personală\&quot;]},{\&quot;name\&quot;:\&quot;term\&quot;,\&quot;attrs\&quot;:{\&quot;name\&quot;:\&quot;letter\&quot;,\&quot;form\&quot;:\&quot;short\&quot;},\&quot;children\&quot;:[\&quot;scrisoare\&quot;]}]}]},{\&quot;name\&quot;:\&quot;locale\&quot;,\&quot;attrs\&quot;:{\&quot;xml:lang\&quot;:\&quot;ru\&quot;},\&quot;children\&quot;:[{\&quot;name\&quot;:\&quot;terms\&quot;,\&quot;attrs\&quot;:{},\&quot;children\&quot;:[{\&quot;name\&quot;:\&quot;term\&quot;,\&quot;attrs\&quot;:{\&quot;name\&quot;:\&quot;letter\&quot;},\&quot;children\&quot;:[\&quot;личная переписка\&quot;]},{\&quot;name\&quot;:\&quot;term\&quot;,\&quot;attrs\&quot;:{\&quot;name\&quot;:\&quot;letter\&quot;,\&quot;form\&quot;:\&quot;short\&quot;},\&quot;children\&quot;:[\&quot;письмо\&quot;]}]}]},{\&quot;name\&quot;:\&quot;locale\&quot;,\&quot;attrs\&quot;:{\&quot;xml:lang\&quot;:\&quot;sk\&quot;},\&quot;children\&quot;:[{\&quot;name\&quot;:\&quot;terms\&quot;,\&quot;attrs\&quot;:{},\&quot;children\&quot;:[{\&quot;name\&quot;:\&quot;term\&quot;,\&quot;attrs\&quot;:{\&quot;name\&quot;:\&quot;letter\&quot;},\&quot;children\&quot;:[\&quot;osobná komunikácia\&quot;]},{\&quot;name\&quot;:\&quot;term\&quot;,\&quot;attrs\&quot;:{\&quot;name\&quot;:\&quot;letter\&quot;,\&quot;form\&quot;:\&quot;short\&quot;},\&quot;children\&quot;:[\&quot;list\&quot;]}]}]},{\&quot;name\&quot;:\&quot;locale\&quot;,\&quot;attrs\&quot;:{\&quot;xml:lang\&quot;:\&quot;sl\&quot;},\&quot;children\&quot;:[{\&quot;name\&quot;:\&quot;terms\&quot;,\&quot;attrs\&quot;:{},\&quot;children\&quot;:[{\&quot;name\&quot;:\&quot;term\&quot;,\&quot;attrs\&quot;:{\&quot;name\&quot;:\&quot;letter\&quot;},\&quot;children\&quot;:[\&quot;osebna komunikacija\&quot;]},{\&quot;name\&quot;:\&quot;term\&quot;,\&quot;attrs\&quot;:{\&quot;name\&quot;:\&quot;letter\&quot;,\&quot;form\&quot;:\&quot;short\&quot;},\&quot;children\&quot;:[\&quot;pismo\&quot;]}]}]},{\&quot;name\&quot;:\&quot;locale\&quot;,\&quot;attrs\&quot;:{\&quot;xml:lang\&quot;:\&quot;sr\&quot;},\&quot;children\&quot;:[{\&quot;name\&quot;:\&quot;terms\&quot;,\&quot;attrs\&quot;:{},\&quot;children\&quot;:[{\&quot;name\&quot;:\&quot;term\&quot;,\&quot;attrs\&quot;:{\&quot;name\&quot;:\&quot;letter\&quot;},\&quot;children\&quot;:[\&quot;лична комуникација\&quot;]},{\&quot;name\&quot;:\&quot;term\&quot;,\&quot;attrs\&quot;:{\&quot;name\&quot;:\&quot;letter\&quot;,\&quot;form\&quot;:\&quot;short\&quot;},\&quot;children\&quot;:[\&quot;писмо\&quot;]}]}]},{\&quot;name\&quot;:\&quot;locale\&quot;,\&quot;attrs\&quot;:{\&quot;xml:lang\&quot;:\&quot;sv\&quot;},\&quot;children\&quot;:[{\&quot;name\&quot;:\&quot;terms\&quot;,\&quot;attrs\&quot;:{},\&quot;children\&quot;:[{\&quot;name\&quot;:\&quot;term\&quot;,\&quot;attrs\&quot;:{\&quot;name\&quot;:\&quot;letter\&quot;},\&quot;children\&quot;:[\&quot;personlig kommunikation\&quot;]},{\&quot;name\&quot;:\&quot;term\&quot;,\&quot;attrs\&quot;:{\&quot;name\&quot;:\&quot;letter\&quot;,\&quot;form\&quot;:\&quot;short\&quot;},\&quot;children\&quot;:[\&quot;brev\&quot;]}]}]},{\&quot;name\&quot;:\&quot;locale\&quot;,\&quot;attrs\&quot;:{\&quot;xml:lang\&quot;:\&quot;th\&quot;},\&quot;children\&quot;:[{\&quot;name\&quot;:\&quot;terms\&quot;,\&quot;attrs\&quot;:{},\&quot;children\&quot;:[{\&quot;name\&quot;:\&quot;term\&quot;,\&quot;attrs\&quot;:{\&quot;name\&quot;:\&quot;letter\&quot;},\&quot;children\&quot;:[\&quot;การสื่อสารส่วนบุคคล\&quot;]},{\&quot;name\&quot;:\&quot;term\&quot;,\&quot;attrs\&quot;:{\&quot;name\&quot;:\&quot;letter\&quot;,\&quot;form\&quot;:\&quot;short\&quot;},\&quot;children\&quot;:[\&quot;จดหมาย\&quot;]}]}]},{\&quot;name\&quot;:\&quot;locale\&quot;,\&quot;attrs\&quot;:{\&quot;xml:lang\&quot;:\&quot;tr\&quot;},\&quot;children\&quot;:[{\&quot;name\&quot;:\&quot;terms\&quot;,\&quot;attrs\&quot;:{},\&quot;children\&quot;:[{\&quot;name\&quot;:\&quot;term\&quot;,\&quot;attrs\&quot;:{\&quot;name\&quot;:\&quot;letter\&quot;},\&quot;children\&quot;:[\&quot;kişisel iletişim\&quot;]},{\&quot;name\&quot;:\&quot;term\&quot;,\&quot;attrs\&quot;:{\&quot;name\&quot;:\&quot;letter\&quot;,\&quot;form\&quot;:\&quot;short\&quot;},\&quot;children\&quot;:[\&quot;mektup\&quot;]}]}]},{\&quot;name\&quot;:\&quot;locale\&quot;,\&quot;attrs\&quot;:{\&quot;xml:lang\&quot;:\&quot;uk\&quot;},\&quot;children\&quot;:[{\&quot;name\&quot;:\&quot;terms\&quot;,\&quot;attrs\&quot;:{},\&quot;children\&quot;:[{\&quot;name\&quot;:\&quot;term\&quot;,\&quot;attrs\&quot;:{\&quot;name\&quot;:\&quot;letter\&quot;},\&quot;children\&quot;:[\&quot;особисте спілкування\&quot;]},{\&quot;name\&quot;:\&quot;term\&quot;,\&quot;attrs\&quot;:{\&quot;name\&quot;:\&quot;letter\&quot;,\&quot;form\&quot;:\&quot;short\&quot;},\&quot;children\&quot;:[\&quot;лист\&quot;]}]}]},{\&quot;name\&quot;:\&quot;locale\&quot;,\&quot;attrs\&quot;:{\&quot;xml:lang\&quot;:\&quot;vi\&quot;},\&quot;children\&quot;:[{\&quot;name\&quot;:\&quot;terms\&quot;,\&quot;attrs\&quot;:{},\&quot;children\&quot;:[{\&quot;name\&quot;:\&quot;term\&quot;,\&quot;attrs\&quot;:{\&quot;name\&quot;:\&quot;letter\&quot;},\&quot;children\&quot;:[\&quot;giao tiếp cá nhân\&quot;]},{\&quot;name\&quot;:\&quot;term\&quot;,\&quot;attrs\&quot;:{\&quot;name\&quot;:\&quot;letter\&quot;,\&quot;form\&quot;:\&quot;short\&quot;},\&quot;children\&quot;:[\&quot;thư\&quot;]}]}]},{\&quot;name\&quot;:\&quot;locale\&quot;,\&quot;attrs\&quot;:{\&quot;xml:lang\&quot;:\&quot;zh-CN\&quot;},\&quot;children\&quot;:[{\&quot;name\&quot;:\&quot;terms\&quot;,\&quot;attrs\&quot;:{},\&quot;children\&quot;:[{\&quot;name\&quot;:\&quot;term\&quot;,\&quot;attrs\&quot;:{\&quot;name\&quot;:\&quot;letter\&quot;},\&quot;children\&quot;:[\&quot;的私人交流\&quot;]},{\&quot;name\&quot;:\&quot;term\&quot;,\&quot;attrs\&quot;:{\&quot;name\&quot;:\&quot;letter\&quot;,\&quot;form\&quot;:\&quot;short\&quot;},\&quot;children\&quot;:[\&quot;信函\&quot;]}]}]},{\&quot;name\&quot;:\&quot;locale\&quot;,\&quot;attrs\&quot;:{\&quot;xml:lang\&quot;:\&quot;zh-TW\&quot;},\&quot;children\&quot;:[{\&quot;name\&quot;:\&quot;terms\&quot;,\&quot;attrs\&quot;:{},\&quot;children\&quot;:[{\&quot;name\&quot;:\&quot;term\&quot;,\&quot;attrs\&quot;:{\&quot;name\&quot;:\&quot;letter\&quot;},\&quot;children\&quot;:[\&quot;私人通訊\&quot;]},{\&quot;name\&quot;:\&quot;term\&quot;,\&quot;attrs\&quot;:{\&quot;name\&quot;:\&quot;letter\&quot;,\&quot;form\&quot;:\&quot;short\&quot;},\&quot;children\&quot;:[\&quot;信函\&quot;]}]}]},{\&quot;name\&quot;:\&quot;macro\&quot;,\&quot;attrs\&quot;:{\&quot;name\&quot;:\&quot;author-bib\&quot;},\&quot;children\&quot;:[{\&quot;name\&quot;:\&quot;names\&quot;,\&quot;attrs\&quot;:{\&quot;variable\&quot;:\&quot;compose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long\&quot;,\&quot;prefix\&quot;:\&quot; (\&quot;,\&quot;suffix\&quot;:\&quot;)\&quot;,\&quot;text-case\&quot;:\&quot;title\&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names\&quot;,\&quot;attrs\&quot;:{\&quot;variable\&quot;:\&quot;editor\&quot;,\&quot;delimiter\&quot;:\&quot;, \&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editorial-direc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names\&quot;,\&quot;attrs\&quot;:{\&quot;variable\&quot;:\&quot;collection-editor\&quot;},\&quot;children\&quot;:[{\&quot;name\&quot;:\&quot;name\&quot;,\&quot;attrs\&quot;:{\&quot;name-as-sort-order\&quot;:\&quot;all\&quot;,\&quot;and\&quot;:\&quot;symbol\&quot;,\&quot;sort-separator\&quot;:\&quot;, \&quot;,\&quot;initialize-with\&quot;:\&quot;. \&quot;,\&quot;delimiter\&quot;:\&quot;, \&quot;,\&quot;delimiter-precedes-last\&quot;:\&quot;always\&quot;},\&quot;children\&quot;:[]},{\&quot;name\&quot;:\&quot;label\&quot;,\&quot;attrs\&quot;:{\&quot;form\&quot;:\&quot;short\&quot;,\&quot;prefix\&quot;:\&quot; (\&quot;,\&quot;suffix\&quot;:\&quot;)\&quot;,\&quot;text-case\&quot;:\&quot;title\&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else\&quot;,\&quot;attrs\&quot;:{},\&quot;children\&quot;:[{\&quot;name\&quot;:\&quot;text\&quot;,\&quot;attrs\&quot;:{\&quot;macro\&quot;:\&quot;title-and-descriptions\&quot;},\&quot;children\&quot;:[]}]}]}]}]}]},{\&quot;name\&quot;:\&quot;macro\&quot;,\&quot;attrs\&quot;:{\&quot;name\&quot;:\&quot;author-intext\&quot;},\&quot;children\&quot;:[{\&quot;name\&quot;:\&quot;choose\&quot;,\&quot;attrs\&quot;:{},\&quot;children\&quot;:[{\&quot;name\&quot;:\&quot;if\&quot;,\&quot;attrs\&quot;:{\&quot;type\&quot;:\&quot;bill legal_case legislation treaty\&quot;,\&quot;match\&quot;:\&quot;any\&quot;},\&quot;children\&quot;:[{\&quot;name\&quot;:\&quot;text\&quot;,\&quot;attrs\&quot;:{\&quot;macro\&quot;:\&quot;title-intext\&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group\&quot;,\&quot;attrs\&quot;:{\&quot;delimiter\&quot;:\&quot;, \&quot;},\&quot;children\&quot;:[{\&quot;name\&quot;:\&quot;names\&quot;,\&quot;attrs\&quot;:{\&quot;variable\&quot;:\&quot;author\&quot;},\&quot;children\&quot;:[{\&quot;name\&quot;:\&quot;name\&quot;,\&quot;attrs\&quot;:{\&quot;and\&quot;:\&quot;symbol\&quot;,\&quot;delimiter\&quot;:\&quot;, \&quot;,\&quot;initialize-with\&quot;:\&quot;. \&quot;},\&quot;children\&quot;:[]},{\&quot;name\&quot;:\&quot;substitute\&quot;,\&quot;attrs\&quot;:{},\&quot;children\&quot;:[{\&quot;name\&quot;:\&quot;text\&quot;,\&quot;attrs\&quot;:{\&quot;macro\&quot;:\&quot;title-intext\&quot;},\&quot;children\&quot;:[]}]}]},{\&quot;name\&quot;:\&quot;text\&quot;,\&quot;attrs\&quot;:{\&quot;term\&quot;:\&quot;letter\&quot;},\&quot;children\&quot;:[]}]}]},{\&quot;name\&quot;:\&quot;else\&quot;,\&quot;attrs\&quot;:{},\&quot;children\&quot;:[{\&quot;name\&quot;:\&quot;names\&quot;,\&quot;attrs\&quot;:{\&quot;variable\&quot;:\&quot;autho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text\&quot;,\&quot;attrs\&quot;:{\&quot;macro\&quot;:\&quot;title-intext\&quot;},\&quot;children\&quot;:[]}]}]}]}]}]},{\&quot;name\&quot;:\&quot;else\&quot;,\&quot;attrs\&quot;:{},\&quot;children\&quot;:[{\&quot;name\&quot;:\&quot;names\&quot;,\&quot;attrs\&quot;:{\&quot;variable\&quot;:\&quot;composer\&quot;,\&quot;delimiter\&quot;:\&quot;, \&quot;},\&quot;children\&quot;:[{\&quot;name\&quot;:\&quot;name\&quot;,\&quot;attrs\&quot;:{\&quot;form\&quot;:\&quot;short\&quot;,\&quot;and\&quot;:\&quot;symbol\&quot;,\&quot;delimiter\&quot;:\&quot;, \&quot;,\&quot;initialize-with\&quot;:\&quot;. \&quot;},\&quot;children\&quot;:[]},{\&quot;name\&quot;:\&quot;substitute\&quot;,\&quot;attrs\&quot;:{},\&quot;children\&quot;:[{\&quot;name\&quot;:\&quot;names\&quot;,\&quot;attrs\&quot;:{\&quot;variable\&quot;:\&quot;author\&quot;},\&quot;children\&quot;:[]},{\&quot;name\&quot;:\&quot;names\&quot;,\&quot;attrs\&quot;:{\&quot;variable\&quot;:\&quot;illustrator\&quot;},\&quot;children\&quot;:[]},{\&quot;name\&quot;:\&quot;names\&quot;,\&quot;attrs\&quot;:{\&quot;variable\&quot;:\&quot;director\&quot;},\&quot;children\&quot;:[]},{\&quot;name\&quot;:\&quot;choose\&quot;,\&quot;attrs\&quot;:{},\&quot;children\&quot;:[{\&quot;name\&quot;:\&quot;if\&quot;,\&quot;attrs\&quot;:{\&quot;variable\&quot;:\&quot;container-title\&quot;},\&quot;children\&quot;:[{\&quot;name\&quot;:\&quot;choose\&quot;,\&quot;attrs\&quot;:{},\&quot;children\&quot;:[{\&quot;name\&quot;:\&quot;if\&quot;,\&quot;attrs\&quot;:{\&quot;type\&quot;:\&quot;book entry entry-dictionary entry-encyclopedia\&quot;,\&quot;match\&quot;:\&quot;any\&quot;},\&quot;children\&quot;:[{\&quot;name\&quot;:\&quot;text\&quot;,\&quot;attrs\&quot;:{\&quot;macro\&quot;:\&quot;title-intext\&quot;},\&quot;children\&quot;:[]}]}]}]}]},{\&quot;name\&quot;:\&quot;names\&quot;,\&quot;attrs\&quot;:{\&quot;variable\&quot;:\&quot;editor\&quot;},\&quot;children\&quot;:[]},{\&quot;name\&quot;:\&quot;names\&quot;,\&quot;attrs\&quot;:{\&quot;variable\&quot;:\&quot;editorial-director\&quot;},\&quot;children\&quot;:[]},{\&quot;name\&quot;:\&quot;text\&quot;,\&quot;attrs\&quot;:{\&quot;macro\&quot;:\&quot;title-intext\&quot;},\&quot;children\&quot;:[]}]}]}]}]}]},{\&quot;name\&quot;:\&quot;macro\&quot;,\&quot;attrs\&quot;:{\&quot;name\&quot;:\&quot;date-bib\&quot;},\&quot;children\&quot;:[{\&quot;name\&quot;:\&quot;group\&quot;,\&quot;attrs\&quot;:{\&quot;delimiter\&quot;:\&quot; \&quot;,\&quot;prefix\&quot;:\&quot;(\&quot;,\&quot;suffix\&quot;:\&quot;)\&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variable\&quot;:\&quot;issued\&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choose\&quot;,\&quot;attrs\&quot;:{},\&quot;children\&quot;:[{\&quot;name\&quot;:\&quot;if\&quot;,\&quot;attrs\&quot;:{\&quot;type\&quot;:\&quot;article-magazine article-newspaper broadcast interview motion_picture pamphlet personal_communication post post-weblog song speech webpage\&quot;,\&quot;match\&quot;:\&quot;any\&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children\&quot;:[{\&quot;name\&quot;:\&quot;date-part\&quot;,\&quot;attrs\&quot;:{\&quot;prefix\&quot;:\&quot;, \&quot;,\&quot;name\&quot;:\&quot;month\&quot;},\&quot;children\&quot;:[]},{\&quot;name\&quot;:\&quot;date-part\&quot;,\&quot;attrs\&quot;:{\&quot;prefix\&quot;:\&quot; \&quot;,\&quot;name\&quot;:\&quot;day\&quot;},\&quot;children\&quot;:[]}]}]}]}]}]}]},{\&quot;name\&quot;:\&quot;else-if\&quot;,\&quot;attrs\&quot;:{\&quot;variable\&quot;:\&quot;status\&quot;},\&quot;children\&quot;:[{\&quot;name\&quot;:\&quot;group\&quot;,\&quot;attr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group\&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date-sort-group\&quot;},\&quot;children\&quot;:[{\&quot;name\&quot;:\&quot;choose\&quot;,\&quot;attrs\&quot;:{},\&quot;children\&quot;:[{\&quot;name\&quot;:\&quot;if\&quot;,\&quot;attrs\&quot;:{\&quot;variable\&quot;:\&quot;issued\&quot;},\&quot;children\&quot;:[{\&quot;name\&quot;:\&quot;text\&quot;,\&quot;attrs\&quot;:{\&quot;value\&quot;:\&quot;1\&quot;},\&quot;children\&quot;:[]}]},{\&quot;name\&quot;:\&quot;else-if\&quot;,\&quot;attrs\&quot;:{\&quot;variable\&quot;:\&quot;status\&quot;},\&quot;children\&quot;:[{\&quot;name\&quot;:\&quot;text\&quot;,\&quot;attrs\&quot;:{\&quot;value\&quot;:\&quot;2\&quot;},\&quot;children\&quot;:[]}]},{\&quot;name\&quot;:\&quot;else\&quot;,\&quot;attrs\&quot;:{},\&quot;children\&quot;:[{\&quot;name\&quot;:\&quot;text\&quot;,\&quot;attrs\&quot;:{\&quot;value\&quot;:\&quot;0\&quot;},\&quot;children\&quot;:[]}]}]}]},{\&quot;name\&quot;:\&quot;macro\&quot;,\&quot;attrs\&quot;:{\&quot;name\&quot;:\&quot;date-sort-date\&quot;},\&quot;children\&quot;:[{\&quot;name\&quot;:\&quot;choose\&quot;,\&quot;attrs\&quot;:{},\&quot;children\&quot;:[{\&quot;name\&quot;:\&quot;if\&quot;,\&quot;attrs\&quot;:{\&quot;type\&quot;:\&quot;article-magazine article-newspaper broadcast interview pamphlet personal_communication post post-weblog speech treaty webpage\&quot;,\&quot;match\&quot;:\&quot;any\&quot;},\&quot;children\&quot;:[{\&quot;name\&quot;:\&quot;date\&quot;,\&quot;attrs\&quot;:{\&quot;variable\&quot;:\&quot;issued\&quot;,\&quot;form\&quot;:\&quot;numeric\&quot;},\&quot;children\&quot;:[]}]},{\&quot;name\&quot;:\&quot;else-if\&quot;,\&quot;attrs\&quot;:{\&quot;type\&quot;:\&quot;paper-conference\&quot;},\&quot;children\&quot;:[{\&quot;name\&quot;:\&quot;choose\&quot;,\&quot;attrs\&quot;:{},\&quot;children\&quot;:[{\&quot;name\&quot;:\&quot;if\&quot;,\&quot;attrs\&quot;:{\&quot;variable\&quot;:\&quot;collection-editor editor editorial-director issue page volume\&quot;,\&quot;match\&quot;:\&quot;none\&quot;},\&quot;children\&quot;:[{\&quot;name\&quot;:\&quot;date\&quot;,\&quot;attrs\&quot;:{\&quot;variable\&quot;:\&quot;issued\&quot;,\&quot;form\&quot;:\&quot;numeric\&quot;},\&quot;children\&quot;:[]}]}]}]},{\&quot;name\&quot;:\&quot;else\&quot;,\&quot;attrs\&quot;:{},\&quot;children\&quot;:[{\&quot;name\&quot;:\&quot;date\&quot;,\&quot;attrs\&quot;:{\&quot;variable\&quot;:\&quot;issued\&quot;,\&quot;form\&quot;:\&quot;numeric\&quot;},\&quot;children\&quot;:[]}]}]}]},{\&quot;name\&quot;:\&quot;macro\&quot;,\&quot;attrs\&quot;:{\&quot;name\&quot;:\&quot;date-intext\&quot;},\&quot;children\&quot;:[{\&quot;name\&quot;:\&quot;choose\&quot;,\&quot;attrs\&quot;:{},\&quot;children\&quot;:[{\&quot;name\&quot;:\&quot;if\&quot;,\&quot;attrs\&quot;:{\&quot;variable\&quot;:\&quot;issued\&quot;},\&quot;children\&quot;:[{\&quot;name\&quot;:\&quot;group\&quot;,\&quot;attrs\&quot;:{\&quot;delimiter\&quot;:\&quot;/\&quot;},\&quot;children\&quot;:[{\&quot;name\&quot;:\&quot;group\&quot;,\&quot;attrs\&quot;:{\&quot;delimiter\&quot;:\&quot; \&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group\&quot;,\&quot;attrs\&quot;:{\&quot;delimiter\&quot;:\&quot; \&quot;},\&quot;children\&quot;:[{\&quot;name\&quot;:\&quot;choose\&quot;,\&quot;attrs\&quot;:{},\&quot;children\&quot;:[{\&quot;name\&quot;:\&quot;if\&quot;,\&quot;attrs\&quot;:{\&quot;is-uncertain-date\&quot;:\&quot;issued\&quot;},\&quot;children\&quot;:[{\&quot;name\&quot;:\&quot;text\&quot;,\&quot;attrs\&quot;:{\&quot;term\&quot;:\&quot;circa\&quot;,\&quot;form\&quot;:\&quot;short\&quot;},\&quot;children\&quot;:[]}]}]},{\&quot;name\&quot;:\&quot;group\&quot;,\&quot;attrs\&quot;:{},\&quot;children\&quot;:[{\&quot;name\&quot;:\&quot;choose\&quot;,\&quot;attrs\&quot;:{},\&quot;children\&quot;:[{\&quot;name\&quot;:\&quot;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date\&quot;,\&quot;attrs\&quot;:{\&quot;variable\&quot;:\&quot;issued\&quot;,\&quot;form\&quot;:\&quot;text\&quot;},\&quot;children\&quot;:[]}]},{\&quot;name\&quot;:\&quot;else\&quot;,\&quot;attrs\&quot;:{},\&quot;children\&quot;:[{\&quot;name\&quot;:\&quot;date\&quot;,\&quot;attrs\&quot;:{\&quot;variable\&quot;:\&quot;issued\&quot;},\&quot;children\&quot;:[{\&quot;name\&quot;:\&quot;date-part\&quot;,\&quot;attrs\&quot;:{\&quot;name\&quot;:\&quot;year\&quot;},\&quot;children\&quot;:[]}]}]}]}]},{\&quot;name\&quot;:\&quot;else\&quot;,\&quot;attrs\&quot;:{},\&quot;children\&quot;:[{\&quot;name\&quot;:\&quot;date\&quot;,\&quot;attrs\&quot;:{\&quot;variable\&quot;:\&quot;issued\&quot;},\&quot;children\&quot;:[{\&quot;name\&quot;:\&quot;date-part\&quot;,\&quot;attrs\&quot;:{\&quot;name\&quot;:\&quot;year\&quot;},\&quot;children\&quot;:[]}]}]}]},{\&quot;name\&quot;:\&quot;text\&quot;,\&quot;attrs\&quot;:{\&quot;variable\&quot;:\&quot;year-suffix\&quot;},\&quot;children\&quot;:[]}]}]}]}]},{\&quot;name\&quot;:\&quot;else-if\&quot;,\&quot;attrs\&quot;:{\&quot;variable\&quot;:\&quot;status\&quot;},\&quot;children\&quot;:[{\&quot;name\&quot;:\&quot;text\&quot;,\&quot;attrs\&quot;:{\&quot;variable\&quot;:\&quot;status\&quot;,\&quot;text-case\&quot;:\&quot;lowercase\&quot;},\&quot;children\&quot;:[]},{\&quot;name\&quot;:\&quot;text\&quot;,\&quot;attrs\&quot;:{\&quot;variable\&quot;:\&quot;year-suffix\&quot;,\&quot;prefix\&quot;:\&quot;-\&quot;},\&quot;children\&quot;:[]}]},{\&quot;name\&quot;:\&quot;else\&quot;,\&quot;attrs\&quot;:{},\&quot;children\&quot;:[{\&quot;name\&quot;:\&quot;text\&quot;,\&quot;attrs\&quot;:{\&quot;term\&quot;:\&quot;no date\&quot;,\&quot;form\&quot;:\&quot;short\&quot;},\&quot;children\&quot;:[]},{\&quot;name\&quot;:\&quot;text\&quot;,\&quot;attrs\&quot;:{\&quot;variable\&quot;:\&quot;year-suffix\&quot;,\&quot;prefix\&quot;:\&quot;-\&quot;},\&quot;children\&quot;:[]}]}]}]},{\&quot;name\&quot;:\&quot;macro\&quot;,\&quot;attrs\&quot;:{\&quot;name\&quot;:\&quot;title-and-descriptions\&quot;},\&quot;children\&quot;:[{\&quot;name\&quot;:\&quot;choose\&quot;,\&quot;attrs\&quot;:{},\&quot;children\&quot;:[{\&quot;name\&quot;:\&quot;if\&quot;,\&quot;attrs\&quot;:{\&quot;variable\&quot;:\&quot;title\&quot;},\&quot;children\&quot;:[{\&quot;name\&quot;:\&quot;group\&quot;,\&quot;attrs\&quot;:{\&quot;delimiter\&quot;:\&quot; \&quot;},\&quot;children\&quot;:[{\&quot;name\&quot;:\&quot;text\&quot;,\&quot;attrs\&quot;:{\&quot;macro\&quot;:\&quot;title\&quot;},\&quot;children\&quot;:[]},{\&quot;name\&quot;:\&quot;text\&quot;,\&quot;attrs\&quot;:{\&quot;macro\&quot;:\&quot;parenthetical\&quot;},\&quot;children\&quot;:[]},{\&quot;name\&quot;:\&quot;text\&quot;,\&quot;attrs\&quot;:{\&quot;macro\&quot;:\&quot;bracketed\&quot;},\&quot;children\&quot;:[]}]}]},{\&quot;name\&quot;:\&quot;else\&quot;,\&quot;attrs\&quot;:{},\&quot;children\&quot;:[{\&quot;name\&quot;:\&quot;group\&quot;,\&quot;attrs\&quot;:{\&quot;delimiter\&quot;:\&quot; \&quot;},\&quot;children\&quot;:[{\&quot;name\&quot;:\&quot;text\&quot;,\&quot;attrs\&quot;:{\&quot;macro\&quot;:\&quot;bracketed\&quot;},\&quot;children\&quot;:[]},{\&quot;name\&quot;:\&quot;text\&quot;,\&quot;attrs\&quot;:{\&quot;macro\&quot;:\&quot;parenthetical\&quot;},\&quot;children\&quot;:[]}]}]}]}]},{\&quot;name\&quot;:\&quot;macro\&quot;,\&quot;attrs\&quot;:{\&quot;name\&quot;:\&quot;title\&quot;},\&quot;children\&quot;:[{\&quot;name\&quot;:\&quot;choose\&quot;,\&quot;attrs\&quot;:{},\&quot;children\&quot;:[{\&quot;name\&quot;:\&quot;if\&quot;,\&quot;attrs\&quot;:{\&quot;type\&quot;:\&quot;post webpage\&quot;,\&quot;match\&quot;:\&quot;any\&quot;},\&quot;children\&quot;:[{\&quot;name\&quot;:\&quot;text\&quot;,\&quot;attrs\&quot;:{\&quot;variable\&quot;:\&quot;title\&quot;,\&quot;font-style\&quot;:\&quot;italic\&quot;},\&quot;children\&quot;:[]}]},{\&quot;name\&quot;:\&quot;else-if\&quot;,\&quot;attrs\&quot;:{\&quot;variable\&quot;:\&quot;container-title\&quot;,\&quot;match\&quot;:\&quot;any\&quot;},\&quot;children\&quot;:[{\&quot;name\&quot;:\&quot;text\&quot;,\&quot;attrs\&quot;:{\&quot;variable\&quot;:\&quot;title\&quot;},\&quot;children\&quot;:[]}]},{\&quot;name\&quot;:\&quot;else\&quot;,\&quot;att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variable\&quot;:\&quot;title\&quot;,\&quot;font-style\&quot;:\&quot;italic\&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else\&quot;,\&quot;attrs\&quot;:{},\&quot;children\&quot;:[{\&quot;name\&quot;:\&quot;text\&quot;,\&quot;attrs\&quot;:{\&quot;variable\&quot;:\&quot;title\&quot;,\&quot;font-style\&quot;:\&quot;italic\&quot;},\&quot;children\&quot;:[]}]}]}]},{\&quot;name\&quot;:\&quot;else\&quot;,\&quot;attrs\&quot;:{},\&quot;children\&quot;:[{\&quot;name\&quot;:\&quot;group\&quot;,\&quot;attrs\&quot;:{\&quot;delimiter\&quot;:\&quot;: \&quot;,\&quot;font-style\&quot;:\&quot;italic\&quot;},\&quot;children\&quot;:[{\&quot;name\&quot;:\&quot;text\&quot;,\&quot;attrs\&quot;:{\&quot;variable\&quot;:\&quot;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macro\&quot;,\&quot;attrs\&quot;:{\&quot;name\&quot;:\&quot;title-intext\&quot;},\&quot;children\&quot;:[{\&quot;name\&quot;:\&quot;choose\&quot;,\&quot;attrs\&quot;:{},\&quot;children\&quot;:[{\&quot;name\&quot;:\&quot;if\&quot;,\&quot;attrs\&quot;:{\&quot;variable\&quot;:\&quot;title\&quot;,\&quot;match\&quot;:\&quot;none\&quot;},\&quot;children\&quot;:[{\&quot;name\&quot;:\&quot;text\&quot;,\&quot;attrs\&quot;:{\&quot;macro\&quot;:\&quot;bracketed-intext\&quot;,\&quot;prefix\&quot;:\&quot;[\&quot;,\&quot;suffix\&quot;:\&quot;]\&quot;},\&quot;children\&quot;:[]}]},{\&quot;name\&quot;:\&quot;else-if\&quot;,\&quot;attrs\&quot;:{\&quot;type\&quot;:\&quot;bill\&quot;},\&quot;children\&quot;:[{\&quot;name\&quot;:\&quot;choose\&quot;,\&quot;attrs\&quot;:{},\&quot;children\&quot;:[{\&quot;name\&quot;:\&quot;if\&quot;,\&quot;attrs\&quot;:{\&quot;variable\&quot;:\&quot;number container-title\&quot;,\&quot;match\&quot;:\&quot;none\&quot;},\&quot;children\&quot;:[{\&quot;name\&quot;:\&quot;text\&quot;,\&quot;attrs\&quot;:{\&quot;variable\&quot;:\&quot;title\&quot;,\&quot;form\&quot;:\&quot;short\&quot;,\&quot;font-style\&quot;:\&quot;italic\&quot;,\&quot;text-case\&quot;:\&quot;title\&quot;},\&quot;children\&quot;:[]}]},{\&quot;name\&quot;:\&quot;else-if\&quot;,\&quot;attrs\&quot;:{\&quot;variable\&quot;:\&quot;title\&quot;},\&quot;children\&quot;:[{\&quot;name\&quot;:\&quot;text\&quot;,\&quot;attrs\&quot;:{\&quot;variable\&quot;:\&quot;title\&quot;,\&quot;form\&quot;:\&quot;short\&quot;,\&quot;text-case\&quot;:\&quot;title\&quot;},\&quot;children\&quot;:[]}]},{\&quot;name\&quot;:\&quot;else\&quot;,\&quot;attrs\&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else-if\&quot;,\&quot;attrs\&quot;:{\&quot;type\&quot;:\&quot;legal_case\&quot;,\&quot;match\&quot;:\&quot;any\&quot;},\&quot;children\&quot;:[{\&quot;name\&quot;:\&quot;text\&quot;,\&quot;attrs\&quot;:{\&quot;variable\&quot;:\&quot;title\&quot;,\&quot;font-style\&quot;:\&quot;italic\&quot;},\&quot;children\&quot;:[]}]},{\&quot;name\&quot;:\&quot;else-if\&quot;,\&quot;attrs\&quot;:{\&quot;type\&quot;:\&quot;legislation treaty\&quot;,\&quot;match\&quot;:\&quot;any\&quot;},\&quot;children\&quot;:[{\&quot;name\&quot;:\&quot;text\&quot;,\&quot;attrs\&quot;:{\&quot;variable\&quot;:\&quot;title\&quot;,\&quot;form\&quot;:\&quot;short\&quot;,\&quot;text-case\&quot;:\&quot;title\&quot;},\&quot;children\&quot;:[]}]},{\&quot;name\&quot;:\&quot;else-if\&quot;,\&quot;attrs\&quot;:{\&quot;type\&quot;:\&quot;post webpage\&quot;,\&quot;match\&quot;:\&quot;any\&quot;},\&quot;children\&quot;:[{\&quot;name\&quot;:\&quot;text\&quot;,\&quot;attrs\&quot;:{\&quot;variable\&quot;:\&quot;title\&quot;,\&quot;form\&quot;:\&quot;short\&quot;,\&quot;font-style\&quot;:\&quot;italic\&quot;,\&quot;text-case\&quot;:\&quot;title\&quot;},\&quot;children\&quot;:[]}]},{\&quot;name\&quot;:\&quot;else-if\&quot;,\&quot;attrs\&quot;:{\&quot;variable\&quot;:\&quot;container-title\&quot;,\&quot;match\&quot;:\&quot;any\&quot;},\&quot;children\&quot;:[{\&quot;name\&quot;:\&quot;text\&quot;,\&quot;attrs\&quot;:{\&quot;variable\&quot;:\&quot;title\&quot;,\&quot;form\&quot;:\&quot;short\&quot;,\&quot;quotes\&quot;:\&quot;true\&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parenthetical\&quot;},\&quot;children\&quot;:[{\&quot;name\&quot;:\&quot;group\&quot;,\&quot;attrs\&quot;:{\&quot;prefix\&quot;:\&quot;(\&quot;,\&quot;suffix\&quot;:\&quot;)\&quot;},\&quot;children\&quot;:[{\&quot;name\&quot;:\&quot;choose\&quot;,\&quot;attrs\&quot;:{},\&quot;children\&quot;:[{\&quot;name\&quot;:\&quot;if\&quot;,\&quot;attrs\&quot;:{\&quot;type\&quot;:\&quot;patent\&quot;},\&quot;children\&quot;:[{\&quot;name\&quot;:\&quot;group\&quot;,\&quot;attrs\&quot;:{\&quot;delimiter\&quot;:\&quot; \&quot;},\&quot;children\&quot;:[{\&quot;name\&quot;:\&quot;text\&quot;,\&quot;attrs\&quot;:{\&quot;variable\&quot;:\&quot;authority\&quot;,\&quot;form\&quot;:\&quot;short\&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quot;,\&quot;attrs\&quot;:{},\&quot;children\&quot;:[{\&quot;name\&quot;:\&quot;text\&quot;,\&quot;attrs\&quot;:{\&quot;value\&quot;:\&quot;patent\&quot;,\&quot;text-case\&quot;:\&quot;capitalize-first\&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post webpage\&quot;,\&quot;match\&quot;:\&quot;any\&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else-if\&quot;,\&quot;attrs\&quot;:{\&quot;variable\&quot;:\&quot;container-title\&quot;},\&quot;children\&quot;:[{\&quot;name\&quot;:\&quot;group\&quot;,\&quot;attrs\&quot;:{\&quot;delimiter\&quot;:\&quot;; \&quot;},\&quot;children\&quot;:[{\&quot;name\&quot;:\&quot;text\&quot;,\&quot;attrs\&quot;:{\&quot;macro\&quot;:\&quot;secondary-contributors\&quot;},\&quot;children\&quot;:[]},{\&quot;name\&quot;:\&quot;choose\&quot;,\&quot;attrs\&quot;:{},\&quot;children\&quot;:[{\&quot;name\&quot;:\&quot;if\&quot;,\&quot;attrs\&quot;:{\&quot;type\&quot;:\&quot;broadcast graphic map motion_picture song\&quot;,\&quot;match\&quot;:\&quot;any\&quot;},\&quot;children\&quot;:[{\&quot;name\&quot;:\&quot;text\&quot;,\&quot;attrs\&quot;:{\&quot;macro\&quot;:\&quot;number\&quot;},\&quot;children\&quot;:[]}]}]}]}]},{\&quot;name\&quot;:\&quot;else\&quot;,\&quot;attrs\&quot;:{},\&quot;children\&quot;:[{\&quot;name\&quot;:\&quot;group\&quot;,\&quot;attrs\&quot;:{\&quot;delimiter\&quot;:\&quot;; \&quot;},\&quot;children\&quot;:[{\&quot;name\&quot;:\&quot;text\&quot;,\&quot;attrs\&quot;:{\&quot;macro\&quot;:\&quot;secondary-contributors\&quot;},\&quot;children\&quot;:[]},{\&quot;name\&quot;:\&quot;text\&quot;,\&quot;attrs\&quot;:{\&quot;macro\&quot;:\&quot;database-location\&quot;},\&quot;children\&quot;:[]},{\&quot;name\&quot;:\&quot;text\&quot;,\&quot;attrs\&quot;:{\&quot;macro\&quot;:\&quot;number\&quot;},\&quot;children\&quot;:[]},{\&quot;name\&quot;:\&quot;text\&quot;,\&quot;attrs\&quot;:{\&quot;macro\&quot;:\&quot;locators-booklike\&quot;},\&quot;children\&quot;:[]}]}]}]}]}]},{\&quot;name\&quot;:\&quot;macro\&quot;,\&quot;attrs\&quot;:{\&quot;name\&quot;:\&quot;parenthetical-container\&quot;},\&quot;children\&quot;:[{\&quot;name\&quot;:\&quot;choose\&quot;,\&quot;attrs\&quot;:{},\&quot;children\&quot;:[{\&quot;name\&quot;:\&quot;if\&quot;,\&quot;attrs\&quot;:{\&quot;variable\&quot;:\&quot;container-title\&quot;,\&quot;match\&quot;:\&quot;any\&quot;},\&quot;children\&quot;:[{\&quot;name\&quot;:\&quot;group\&quot;,\&quot;attrs\&quot;:{\&quot;prefix\&quot;:\&quot;(\&quot;,\&quot;suffix\&quot;:\&quot;)\&quot;},\&quot;children\&quot;:[{\&quot;name\&quot;:\&quot;group\&quot;,\&quot;attrs\&quot;:{\&quot;delimiter\&quot;:\&quot;; \&quot;},\&quot;children\&quot;:[{\&quot;name\&quot;:\&quot;text\&quot;,\&quot;attrs\&quot;:{\&quot;macro\&quot;:\&quot;database-location\&quot;},\&quot;children\&quot;:[]},{\&quot;name\&quot;:\&quot;choose\&quot;,\&quot;attrs\&quot;:{},\&quot;children\&quot;:[{\&quot;name\&quot;:\&quot;if\&quot;,\&quot;attrs\&quot;:{\&quot;type\&quot;:\&quot;broadcast graphic map motion_picture song\&quot;,\&quot;match\&quot;:\&quot;none\&quot;},\&quot;children\&quot;:[{\&quot;name\&quot;:\&quot;text\&quot;,\&quot;attrs\&quot;:{\&quot;macro\&quot;:\&quot;number\&quot;},\&quot;children\&quot;:[]}]}]},{\&quot;name\&quot;:\&quot;text\&quot;,\&quot;attrs\&quot;:{\&quot;macro\&quot;:\&quot;locators-booklike\&quot;},\&quot;children\&quot;:[]}]}]}]}]}]},{\&quot;name\&quot;:\&quot;macro\&quot;,\&quot;attrs\&quot;:{\&quot;name\&quot;:\&quot;bracketed\&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group\&quot;,\&quot;attrs\&quot;:{\&quot;delimiter\&quot;:\&quot;; \&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value\&quot;:\&quot;Review of\&quot;},\&quot;children\&quot;:[]}]}]}]}]},{\&quot;name\&quot;:\&quot;text\&quot;,\&quot;attrs\&quot;:{\&quot;macro\&quot;:\&quot;reviewed-title\&quot;},\&quot;children\&quot;:[]}]},{\&quot;name\&quot;:\&quot;names\&quot;,\&quot;attrs\&quot;:{\&quot;variable\&quot;:\&quot;reviewed-author\&quot;},\&quot;children\&quot;:[{\&quot;name\&quot;:\&quot;label\&quot;,\&quot;attrs\&quot;:{\&quot;form\&quot;:\&quot;verb-short\&quot;,\&quot;suffix\&quot;:\&quot;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type\&quot;:\&quot;thesis\&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text\&quot;,\&quot;attrs\&quot;:{\&quot;variable\&quot;:\&quot;genre\&quot;,\&quot;text-case\&quot;:\&quot;capitalize-first\&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text\&quot;,\&quot;attrs\&quot;:{\&quot;variable\&quot;:\&quot;medium\&quot;,\&quot;text-case\&quot;:\&quot;capitalize-first\&quot;},\&quot;children\&quot;:[]}]}]},{\&quot;name\&quot;:\&quot;else-if\&quot;,\&quot;attrs\&quot;:{\&quot;variable\&quot;:\&quot;interviewer\&quot;,\&quot;type\&quot;:\&quot;interview\&quot;,\&quot;match\&quot;:\&quot;any\&quot;},\&quot;children\&quot;:[{\&quot;name\&quot;:\&quot;choose\&quot;,\&quot;attrs\&quot;:{},\&quot;children\&quot;:[{\&quot;name\&quot;:\&quot;if\&quot;,\&quot;attrs\&quot;:{\&quot;variable\&quot;:\&quot;title\&quot;},\&quot;children\&quot;:[{\&quot;name\&quot;:\&quot;text\&quot;,\&quot;attrs\&quot;:{\&quot;macro\&quot;:\&quot;format\&quot;},\&quot;children\&quot;:[]}]},{\&quot;name\&quot;:\&quot;else-if\&quot;,\&quot;attrs\&quot;:{\&quot;variable\&quot;:\&quot;genre\&quot;},\&quot;children\&quot;:[{\&quot;name\&quot;:\&quot;group\&quot;,\&quot;attrs\&quot;:{\&quot;delimiter\&quot;:\&quot;; \&quot;},\&quot;children\&quot;:[{\&quot;name\&quot;:\&quot;group\&quot;,\&quot;attrs\&quot;:{\&quot;delimiter\&quot;:\&quot; \&quot;},\&quot;children\&quot;:[{\&quot;name\&quot;:\&quot;text\&quot;,\&quot;attrs\&quot;:{\&quot;variable\&quot;:\&quot;genre\&quot;,\&quot;text-case\&quot;:\&quot;capitalize-first\&quot;},\&quot;children\&quot;:[]},{\&quot;name\&quot;:\&quot;group\&quot;,\&quot;attrs\&quot;:{\&quot;delimiter\&quot;:\&quot; \&quot;},\&quot;children\&quot;:[{\&quot;name\&quot;:\&quot;text\&quot;,\&quot;attrs\&quot;:{\&quot;term\&quot;:\&quot;author\&quot;,\&quot;form\&quot;:\&quot;verb\&quot;},\&quot;children\&quot;:[]},{\&quot;name\&quot;:\&quot;names\&quot;,\&quot;attrs\&quot;:{\&quot;variable\&quot;:\&quot;interviewer\&quot;},\&quot;children\&quot;:[{\&quot;name\&quot;:\&quot;name\&quot;,\&quot;attrs\&quot;:{\&quot;and\&quot;:\&quot;symbol\&quot;,\&quot;initialize-with\&quot;:\&quot;. \&quot;,\&quot;delimiter\&quot;:\&quot;, \&quot;},\&quot;children\&quot;:[]}]}]}]}]}]},{\&quot;name\&quot;:\&quot;else-if\&quot;,\&quot;attrs\&quot;:{\&quot;variable\&quot;:\&quot;interviewer\&quot;},\&quot;children\&quot;:[{\&quot;name\&quot;:\&quot;group\&quot;,\&quot;attrs\&quot;:{\&quot;delimiter\&quot;:\&quot;; \&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quot;,\&quot;match\&quot;:\&quot;none\&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else\&quot;,\&quot;attrs\&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quot;,\&quot;attrs\&quot;:{},\&quot;children\&quot;:[{\&quot;name\&quot;:\&quot;text\&quot;,\&quot;attrs\&quot;:{\&quot;macro\&quot;:\&quot;format\&quot;},\&quot;children\&quot;:[]}]}]}]},{\&quot;name\&quot;:\&quot;else-if\&quot;,\&quot;attrs\&quot;:{\&quot;variable\&quot;:\&quot;composer\&quot;,\&quot;type\&quot;:\&quot;song\&quot;,\&quot;match\&quot;:\&quot;all\&quot;},\&quot;children\&quot;:[{\&quot;name\&quot;:\&quot;group\&quot;,\&quot;attrs\&quot;:{\&quot;delimiter\&quot;:\&quot;; \&quot;},\&quot;children\&quot;:[{\&quot;name\&quot;:\&quot;choose\&quot;,\&quot;attrs\&quot;:{},\&quot;children\&quot;:[{\&quot;name\&quot;:\&quot;if\&quot;,\&quot;attrs\&quot;:{\&quot;variable\&quot;:\&quot;number\&quot;,\&quot;match\&quot;:\&quot;none\&quot;},\&quot;children\&quot;:[{\&quot;name\&quot;:\&quot;group\&quot;,\&quot;attrs\&quot;:{\&quot;delimiter\&quot;:\&quot; \&quot;},\&quot;children\&quot;:[{\&quot;name\&quot;:\&quot;choose\&quot;,\&quot;attrs\&quot;:{},\&quot;children\&quot;:[{\&quot;name\&quot;:\&quot;if\&quot;,\&quot;attrs\&quot;:{\&quot;variable\&quot;:\&quot;genre\&quot;},\&quot;children\&quot;:[{\&quot;name\&quot;:\&quot;text\&quot;,\&quot;attrs\&quot;:{\&quot;variable\&quot;:\&quot;genre\&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group\&quot;,\&quot;attrs\&quot;:{\&quot;delimiter\&quot;:\&quot; \&quot;},\&quot;children\&quot;:[{\&quot;name\&quot;:\&quot;choose\&quot;,\&quot;attrs\&quot;:{},\&quot;children\&quot;:[{\&quot;name\&quot;:\&quot;if\&quot;,\&quot;attrs\&quot;:{\&quot;variable\&quot;:\&quot;medium\&quot;},\&quot;children\&quot;:[{\&quot;name\&quot;:\&quot;text\&quot;,\&quot;attrs\&quot;:{\&quot;variable\&quot;:\&quot;medium\&quot;,\&quot;text-case\&quot;:\&quot;capitalize-first\&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else\&quot;,\&quot;attrs\&quot;:{},\&quot;children\&quot;:[{\&quot;name\&quot;:\&quot;names\&quot;,\&quot;attrs\&quot;:{\&quot;variable\&quot;:\&quot;author\&quot;,\&quot;prefix\&quot;:\&quot;Recorded by \&quot;},\&quot;children\&quot;:[{\&quot;name\&quot;:\&quot;name\&quot;,\&quot;attrs\&quot;:{\&quot;and\&quot;:\&quot;symbol\&quot;,\&quot;initialize-with\&quot;:\&quot;. \&quot;,\&quot;delimiter\&quot;:\&quot;, \&quot;},\&quot;children\&quot;:[]}]}]}]}]}]}]},{\&quot;name\&quot;:\&quot;choose\&quot;,\&quot;attrs\&quot;:{},\&quot;children\&quot;:[{\&quot;name\&quot;:\&quot;if\&quot;,\&quot;attrs\&quot;:{\&quot;variable\&quot;:\&quot;genre\&quot;,\&quot;match\&quot;:\&quot;any\&quot;},\&quot;children\&quot;:[{\&quot;name\&quot;:\&quot;choose\&quot;,\&quot;attrs\&quot;:{},\&quot;children\&quot;:[{\&quot;name\&quot;:\&quot;if\&quot;,\&quot;attrs\&quot;:{\&quot;variable\&quot;:\&quot;number\&quot;,\&quot;match\&quot;:\&quot;none\&quot;},\&quot;children\&quot;:[{\&quot;name\&quot;:\&quot;text\&quot;,\&quot;attrs\&quot;:{\&quot;variable\&quot;:\&quot;medium\&quot;,\&quot;text-case\&quot;:\&quot;capitalize-first\&quot;},\&quot;children\&quot;:[]}]}]}]}]}]}]},{\&quot;name\&quot;:\&quot;else-if\&quot;,\&quot;attrs\&quot;:{\&quot;variable\&quot;:\&quot;container-title\&quot;,\&quot;match\&quot;:\&quot;none\&quot;},\&quot;children\&quot;:[{\&quot;name\&quot;:\&quot;text\&quot;,\&quot;attrs\&quot;:{\&quot;macro\&quot;:\&quot;format\&quot;},\&quot;children\&quot;:[]}]},{\&quot;name\&quot;:\&quot;else\&quot;,\&quot;attrs\&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any\&quot;},\&quot;children\&quot;:[{\&quot;name\&quot;:\&quot;text\&quot;,\&quot;attrs\&quot;:{\&quot;macro\&quot;:\&quot;format\&quot;},\&quot;children\&quot;:[]}]}]}]},{\&quot;name\&quot;:\&quot;else-if\&quot;,\&quot;attrs\&quot;:{\&quot;type\&quot;:\&quot;book\&quot;},\&quot;children\&quot;:[{\&quot;name\&quot;:\&quot;choose\&quot;,\&quot;attrs\&quot;:{},\&quot;children\&quot;:[{\&quot;name\&quot;:\&quot;if\&quot;,\&quot;attrs\&quot;:{\&quot;variable\&quot;:\&quot;version\&quot;,\&quot;match\&quot;:\&quot;none\&quot;},\&quot;children\&quot;:[{\&quot;name\&quot;:\&quot;text\&quot;,\&quot;attrs\&quot;:{\&quot;macro\&quot;:\&quot;format\&quot;},\&quot;children\&quot;:[]}]}]}]},{\&quot;name\&quot;:\&quot;else-if\&quot;,\&quot;attrs\&quot;:{\&quot;type\&quot;:\&quot;report\&quot;,\&quot;match\&quot;:\&quot;none\&quot;},\&quot;children\&quot;:[{\&quot;name\&quot;:\&quot;text\&quot;,\&quot;attrs\&quot;:{\&quot;macro\&quot;:\&quot;format\&quot;},\&quot;children\&quot;:[]}]}]}]}]}]}]},{\&quot;name\&quot;:\&quot;macro\&quot;,\&quot;attrs\&quot;:{\&quot;name\&quot;:\&quot;bracketed-intext\&quot;},\&quot;children\&quot;:[{\&quot;name\&quot;:\&quot;group\&quot;,\&quot;attrs\&quot;:{\&quot;prefix\&quot;:\&quot;[\&quot;,\&quot;suffix\&quot;:\&quot;]\&quot;},\&quot;children\&quot;:[{\&quot;name\&quot;:\&quot;choose\&quot;,\&quot;attrs\&quot;:{},\&quot;children\&quot;:[{\&quot;name\&quot;:\&quot;if\&quot;,\&quot;attrs\&quot;:{\&quot;variable\&quot;:\&quot;reviewed-author reviewed-title\&quot;,\&quot;type\&quot;:\&quot;review review-book\&quot;,\&quot;match\&quot;:\&quot;any\&quot;},\&quot;children\&quot;:[{\&quot;name\&quot;:\&quot;text\&quot;,\&quot;attrs\&quot;:{\&quot;macro\&quot;:\&quot;reviewed-title-intext\&quot;,\&quot;prefix\&quot;:\&quot;Review of \&quot;},\&quot;children\&quot;:[]}]},{\&quot;name\&quot;:\&quot;else-if\&quot;,\&quot;attrs\&quot;:{\&quot;variable\&quot;:\&quot;interviewer\&quot;,\&quot;type\&quot;:\&quot;interview\&quot;,\&quot;match\&quot;:\&quot;any\&quot;},\&quot;children\&quot;:[{\&quot;name\&quot;:\&quot;names\&quot;,\&quot;attrs\&quot;:{\&quot;variable\&quot;:\&quot;interviewer\&quot;},\&quot;children\&quot;:[{\&quot;name\&quot;:\&quot;label\&quot;,\&quot;attrs\&quot;:{\&quot;form\&quot;:\&quot;verb\&quot;,\&quot;suffix\&quot;:\&quot; \&quot;,\&quot;text-case\&quot;:\&quot;capitalize-first\&quot;},\&quot;children\&quot;:[]},{\&quot;name\&quot;:\&quot;name\&quot;,\&quot;attrs\&quot;:{\&quot;and\&quot;:\&quot;symbol\&quot;,\&quot;initialize-with\&quot;:\&quot;. \&quot;,\&quot;delimiter\&quot;:\&quot;, \&quot;},\&quot;children\&quot;:[]},{\&quot;name\&quot;:\&quot;substitute\&quot;,\&quot;attrs\&quot;:{},\&quot;children\&quot;:[{\&quot;name\&quot;:\&quot;text\&quot;,\&quot;attrs\&quot;:{\&quot;macro\&quot;:\&quot;format-intext\&quot;},\&quot;children\&quot;:[]}]}]}]},{\&quot;name\&quot;:\&quot;else-if\&quot;,\&quot;attrs\&quot;:{\&quot;type\&quot;:\&quot;personal_communication\&quot;},\&quot;children\&quot;:[{\&quot;name\&quot;:\&quot;choose\&quot;,\&quot;attrs\&quot;:{},\&quot;children\&quot;:[{\&quot;name\&quot;:\&quot;if\&quot;,\&quot;attrs\&quot;:{\&quot;variable\&quot;:\&quot;recipient\&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else\&quot;,\&quot;attrs\&quot;:{},\&quot;children\&quot;:[{\&quot;name\&quot;:\&quot;text\&quot;,\&quot;attrs\&quot;:{\&quot;term\&quot;:\&quot;letter\&quot;,\&quot;form\&quot;:\&quot;short\&quot;,\&quot;text-case\&quot;:\&quot;capitalize-first\&quot;},\&quot;children\&quot;:[]}]}]},{\&quot;name\&quot;:\&quot;names\&quot;,\&quot;attrs\&quot;:{\&quot;variable\&quot;:\&quot;recipient\&quot;,\&quot;delimiter\&quot;:\&quot;, \&quot;},\&quot;children\&quot;:[{\&quot;name\&quot;:\&quot;label\&quot;,\&quot;attrs\&quot;:{\&quot;form\&quot;:\&quot;verb\&quot;,\&quot;suffix\&quot;:\&quot; \&quot;},\&quot;children\&quot;:[]},{\&quot;name\&quot;:\&quot;name\&quot;,\&quot;attrs\&quot;:{\&quot;and\&quot;:\&quot;symbol\&quot;,\&quot;delimiter\&quot;:\&quot;, \&quot;},\&quot;children\&quot;:[]}]}]}]},{\&quot;name\&quot;:\&quot;else\&quot;,\&quot;attrs\&quot;:{},\&quot;children\&quot;:[{\&quot;name\&quot;:\&quot;text\&quot;,\&quot;attrs\&quot;:{\&quot;macro\&quot;:\&quot;format-intext\&quot;},\&quot;children\&quot;:[]}]}]}]},{\&quot;name\&quot;:\&quot;else\&quot;,\&quot;attrs\&quot;:{},\&quot;children\&quot;:[{\&quot;name\&quot;:\&quot;text\&quot;,\&quot;attrs\&quot;:{\&quot;macro\&quot;:\&quot;format-intext\&quot;},\&quot;children\&quot;:[]}]}]}]}]},{\&quot;name\&quot;:\&quot;macro\&quot;,\&quot;attrs\&quot;:{\&quot;name\&quot;:\&quot;bracketed-container\&quot;},\&quot;children\&quot;:[{\&quot;name\&quot;:\&quot;group\&quot;,\&quot;attrs\&quot;:{\&quot;prefix\&quot;:\&quot;[\&quot;,\&quot;suffix\&quot;:\&quot;]\&quot;},\&quot;children\&quot;:[{\&quot;name\&quot;:\&quot;choose\&quot;,\&quot;attrs\&quot;:{},\&quot;children\&quot;:[{\&quot;name\&quot;:\&quot;if\&quot;,\&quot;attrs\&quot;:{\&quot;type\&quot;:\&quot;paper-conference speech\&quot;,\&quot;match\&quot;:\&quot;any\&quot;},\&quot;children\&quot;:[{\&quot;name\&quot;:\&quot;choose\&quot;,\&quot;attrs\&quot;:{},\&quot;children\&quot;:[{\&quot;name\&quot;:\&quot;if\&quot;,\&quot;attrs\&quot;:{\&quot;variable\&quot;:\&quot;collection-editor editor editorial-director issue page volume\&quot;,\&quot;match\&quot;:\&quot;none\&quot;},\&quot;children\&quot;:[{\&quot;name\&quot;:\&quot;text\&quot;,\&quot;attrs\&quot;:{\&quot;macro\&quot;:\&quot;format\&quot;},\&quot;children\&quot;:[]}]}]}]},{\&quot;name\&quot;:\&quot;else-if\&quot;,\&quot;attrs\&quot;:{\&quot;type\&quot;:\&quot;book\&quot;,\&quot;variable\&quot;:\&quot;version\&quot;,\&quot;match\&quot;:\&quot;all\&quot;},\&quot;children\&quot;:[{\&quot;name\&quot;:\&quot;text\&quot;,\&quot;attrs\&quot;:{\&quot;macro\&quot;:\&quot;format\&quot;},\&quot;children\&quot;:[]}]},{\&quot;name\&quot;:\&quot;else-if\&quot;,\&quot;attrs\&quot;:{\&quot;type\&quot;:\&quot;report\&quot;},\&quot;children\&quot;:[{\&quot;name\&quot;:\&quot;text\&quot;,\&quot;attrs\&quot;:{\&quot;macro\&quot;:\&quot;format\&quot;},\&quot;children\&quot;:[]}]}]}]}]},{\&quot;name\&quot;:\&quot;macro\&quot;,\&quot;attrs\&quot;:{\&quot;name\&quot;:\&quot;secondary-contributors\&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secondary-contributors-periodical\&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macro\&quot;:\&quot;secondary-contributors-booklike\&quot;},\&quot;children\&quot;:[]}]},{\&quot;name\&quot;:\&quot;else\&quot;,\&quot;attrs\&quot;:{},\&quot;children\&quot;:[{\&quot;name\&quot;:\&quot;text\&quot;,\&quot;attrs\&quot;:{\&quot;macro\&quot;:\&quot;secondary-contributors-periodical\&quot;},\&quot;children\&quot;:[]}]}]}]},{\&quot;name\&quot;:\&quot;else\&quot;,\&quot;attrs\&quot;:{},\&quot;children\&quot;:[{\&quot;name\&quot;:\&quot;text\&quot;,\&quot;attrs\&quot;:{\&quot;macro\&quot;:\&quot;secondary-contributors-booklike\&quot;},\&quot;children\&quot;:[]}]}]}]},{\&quot;name\&quot;:\&quot;macro\&quot;,\&quot;attrs\&quot;:{\&quot;name\&quot;:\&quot;secondary-contributors-periodical\&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names\&quot;,\&quot;attrs\&quot;:{\&quot;variable\&quot;:\&quot;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secondary-contributors-booklike\&quot;},\&quot;children\&quot;:[{\&quot;name\&quot;:\&quot;group\&quot;,\&quot;attrs\&quot;:{\&quot;delimiter\&quot;:\&quot;; \&quot;},\&quot;children\&quot;:[{\&quot;name\&quot;:\&quot;choose\&quot;,\&quot;attrs\&quot;:{},\&quot;children\&quot;:[{\&quot;name\&quot;:\&quot;if\&quot;,\&quot;attrs\&quot;:{\&quot;variable\&quot;:\&quot;title\&quot;},\&quot;children\&quot;:[{\&quot;name\&quot;:\&quot;names\&quot;,\&quot;attrs\&quot;:{\&quot;variable\&quot;:\&quot;interviewer\&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choose\&quot;,\&quot;attrs\&quot;:{},\&quot;children\&quot;:[{\&quot;name\&quot;:\&quot;if\&quot;,\&quot;attrs\&quot;:{\&quot;type\&quot;:\&quot;post webpage\&quot;,\&quot;match\&quot;:\&quot;none\&quot;},\&quot;children\&quot;:[{\&quot;name\&quot;:\&quot;choose\&quot;,\&quot;attrs\&quot;:{},\&quot;children\&quot;:[{\&quot;name\&quot;:\&quot;if\&quot;,\&quot;attrs\&quot;:{\&quot;variable\&quot;:\&quot;container-title\&quot;,\&quot;match\&quot;:\&quot;none\&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else\&quot;,\&quot;attrs\&quot;:{},\&quot;children\&quot;:[{\&quot;name\&quot;:\&quot;group\&quot;,\&quot;attrs\&quot;:{\&quot;delimiter\&quot;:\&quot;; \&quot;},\&quot;children\&quot;:[{\&quot;name\&quot;:\&quot;names\&quot;,\&quot;attrs\&quot;:{\&quot;variable\&quot;:\&quot;container-author\&quot;},\&quot;children\&quot;:[{\&quot;name\&quot;:\&quot;label\&quot;,\&quot;attrs\&quot;:{\&quot;form\&quot;:\&quot;verb-short\&quot;,\&quot;suffix\&quot;:\&quot; \&quot;,\&quot;text-case\&quot;:\&quot;title\&quot;},\&quot;children\&quot;:[]},{\&quot;name\&quot;:\&quot;name\&quot;,\&quot;attrs\&quot;:{\&quot;and\&quot;:\&quot;symbol\&quot;,\&quot;initialize-with\&quot;:\&quot;. \&quot;,\&quot;delimiter\&quot;:\&quot;, \&quot;},\&quot;children\&quot;:[]}]},{\&quot;name\&quot;:\&quot;names\&quot;,\&quot;attrs\&quot;:{\&quot;variable\&quot;:\&quot;editor translator\&quot;,\&quot;delimiter\&quot;:\&quot;; \&quot;},\&quot;children\&quot;:[{\&quot;name\&quot;:\&quot;name\&quot;,\&quot;attrs\&quot;:{\&quot;and\&quot;:\&quot;symbol\&quot;,\&quot;initialize-with\&quot;:\&quot;. \&quot;,\&quot;delimiter\&quot;:\&quot;, \&quot;},\&quot;children\&quot;:[]},{\&quot;name\&quot;:\&quot;label\&quot;,\&quot;attrs\&quot;:{\&quot;form\&quot;:\&quot;short\&quot;,\&quot;prefix\&quot;:\&quot;, \&quot;,\&quot;text-case\&quot;:\&quot;title\&quot;},\&quot;children\&quot;:[]}]}]}]}]}]}]},{\&quot;name\&quot;:\&quot;macro\&quot;,\&quot;attrs\&quot;:{\&quot;name\&quot;:\&quot;database-location\&quot;},\&quot;children\&quot;:[{\&quot;name\&quot;:\&quot;choose\&quot;,\&quot;attrs\&quot;:{},\&quot;children\&quot;:[{\&quot;name\&quot;:\&quot;if\&quot;,\&quot;attrs\&quot;:{\&quot;variable\&quot;:\&quot;archive-place\&quot;,\&quot;match\&quot;:\&quot;none\&quot;},\&quot;children\&quot;:[{\&quot;name\&quot;:\&quot;text\&quot;,\&quot;attrs\&quot;:{\&quot;variable\&quot;:\&quot;archive_location\&quot;},\&quot;children\&quot;:[]}]}]}]},{\&quot;name\&quot;:\&quot;macro\&quot;,\&quot;attrs\&quot;:{\&quot;name\&quot;:\&quot;number\&quot;},\&quot;children\&quot;:[{\&quot;name\&quot;:\&quot;choose\&quot;,\&quot;attrs\&quot;:{},\&quot;children\&quot;:[{\&quot;name\&quot;:\&quot;if\&quot;,\&quot;attrs\&quot;:{\&quot;variable\&quot;:\&quot;number\&quot;},\&quot;children\&quot;:[{\&quot;name\&quot;:\&quot;group\&quot;,\&quot;attrs\&quot;:{\&quot;delimiter\&quot;:\&quot;, \&quot;},\&quot;children\&quot;:[{\&quot;name\&quot;:\&quot;group\&quot;,\&quot;attrs\&quot;:{\&quot;delimiter\&quot;:\&quot; \&quot;},\&quot;children\&quot;:[{\&quot;name\&quot;:\&quot;text\&quot;,\&quot;attrs\&quot;:{\&quot;variable\&quot;:\&quot;genre\&quot;,\&quot;text-case\&quot;:\&quot;title\&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quot;,\&quot;attrs\&quot;:{},\&quot;children\&quot;:[{\&quot;name\&quot;:\&quot;text\&quot;,\&quot;attrs\&quot;:{\&quot;variable\&quot;:\&quot;number\&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any\&quot;},\&quot;children\&quot;:[{\&quot;name\&quot;:\&quot;text\&quot;,\&quot;attrs\&quot;:{\&quot;variable\&quot;:\&quot;publisher\&quot;},\&quot;children\&quot;:[]}]}]}]}]}]}]}]}]},{\&quot;name\&quot;:\&quot;macro\&quot;,\&quot;attrs\&quot;:{\&quot;name\&quot;:\&quot;locators-booklike\&quot;},\&quot;children\&quot;:[{\&quot;name\&quot;:\&quot;choose\&quot;,\&quot;attrs\&quot;:{},\&quot;children\&quot;:[{\&quot;name\&quot;:\&quot;if\&quot;,\&quot;attrs\&quot;:{\&quot;type\&quot;:\&quot;article-journal article-magazine article-newspaper broadcast interview patent post post-weblog review review-book speech webpage\&quot;,\&quot;match\&quot;:\&quot;any\&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else\&quot;,\&quot;attrs\&quot;:{},\&quot;children\&quot;:[{\&quot;name\&quot;:\&quot;group\&quot;,\&quot;attrs\&quot;:{\&quot;delimiter\&quot;:\&quot;, \&quot;},\&quot;children\&quot;:[{\&quot;name\&quot;:\&quot;text\&quot;,\&quot;attrs\&quot;:{\&quot;macro\&quot;:\&quot;version\&quot;},\&quot;children\&quot;:[]},{\&quot;name\&quot;:\&quot;text\&quot;,\&quot;attrs\&quot;:{\&quot;macro\&quot;:\&quot;edition\&quot;},\&quot;children\&quot;:[]},{\&quot;name\&quot;:\&quot;text\&quot;,\&quot;attrs\&quot;:{\&quot;macro\&quot;:\&quot;volume-booklike\&quot;},\&quot;children\&quot;:[]}]}]}]}]},{\&quot;name\&quot;:\&quot;macro\&quot;,\&quot;attrs\&quot;:{\&quot;name\&quot;:\&quot;version\&quot;},\&quot;children\&quot;:[{\&quot;name\&quot;:\&quot;choose\&quot;,\&quot;attrs\&quot;:{},\&quot;children\&quot;:[{\&quot;name\&quot;:\&quot;if\&quot;,\&quot;attrs\&quot;:{\&quot;is-numeric\&quot;:\&quot;version\&quot;},\&quot;children\&quot;:[{\&quot;name\&quot;:\&quot;group\&quot;,\&quot;attrs\&quot;:{\&quot;delimiter\&quot;:\&quot; \&quot;},\&quot;children\&quot;:[{\&quot;name\&quot;:\&quot;text\&quot;,\&quot;attrs\&quot;:{\&quot;term\&quot;:\&quot;version\&quot;,\&quot;text-case\&quot;:\&quot;capitalize-first\&quot;},\&quot;children\&quot;:[]},{\&quot;name\&quot;:\&quot;text\&quot;,\&quot;attrs\&quot;:{\&quot;variable\&quot;:\&quot;version\&quot;},\&quot;children\&quot;:[]}]}]},{\&quot;name\&quot;:\&quot;else\&quot;,\&quot;attrs\&quot;:{},\&quot;children\&quot;:[{\&quot;name\&quot;:\&quot;text\&quot;,\&quot;attrs\&quot;:{\&quot;variable\&quot;:\&quot;version\&quot;},\&quot;children\&quot;:[]}]}]}]},{\&quot;name\&quot;:\&quot;macro\&quot;,\&quot;attrs\&quot;:{\&quot;name\&quot;:\&quot;edition\&quot;},\&quot;children\&quot;:[{\&quot;name\&quot;:\&quot;choose\&quot;,\&quot;attrs\&quot;:{},\&quot;children\&quot;:[{\&quot;name\&quot;:\&quot;if\&quot;,\&quot;attrs\&quot;:{\&quot;is-numeric\&quot;:\&quot;edition\&quot;},\&quot;children\&quot;:[{\&quot;name\&quot;:\&quot;group\&quot;,\&quot;attrs\&quot;:{\&quot;delimiter\&quot;:\&quot; \&quot;},\&quot;children\&quot;:[{\&quot;name\&quot;:\&quot;number\&quot;,\&quot;attrs\&quot;:{\&quot;variable\&quot;:\&quot;edition\&quot;,\&quot;form\&quot;:\&quot;ordinal\&quot;},\&quot;children\&quot;:[]},{\&quot;name\&quot;:\&quot;label\&quot;,\&quot;attrs\&quot;:{\&quot;variable\&quot;:\&quot;edition\&quot;,\&quot;form\&quot;:\&quot;short\&quot;},\&quot;children\&quot;:[]}]}]},{\&quot;name\&quot;:\&quot;else\&quot;,\&quot;attrs\&quot;:{},\&quot;children\&quot;:[{\&quot;name\&quot;:\&quot;text\&quot;,\&quot;attrs\&quot;:{\&quot;variable\&quot;:\&quot;edition\&quot;},\&quot;children\&quot;:[]}]}]}]},{\&quot;name\&quot;:\&quot;macro\&quot;,\&quot;attrs\&quot;:{\&quot;name\&quot;:\&quot;volume-booklike\&quot;},\&quot;children\&quot;:[{\&quot;name\&quot;:\&quot;group\&quot;,\&quot;attrs\&quot;:{\&quot;delimiter\&quot;:\&quot;, \&quot;},\&quot;children\&quot;:[{\&quot;name\&quot;:\&quot;choose\&quot;,\&quot;attrs\&quot;:{},\&quot;children\&quot;:[{\&quot;name\&quot;:\&quot;if\&quot;,\&quot;attrs\&quot;:{\&quot;type\&quot;:\&quot;report\&quot;},\&quot;children\&quot;:[{\&quot;name\&quot;:\&quot;group\&quot;,\&quot;attrs\&quot;:{\&quot;delimiter\&quot;:\&quot; \&quot;},\&quot;children\&quot;:[{\&quot;name\&quot;:\&quot;text\&quot;,\&quot;attrs\&quot;:{\&quot;variable\&quot;:\&quot;collection-title\&quot;,\&quot;text-case\&quot;:\&quot;title\&quot;},\&quot;children\&quot;:[]},{\&quot;name\&quot;:\&quot;text\&quot;,\&quot;attrs\&quot;:{\&quot;variable\&quot;:\&quot;collection-number\&quot;},\&quot;children\&quot;:[]}]}]}]},{\&quot;name\&quot;:\&quot;choose\&quot;,\&quot;attrs\&quot;:{},\&quot;children\&quot;:[{\&quot;name\&quot;:\&quot;if\&quot;,\&quot;attrs\&quot;:{\&quot;variable\&quot;:\&quot;volume\&quot;,\&quot;match\&quot;:\&quot;any\&quot;},\&quot;children\&quot;:[{\&quot;name\&quot;:\&quot;choose\&quot;,\&quot;attrs\&quot;:{},\&quot;children\&quot;:[{\&quot;name\&quot;:\&quot;if\&quot;,\&quot;attrs\&quot;:{\&quot;is-numeric\&quot;:\&quot;volume\&quot;,\&quot;match\&quot;:\&quot;none\&quot;},\&quot;children\&quot;:[]},{\&quot;name\&quot;:\&quot;else\&quot;,\&quot;attrs\&quot;:{},\&quot;children\&quot;:[{\&quot;name\&quot;:\&quot;group\&quot;,\&quot;attrs\&quot;:{\&quot;delimiter\&quot;:\&quot; \&quot;},\&quot;children\&quot;:[{\&quot;name\&quot;:\&quot;label\&quot;,\&quot;attrs\&quot;:{\&quot;variable\&quot;:\&quot;volume\&quot;,\&quot;form\&quot;:\&quot;short\&quot;,\&quot;text-case\&quot;:\&quot;capitalize-first\&quot;},\&quot;children\&quot;:[]},{\&quot;name\&quot;:\&quot;number\&quot;,\&quot;attrs\&quot;:{\&quot;variable\&quot;:\&quot;volume\&quot;,\&quot;form\&quot;:\&quot;numeric\&quot;},\&quot;children\&quot;:[]}]}]}]}]},{\&quot;name\&quot;:\&quot;else\&quot;,\&quot;attrs\&quot;:{},\&quot;children\&quot;:[{\&quot;name\&quot;:\&quot;group\&quot;,\&quot;attrs\&quot;:{},\&quot;children\&quot;:[{\&quot;name\&quot;:\&quot;text\&quot;,\&quot;attrs\&quot;:{\&quot;term\&quot;:\&quot;volume\&quot;,\&quot;form\&quot;:\&quot;short\&quot;,\&quot;text-case\&quot;:\&quot;capitalize-first\&quot;,\&quot;suffix\&quot;:\&quot; \&quot;},\&quot;children\&quot;:[]},{\&quot;name\&quot;:\&quot;text\&quot;,\&quot;attrs\&quot;:{\&quot;term\&quot;:\&quot;page-range-delimiter\&quot;,\&quot;prefix\&quot;:\&quot;1\&quot;},\&quot;children\&quot;:[]},{\&quot;name\&quot;:\&quot;number\&quot;,\&quot;attrs\&quot;:{\&quot;variable\&quot;:\&quot;number-of-volumes\&quot;,\&quot;form\&quot;:\&quot;numeric\&quot;},\&quot;children\&quot;:[]}]}]}]},{\&quot;name\&quot;:\&quot;group\&quot;,\&quot;attrs\&quot;:{\&quot;delimiter\&quot;:\&quot; \&quot;},\&quot;children\&quot;:[{\&quot;name\&quot;:\&quot;label\&quot;,\&quot;attrs\&quot;:{\&quot;variable\&quot;:\&quot;issue\&quot;,\&quot;text-case\&quot;:\&quot;capitalize-first\&quot;},\&quot;children\&quot;:[]},{\&quot;name\&quot;:\&quot;text\&quot;,\&quot;attrs\&quot;:{\&quot;variable\&quot;:\&quot;issue\&quot;},\&quot;children\&quot;:[]}]},{\&quot;name\&quot;:\&quot;group\&quot;,\&quot;attrs\&quot;:{\&quot;delimiter\&quot;:\&quot; \&quot;},\&quot;children\&quot;:[{\&quot;name\&quot;:\&quot;label\&quot;,\&quot;attrs\&quot;:{\&quot;variable\&quot;:\&quot;page\&quot;,\&quot;form\&quot;:\&quot;short\&quot;,\&quot;suffix\&quot;:\&quot; \&quot;},\&quot;children\&quot;:[]},{\&quot;name\&quot;:\&quot;text\&quot;,\&quot;attrs\&quot;:{\&quot;variable\&quot;:\&quot;page\&quot;},\&quot;children\&quot;:[]}]}]}]},{\&quot;name\&quot;:\&quot;macro\&quot;,\&quot;attrs\&quot;:{\&quot;name\&quot;:\&quot;reviewed-title\&quot;},\&quot;children\&quot;:[{\&quot;name\&quot;:\&quot;choose\&quot;,\&quot;attrs\&quot;:{},\&quot;children\&quot;:[{\&quot;name\&quot;:\&quot;if\&quot;,\&quot;attrs\&quot;:{\&quot;variable\&quot;:\&quot;reviewed-title\&quot;},\&quot;children\&quot;:[{\&quot;name\&quot;:\&quot;text\&quot;,\&quot;attrs\&quot;:{\&quot;variable\&quot;:\&quot;reviewed-title\&quot;,\&quot;font-style\&quot;:\&quot;italic\&quot;},\&quot;children\&quot;:[]}]},{\&quot;name\&quot;:\&quot;else\&quot;,\&quot;attrs\&quot;:{},\&quot;children\&quot;:[{\&quot;name\&quot;:\&quot;text\&quot;,\&quot;attrs\&quot;:{\&quot;variable\&quot;:\&quot;title\&quot;,\&quot;font-style\&quot;:\&quot;italic\&quot;},\&quot;children\&quot;:[]}]}]}]},{\&quot;name\&quot;:\&quot;macro\&quot;,\&quot;attrs\&quot;:{\&quot;name\&quot;:\&quot;reviewed-title-intext\&quot;},\&quot;children\&quot;:[{\&quot;name\&quot;:\&quot;choose\&quot;,\&quot;attrs\&quot;:{},\&quot;children\&quot;:[{\&quot;name\&quot;:\&quot;if\&quot;,\&quot;attrs\&quot;:{\&quot;variable\&quot;:\&quot;reviewed-title\&quot;},\&quot;children\&quot;:[{\&quot;name\&quot;:\&quot;text\&quot;,\&quot;attrs\&quot;:{\&quot;variable\&quot;:\&quot;reviewed-title\&quot;,\&quot;form\&quot;:\&quot;short\&quot;,\&quot;font-style\&quot;:\&quot;italic\&quot;,\&quot;text-case\&quot;:\&quot;title\&quot;},\&quot;children\&quot;:[]}]},{\&quot;name\&quot;:\&quot;else\&quot;,\&quot;attrs\&quot;:{},\&quot;children\&quot;:[{\&quot;name\&quot;:\&quot;text\&quot;,\&quot;attrs\&quot;:{\&quot;variable\&quot;:\&quot;title\&quot;,\&quot;form\&quot;:\&quot;short\&quot;,\&quot;font-style\&quot;:\&quot;italic\&quot;,\&quot;text-case\&quot;:\&quot;title\&quot;},\&quot;children\&quot;:[]}]}]}]},{\&quot;name\&quot;:\&quot;macro\&quot;,\&quot;attrs\&quot;:{\&quot;name\&quot;:\&quot;format\&quot;},\&quot;children\&quot;:[{\&quot;name\&quot;:\&quot;choose\&quot;,\&quot;attrs\&quot;:{},\&quot;children\&quot;:[{\&quot;name\&quot;:\&quot;if\&quot;,\&quot;attrs\&quot;:{\&quot;variable\&quot;:\&quot;genre medium\&quot;,\&quot;match\&quot;:\&quot;any\&quot;},\&quot;children\&quot;:[{\&quot;name\&quot;:\&quot;group\&quot;,\&quot;attrs\&quot;:{\&quot;delimiter\&quot;:\&quot;; \&quot;},\&quot;children\&quot;:[{\&quot;name\&quot;:\&quot;choose\&quot;,\&quot;attrs\&quot;:{},\&quot;children\&quot;:[{\&quot;name\&quot;:\&quot;if\&quot;,\&quot;attrs\&quot;:{\&quot;variable\&quot;:\&quot;number\&quot;,\&quot;match\&quot;:\&quot;none\&quot;},\&quot;children\&quot;:[{\&quot;name\&quot;:\&quot;text\&quot;,\&quot;attrs\&quot;:{\&quot;variable\&quot;:\&quot;genre\&quot;,\&quot;text-case\&quot;:\&quot;capitalize-first\&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format-intext\&quot;},\&quot;children\&quot;:[{\&quot;name\&quot;:\&quot;choose\&quot;,\&quot;attrs\&quot;:{},\&quot;children\&quot;:[{\&quot;name\&quot;:\&quot;if\&quot;,\&quot;attrs\&quot;:{\&quot;variable\&quot;:\&quot;genre\&quot;,\&quot;match\&quot;:\&quot;any\&quot;},\&quot;children\&quot;:[{\&quot;name\&quot;:\&quot;text\&quot;,\&quot;attrs\&quot;:{\&quot;variable\&quot;:\&quot;genre\&quot;,\&quot;text-case\&quot;:\&quot;capitalize-first\&quot;},\&quot;children\&quot;:[]}]},{\&quot;name\&quot;:\&quot;else-if\&quot;,\&quot;attrs\&quot;:{\&quot;variable\&quot;:\&quot;medium\&quot;},\&quot;children\&quot;:[{\&quot;name\&quot;:\&quot;text\&quot;,\&quot;attrs\&quot;:{\&quot;variable\&quot;:\&quot;medium\&quot;,\&quot;text-case\&quot;:\&quot;capitalize-first\&quot;},\&quot;children\&quot;:[]}]},{\&quot;name\&quot;:\&quot;else-if\&quot;,\&quot;attrs\&quot;:{\&quot;type\&quot;:\&quot;dataset\&quot;},\&quot;children\&quot;:[{\&quot;name\&quot;:\&quot;text\&quot;,\&quot;attrs\&quot;:{\&quot;value\&quot;:\&quot;Data set\&quot;},\&quot;children\&quot;:[]}]},{\&quot;name\&quot;:\&quot;else-if\&quot;,\&quot;attrs\&quot;:{\&quot;type\&quot;:\&quot;book\&quot;,\&quot;variable\&quot;:\&quot;version\&quot;,\&quot;match\&quot;:\&quot;all\&quot;},\&quot;children\&quot;:[{\&quot;name\&quot;:\&quot;text\&quot;,\&quot;attrs\&quot;:{\&quot;value\&quot;:\&quot;Computer software\&quot;},\&quot;children\&quot;:[]}]},{\&quot;name\&quot;:\&quot;else-if\&quot;,\&quot;attrs\&quot;:{\&quot;type\&quot;:\&quot;interview personal_communication\&quot;,\&quot;match\&quot;:\&quot;any\&quot;},\&quot;children\&quot;:[{\&quot;name\&quot;:\&quot;choose\&quot;,\&quot;attrs\&quot;:{},\&quot;children\&quot;:[{\&quot;name\&quot;:\&quot;if\&quot;,\&quot;attrs\&quot;:{\&quot;variable\&quot;:\&quot;archive container-title DOI publisher URL\&quot;,\&quot;match\&quot;:\&quot;none\&quot;},\&quot;children\&quot;:[{\&quot;name\&quot;:\&quot;text\&quot;,\&quot;attrs\&quot;:{\&quot;term\&quot;:\&quot;letter\&quot;,\&quot;text-case\&quot;:\&quot;capitalize-first\&quot;},\&quot;children\&quot;:[]}]},{\&quot;name\&quot;:\&quot;else-if\&quot;,\&quot;attrs\&quot;:{\&quot;type\&quot;:\&quot;interview\&quot;},\&quot;children\&quot;:[{\&quot;name\&quot;:\&quot;text\&quot;,\&quot;attrs\&quot;:{\&quot;term\&quot;:\&quot;interview\&quot;,\&quot;text-case\&quot;:\&quot;capitalize-first\&quot;},\&quot;children\&quot;:[]}]}]}]},{\&quot;name\&quot;:\&quot;else-if\&quot;,\&quot;attrs\&quot;:{\&quot;type\&quot;:\&quot;map\&quot;},\&quot;children\&quot;:[{\&quot;name\&quot;:\&quot;text\&quot;,\&quot;attrs\&quot;:{\&quot;value\&quot;:\&quot;Map\&quot;},\&quot;children\&quot;:[]}]}]}]},{\&quot;name\&quot;:\&quot;macro\&quot;,\&quot;attrs\&quot;:{\&quot;name\&quot;:\&quot;container\&quot;},\&quot;children\&quot;:[{\&quot;name\&quot;:\&quot;choose\&quot;,\&quot;attrs\&quot;:{},\&quot;children\&quot;:[{\&quot;name\&quot;:\&quot;if\&quot;,\&quot;attrs\&quot;:{\&quot;type\&quot;:\&quot;article-journal article-magazine article-newspaper post-weblog review review-book\&quot;,\&quot;match\&quot;:\&quot;any\&quot;},\&quot;children\&quot;:[{\&quot;name\&quot;:\&quot;text\&quot;,\&quot;attrs\&quot;:{\&quot;macro\&quot;:\&quot;container-periodical\&quot;},\&quot;children\&quot;:[]}]},{\&quot;name\&quot;:\&quot;else-if\&quot;,\&quot;attrs\&quot;:{\&quot;type\&quot;:\&quot;paper-conference\&quot;},\&quot;children\&quot;:[{\&quot;name\&quot;:\&quot;choose\&quot;,\&quot;attrs\&quot;:{},\&quot;children\&quot;:[{\&quot;name\&quot;:\&quot;if\&quot;,\&quot;attrs\&quot;:{\&quot;variable\&quot;:\&quot;editor editorial-director collection-editor container-author\&quot;,\&quot;match\&quot;:\&quot;any\&quot;},\&quot;children\&quot;:[{\&quot;name\&quot;:\&quot;text\&quot;,\&quot;attrs\&quot;:{\&quot;macro\&quot;:\&quot;container-booklike\&quot;},\&quot;children\&quot;:[]}]},{\&quot;name\&quot;:\&quot;else\&quot;,\&quot;attrs\&quot;:{},\&quot;children\&quot;:[{\&quot;name\&quot;:\&quot;text\&quot;,\&quot;attrs\&quot;:{\&quot;macro\&quot;:\&quot;container-periodical\&quot;},\&quot;children\&quot;:[]}]}]}]},{\&quot;name\&quot;:\&quot;else-if\&quot;,\&quot;attrs\&quot;:{\&quot;type\&quot;:\&quot;post webpage\&quot;,\&quot;match\&quot;:\&quot;none\&quot;},\&quot;children\&quot;:[{\&quot;name\&quot;:\&quot;text\&quot;,\&quot;attrs\&quot;:{\&quot;macro\&quot;:\&quot;container-booklike\&quot;},\&quot;children\&quot;:[]}]}]}]},{\&quot;name\&quot;:\&quot;macro\&quot;,\&quot;attrs\&quot;:{\&quot;name\&quot;:\&quot;container-periodical\&quot;},\&quot;children\&quot;:[{\&quot;name\&quot;:\&quot;group\&quot;,\&quot;attrs\&quot;:{\&quot;delimiter\&quot;:\&quot;. \&quot;},\&quot;children\&quot;:[{\&quot;name\&quot;:\&quot;group\&quot;,\&quot;attrs\&quot;:{\&quot;delimiter\&quot;:\&quot;, \&quot;},\&quot;children\&quot;:[{\&quot;name\&quot;:\&quot;text\&quot;,\&quot;attrs\&quot;:{\&quot;variable\&quot;:\&quot;container-title\&quot;,\&quot;font-style\&quot;:\&quot;italic\&quot;,\&quot;text-case\&quot;:\&quot;title\&quot;},\&quot;children\&quot;:[]},{\&quot;name\&quot;:\&quot;choose\&quot;,\&quot;attrs\&quot;:{},\&quot;children\&quot;:[{\&quot;name\&quot;:\&quot;if\&quot;,\&quot;attrs\&quot;:{\&quot;variable\&quot;:\&quot;volume\&quot;},\&quot;children\&quot;:[{\&quot;name\&quot;:\&quot;group\&quot;,\&quot;attrs\&quot;:{},\&quot;children\&quot;:[{\&quot;name\&quot;:\&quot;text\&quot;,\&quot;attrs\&quot;:{\&quot;variable\&quot;:\&quot;volume\&quot;,\&quot;font-style\&quot;:\&quot;italic\&quot;},\&quot;children\&quot;:[]},{\&quot;name\&quot;:\&quot;text\&quot;,\&quot;attrs\&quot;:{\&quot;variable\&quot;:\&quot;issue\&quot;,\&quot;prefix\&quot;:\&quot;(\&quot;,\&quot;suffix\&quot;:\&quot;)\&quot;},\&quot;children\&quot;:[]}]}]},{\&quot;name\&quot;:\&quot;else\&quot;,\&quot;attrs\&quot;:{},\&quot;children\&quot;:[{\&quot;name\&quot;:\&quot;text\&quot;,\&quot;attrs\&quot;:{\&quot;variable\&quot;:\&quot;issue\&quot;,\&quot;font-style\&quot;:\&quot;italic\&quot;},\&quot;children\&quot;:[]}]}]},{\&quot;name\&quot;:\&quot;choose\&quot;,\&quot;attrs\&quot;:{},\&quot;children\&quot;:[{\&quot;name\&quot;:\&quot;if\&quot;,\&quot;attrs\&quot;:{\&quot;variable\&quot;:\&quot;page\&quot;},\&quot;children\&quot;:[{\&quot;name\&quot;:\&quot;text\&quot;,\&quot;attrs\&quot;:{\&quot;variable\&quot;:\&quot;page\&quot;},\&quot;children\&quot;:[]}]},{\&quot;name\&quot;:\&quot;else\&quot;,\&quot;attrs\&quot;:{},\&quot;children\&quot;:[{\&quot;name\&quot;:\&quot;text\&quot;,\&quot;attrs\&quot;:{\&quot;variable\&quot;:\&quot;number\&quot;,\&quot;prefix\&quot;:\&quot;Article \&quot;},\&quot;children\&quot;:[]}]}]}]},{\&quot;name\&quot;:\&quot;choose\&quot;,\&quot;attrs\&quot;:{},\&quot;children\&quot;:[{\&quot;name\&quot;:\&quot;if\&quot;,\&quot;attrs\&quot;:{\&quot;variable\&quot;:\&quot;issued\&quot;},\&quot;children\&quot;:[{\&quot;name\&quot;:\&quot;choose\&quot;,\&quot;attrs\&quot;:{},\&quot;children\&quot;:[{\&quot;name\&quot;:\&quot;if\&quot;,\&quot;attrs\&quot;:{\&quot;variable\&quot;:\&quot;issue page volume\&quot;,\&quot;match\&quot;:\&quot;none\&quot;},\&quot;children\&quot;:[{\&quot;name\&quot;:\&quot;text\&quot;,\&quot;attrs\&quot;:{\&quot;variable\&quot;:\&quot;status\&quot;,\&quot;text-case\&quot;:\&quot;capitalize-first\&quot;},\&quot;children\&quot;:[]}]}]}]}]}]}]},{\&quot;name\&quot;:\&quot;macro\&quot;,\&quot;attrs\&quot;:{\&quot;name\&quot;:\&quot;container-booklike\&quot;},\&quot;children\&quot;:[{\&quot;name\&quot;:\&quot;choose\&quot;,\&quot;attrs\&quot;:{},\&quot;children\&quot;:[{\&quot;name\&quot;:\&quot;if\&quot;,\&quot;attrs\&quot;:{\&quot;variable\&quot;:\&quot;container-title\&quot;,\&quot;match\&quot;:\&quot;any\&quot;},\&quot;children\&quot;:[{\&quot;name\&quot;:\&quot;group\&quot;,\&quot;attrs\&quot;:{\&quot;delimiter\&quot;:\&quot; \&quot;},\&quot;children\&quot;:[{\&quot;name\&quot;:\&quot;text\&quot;,\&quot;attrs\&quot;:{\&quot;term\&quot;:\&quot;in\&quot;,\&quot;text-case\&quot;:\&quot;capitalize-first\&quot;},\&quot;children\&quot;:[]},{\&quot;name\&quot;:\&quot;group\&quot;,\&quot;attrs\&quot;:{\&quot;delimiter\&quot;:\&quot;, \&quot;},\&quot;children\&quot;:[{\&quot;name\&quot;:\&quot;names\&quot;,\&quot;attrs\&quot;:{\&quot;variable\&quot;:\&quot;editor translator\&quot;,\&quot;delimiter\&quot;:\&quot;, &amp; \&quot;},\&quot;children\&quot;:[{\&quot;name\&quot;:\&quot;name\&quot;,\&quot;attrs\&quot;:{\&quot;and\&quot;:\&quot;symbol\&quot;,\&quot;initialize-with\&quot;:\&quot;. \&quot;,\&quot;delimiter\&quot;:\&quot;, \&quot;},\&quot;children\&quot;:[]},{\&quot;name\&quot;:\&quot;label\&quot;,\&quot;attrs\&quot;:{\&quot;form\&quot;:\&quot;short\&quot;,\&quot;text-case\&quot;:\&quot;title\&quot;,\&quot;prefix\&quot;:\&quot; (\&quot;,\&quot;suffix\&quot;:\&quot;)\&quot;},\&quot;children\&quot;:[]},{\&quot;name\&quot;:\&quot;substitute\&quot;,\&quot;attrs\&quot;:{},\&quot;children\&quot;:[{\&quot;name\&quot;:\&quot;names\&quot;,\&quot;attrs\&quot;:{\&quot;variable\&quot;:\&quot;editorial-director\&quot;},\&quot;children\&quot;:[]},{\&quot;name\&quot;:\&quot;names\&quot;,\&quot;attrs\&quot;:{\&quot;variable\&quot;:\&quot;collection-editor\&quot;},\&quot;children\&quot;:[]},{\&quot;name\&quot;:\&quot;names\&quot;,\&quot;attrs\&quot;:{\&quot;variable\&quot;:\&quot;container-author\&quot;},\&quot;children\&quot;:[]}]}]},{\&quot;name\&quot;:\&quot;group\&quot;,\&quot;attrs\&quot;:{\&quot;delimiter\&quot;:\&quot;: \&quot;,\&quot;font-style\&quot;:\&quot;italic\&quot;},\&quot;children\&quot;:[{\&quot;name\&quot;:\&quot;text\&quot;,\&quot;attrs\&quot;:{\&quot;variable\&quot;:\&quot;container-title\&quot;},\&quot;children\&quot;:[]},{\&quot;name\&quot;:\&quot;choose\&quot;,\&quot;attrs\&quot;:{},\&quot;children\&quot;:[{\&quot;name\&quot;:\&quot;if\&quot;,\&quot;attrs\&quot;:{\&quot;is-numeric\&quot;:\&quot;volume\&quot;,\&quot;match\&quot;:\&quot;none\&quot;},\&quot;children\&quot;:[{\&quot;name\&quot;:\&quot;group\&quot;,\&quot;attrs\&quot;:{\&quot;delimiter\&quot;:\&quot; \&quot;},\&quot;children\&quot;:[{\&quot;name\&quot;:\&quot;label\&quot;,\&quot;attrs\&quot;:{\&quot;variable\&quot;:\&quot;volume\&quot;,\&quot;form\&quot;:\&quot;short\&quot;,\&quot;text-case\&quot;:\&quot;capitalize-first\&quot;},\&quot;children\&quot;:[]},{\&quot;name\&quot;:\&quot;text\&quot;,\&quot;attrs\&quot;:{\&quot;variable\&quot;:\&quot;volume\&quot;},\&quot;children\&quot;:[]}]}]}]}]}]},{\&quot;name\&quot;:\&quot;text\&quot;,\&quot;attrs\&quot;:{\&quot;macro\&quot;:\&quot;parenthetical-container\&quot;},\&quot;children\&quot;:[]},{\&quot;name\&quot;:\&quot;text\&quot;,\&quot;attrs\&quot;:{\&quot;macro\&quot;:\&quot;bracketed-container\&quot;},\&quot;children\&quot;:[]}]}]}]}]},{\&quot;name\&quot;:\&quot;macro\&quot;,\&quot;attrs\&quot;:{\&quot;name\&quot;:\&quot;publisher\&quot;},\&quot;children\&quot;:[{\&quot;name\&quot;:\&quot;group\&quot;,\&quot;attrs\&quot;:{\&quot;delimiter\&quot;:\&quot;; \&quot;},\&quot;children\&quot;:[{\&quot;name\&quot;:\&quot;choose\&quot;,\&quot;attrs\&quot;:{},\&quot;children\&quot;:[{\&quot;name\&quot;:\&quot;if\&quot;,\&quot;attrs\&quot;:{\&quot;type\&quot;:\&quot;thesis\&quot;},\&quot;children\&quot;:[{\&quot;name\&quot;:\&quot;choose\&quot;,\&quot;attrs\&quot;:{},\&quot;children\&quot;:[{\&quot;name\&quot;:\&quot;if\&quot;,\&quot;attrs\&quot;:{\&quot;variable\&quot;:\&quot;archive DOI URL\&quot;,\&quot;match\&quot;:\&quot;none\&quot;},\&quot;children\&quot;:[{\&quot;name\&quot;:\&quot;text\&quot;,\&quot;attrs\&quot;:{\&quot;variable\&quot;:\&quot;publisher\&quot;},\&quot;children\&quot;:[]}]}]}]},{\&quot;name\&quot;:\&quot;else-if\&quot;,\&quot;attrs\&quot;:{\&quot;type\&quot;:\&quot;post webpage\&quot;,\&quot;match\&quot;:\&quot;any\&quot;},\&quot;children\&quot;:[{\&quot;name\&quot;:\&quot;group\&quot;,\&quot;attrs\&quot;:{\&quot;delimiter\&quot;:\&quot;; \&quot;},\&quot;children\&quot;:[{\&quot;name\&quot;:\&quot;text\&quot;,\&quot;attrs\&quot;:{\&quot;variable\&quot;:\&quot;container-title\&quot;,\&quot;text-case\&quot;:\&quot;title\&quot;},\&quot;children\&quot;:[]},{\&quot;name\&quot;:\&quot;text\&quot;,\&quot;attrs\&quot;:{\&quot;variable\&quot;:\&quot;publisher\&quot;},\&quot;children\&quot;:[]}]}]},{\&quot;name\&quot;:\&quot;else-if\&quot;,\&quot;attrs\&quot;:{\&quot;type\&quot;:\&quot;paper-conference\&quot;},\&quot;children\&quot;:[{\&quot;name\&quot;:\&quot;choose\&quot;,\&quot;attrs\&quot;:{},\&quot;children\&quot;:[{\&quot;name\&quot;:\&quot;if\&quot;,\&quot;attrs\&quot;:{\&quot;variable\&quot;:\&quot;collection-editor editor editorial-director\&quot;,\&quot;match\&quot;:\&quot;any\&quot;},\&quot;children\&quot;:[{\&quot;name\&quot;:\&quot;text\&quot;,\&quot;attrs\&quot;:{\&quot;variable\&quot;:\&quot;publisher\&quot;},\&quot;children\&quot;:[]}]}]}]},{\&quot;name\&quot;:\&quot;else-if\&quot;,\&quot;attrs\&quot;:{\&quot;type\&quot;:\&quot;article-journal article-magazine article-newspaper post-weblog\&quot;,\&quot;match\&quot;:\&quot;none\&quot;},\&quot;children\&quot;:[{\&quot;name\&quot;:\&quot;text\&quot;,\&quot;attrs\&quot;:{\&quot;variable\&quot;:\&quot;publisher\&quot;},\&quot;children\&quot;:[]}]}]},{\&quot;name\&quot;:\&quot;group\&quot;,\&quot;attrs\&quot;:{\&quot;delimiter\&quot;:\&quot;, \&quot;},\&quot;children\&quot;:[{\&quot;name\&quot;:\&quot;choose\&quot;,\&quot;attrs\&quot;:{},\&quot;children\&quot;:[{\&quot;name\&quot;:\&quot;if\&quot;,\&quot;attrs\&quot;:{\&quot;variable\&quot;:\&quot;archive-place\&quot;},\&quot;children\&quot;:[{\&quot;name\&quot;:\&quot;text\&quot;,\&quot;attrs\&quot;:{\&quot;variable\&quot;:\&quot;archive_location\&quot;},\&quot;children\&quot;:[]}]}]},{\&quot;name\&quot;:\&quot;text\&quot;,\&quot;attrs\&quot;:{\&quot;variable\&quot;:\&quot;archive\&quot;},\&quot;children\&quot;:[]},{\&quot;name\&quot;:\&quot;text\&quot;,\&quot;attrs\&quot;:{\&quot;variable\&quot;:\&quot;archive-place\&quot;},\&quot;children\&quot;:[]}]}]}]},{\&quot;name\&quot;:\&quot;macro\&quot;,\&quot;attrs\&quot;:{\&quot;name\&quot;:\&quot;access\&quot;},\&quot;children\&quot;:[{\&quot;name\&quot;:\&quot;choose\&quot;,\&quot;attrs\&quot;:{},\&quot;children\&quot;:[{\&quot;name\&quot;:\&quot;if\&quot;,\&quot;attrs\&quot;:{\&quot;variable\&quot;:\&quot;DOI\&quot;,\&quot;match\&quot;:\&quot;any\&quot;},\&quot;children\&quot;:[{\&quot;name\&quot;:\&quot;text\&quot;,\&quot;attrs\&quot;:{\&quot;variable\&quot;:\&quot;DOI\&quot;,\&quot;prefix\&quot;:\&quot;https://doi.org/\&quot;},\&quot;children\&quot;:[]}]},{\&quot;name\&quot;:\&quot;else-if\&quot;,\&quot;attrs\&quot;:{\&quot;variable\&quot;:\&quot;URL\&quot;},\&quot;children\&quot;:[{\&quot;name\&quot;:\&quot;group\&quot;,\&quot;attrs\&quot;:{\&quot;delimiter\&quot;:\&quot; \&quot;},\&quot;children\&quot;:[{\&quot;name\&quot;:\&quot;choose\&quot;,\&quot;attrs\&quot;:{},\&quot;children\&quot;:[{\&quot;name\&quot;:\&quot;if\&quot;,\&quot;attrs\&quot;:{\&quot;variable\&quot;:\&quot;issued status\&quot;,\&quot;match\&quot;:\&quot;none\&quot;},\&quot;children\&quot;:[{\&quot;name\&quot;:\&quot;group\&quot;,\&quot;attrs\&quot;:{\&quot;delimiter\&quot;:\&quot; \&quot;},\&quot;children\&quot;:[{\&quot;name\&quot;:\&quot;text\&quot;,\&quot;attrs\&quot;:{\&quot;term\&quot;:\&quot;retrieved\&quot;,\&quot;text-case\&quot;:\&quot;capitalize-first\&quot;},\&quot;children\&quot;:[]},{\&quot;name\&quot;:\&quot;date\&quot;,\&quot;attrs\&quot;:{\&quot;variable\&quot;:\&quot;accessed\&quot;,\&quot;form\&quot;:\&quot;text\&quot;,\&quot;suffix\&quot;:\&quot;,\&quot;},\&quot;children\&quot;:[]},{\&quot;name\&quot;:\&quot;text\&quot;,\&quot;attrs\&quot;:{\&quot;term\&quot;:\&quot;from\&quot;},\&quot;children\&quot;:[]}]}]}]},{\&quot;name\&quot;:\&quot;text\&quot;,\&quot;attrs\&quot;:{\&quot;variable\&quot;:\&quot;URL\&quot;},\&quot;children\&quot;:[]}]}]}]}]},{\&quot;name\&quot;:\&quot;macro\&quot;,\&quot;attrs\&quot;:{\&quot;name\&quot;:\&quot;event\&quot;},\&quot;children\&quot;:[{\&quot;name\&quot;:\&quot;choose\&quot;,\&quot;attrs\&quot;:{},\&quot;children\&quot;:[{\&quot;name\&quot;:\&quot;if\&quot;,\&quot;attrs\&quot;:{\&quot;variable\&quot;:\&quot;event\&quot;},\&quot;children\&quot;:[{\&quot;name\&quot;:\&quot;choose\&quot;,\&quot;attrs\&quot;:{},\&quot;children\&quot;:[{\&quot;name\&quot;:\&quot;if\&quot;,\&quot;attrs\&quot;:{\&quot;variable\&quot;:\&quot;collection-editor editor editorial-director issue page volume\&quot;,\&quot;match\&quot;:\&quot;none\&quot;},\&quot;children\&quot;:[{\&quot;name\&quot;:\&quot;group\&quot;,\&quot;attrs\&quot;:{\&quot;delimiter\&quot;:\&quot;, \&quot;},\&quot;children\&quot;:[{\&quot;name\&quot;:\&quot;text\&quot;,\&quot;attrs\&quot;:{\&quot;variable\&quot;:\&quot;event\&quot;},\&quot;children\&quot;:[]},{\&quot;name\&quot;:\&quot;text\&quot;,\&quot;attrs\&quot;:{\&quot;variable\&quot;:\&quot;event-place\&quot;},\&quot;children\&quot;:[]}]}]}]}]}]}]},{\&quot;name\&quot;:\&quot;macro\&quot;,\&quot;attrs\&quot;:{\&quot;name\&quot;:\&quot;publication-history\&quot;},\&quot;children\&quot;:[{\&quot;name\&quot;:\&quot;choose\&quot;,\&quot;attrs\&quot;:{},\&quot;children\&quot;:[{\&quot;name\&quot;:\&quot;if\&quot;,\&quot;attrs\&quot;:{\&quot;type\&quot;:\&quot;patent\&quot;,\&quot;match\&quot;:\&quot;none\&quot;},\&quot;children\&quot;:[{\&quot;name\&quot;:\&quot;group\&quot;,\&quot;attrs\&quot;:{\&quot;prefix\&quot;:\&quot;(\&quot;,\&quot;suffix\&quot;:\&quot;)\&quot;},\&quot;children\&quot;:[{\&quot;name\&quot;:\&quot;choose\&quot;,\&quot;attrs\&quot;:{},\&quot;children\&quot;:[{\&quot;name\&quot;:\&quot;if\&quot;,\&quot;attrs\&quot;:{\&quot;variable\&quot;:\&quot;references\&quot;},\&quot;children\&quot;:[{\&quot;name\&quot;:\&quot;text\&quot;,\&quot;attrs\&quot;:{\&quot;variable\&quot;:\&quot;references\&quot;},\&quot;children\&quot;:[]}]},{\&quot;name\&quot;:\&quot;else\&quot;,\&quot;attrs\&quot;:{},\&quot;children\&quot;:[{\&quot;name\&quot;:\&quot;group\&quot;,\&quot;attrs\&quot;:{\&quot;delimiter\&quot;:\&quot; \&quot;},\&quot;children\&quot;:[{\&quot;name\&quot;:\&quot;text\&quot;,\&quot;attrs\&quot;:{\&quot;value\&quot;:\&quot;Original work published\&quot;},\&quot;children\&quot;:[]},{\&quot;name\&quot;:\&quot;choose\&quot;,\&quot;attrs\&quot;:{},\&quot;children\&quot;:[{\&quot;name\&quot;:\&quot;if\&quot;,\&quot;attrs\&quot;:{\&quot;is-uncertain-date\&quot;:\&quot;original-date\&quot;},\&quot;children\&quot;:[{\&quot;name\&quot;:\&quot;text\&quot;,\&quot;attrs\&quot;:{\&quot;term\&quot;:\&quot;circa\&quot;,\&quot;form\&quot;:\&quot;short\&quot;},\&quot;children\&quot;:[]}]}]},{\&quot;name\&quot;:\&quot;date\&quot;,\&quot;attrs\&quot;:{\&quot;variable\&quot;:\&quot;original-date\&quot;},\&quot;children\&quot;:[{\&quot;name\&quot;:\&quot;date-part\&quot;,\&quot;attrs\&quot;:{\&quot;name\&quot;:\&quot;year\&quot;},\&quot;children\&quot;:[]}]}]}]}]}]}]},{\&quot;name\&quot;:\&quot;else\&quot;,\&quot;attrs\&quot;:{},\&quot;children\&quot;:[{\&quot;name\&quot;:\&quot;text\&quot;,\&quot;attrs\&quot;:{\&quot;variable\&quot;:\&quot;references\&quot;,\&quot;prefix\&quot;:\&quot;(\&quot;,\&quot;suffix\&quot;:\&quot;)\&quot;},\&quot;children\&quot;:[]}]}]}]},{\&quot;name\&quot;:\&quot;macro\&quot;,\&quot;attrs\&quot;:{\&quot;name\&quot;:\&quot;legal-cites\&quot;},\&quot;children\&quot;:[{\&quot;name\&quot;:\&quot;choose\&quot;,\&quot;attrs\&quot;:{},\&quot;children\&quot;:[{\&quot;name\&quot;:\&quot;if\&quot;,\&quot;attrs\&quot;:{\&quot;type\&quot;:\&quot;legal_case\&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references\&quot;},\&quot;children\&quot;:[]}]},{\&quot;name\&quot;:\&quot;text\&quot;,\&quot;attrs\&quot;:{\&quot;macro\&quot;:\&quot;access\&quot;},\&quot;children\&quot;:[]}]}]},{\&quot;name\&quot;:\&quot;else-if\&quot;,\&quot;attrs\&quot;:{\&quot;type\&quot;:\&quot;bill\&quot;},\&quot;children\&quot;:[{\&quot;name\&quot;:\&quot;group\&quot;,\&quot;attrs\&quot;:{\&quot;delimiter\&quot;:\&quot;. \&quot;},\&quot;children\&quot;:[{\&quot;name\&quot;:\&quot;group\&quot;,\&quot;attrs\&quot;:{\&quot;delimiter\&quot;:\&quot;, \&quot;},\&quot;children\&quot;:[{\&quot;name\&quot;:\&quot;choose\&quot;,\&quot;attrs\&quot;:{},\&quot;children\&quot;:[{\&quot;name\&quot;:\&quot;if\&quot;,\&quot;attrs\&quot;:{\&quot;variable\&quot;:\&quot;number container-title\&quot;,\&quot;match\&quot;:\&quot;none\&quot;},\&quot;children\&quot;:[{\&quot;name\&quot;:\&quot;text\&quot;,\&quot;attrs\&quot;:{\&quot;variable\&quot;:\&quot;title\&quot;,\&quot;font-style\&quot;:\&quot;italic\&quot;},\&quot;children\&quot;:[]}]},{\&quot;name\&quot;:\&quot;else\&quot;,\&quot;attrs\&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choose\&quot;,\&quot;attrs\&quot;:{},\&quot;children\&quot;:[{\&quot;name\&quot;:\&quot;if\&quot;,\&quot;attrs\&quot;:{\&quot;variable\&quot;:\&quot;number container-title\&quot;,\&quot;match\&quot;:\&quot;none\&quot;},\&quot;children\&quot;:[{\&quot;name\&quot;:\&quot;names\&quot;,\&quot;attrs\&quot;:{\&quot;variable\&quot;:\&quot;author\&quot;,\&quot;prefix\&quot;:\&quot;(testimony of \&quot;,\&quot;suffix\&quot;:\&quot;)\&quot;},\&quot;children\&quot;:[{\&quot;name\&quot;:\&quot;name\&quot;,\&quot;attrs\&quot;:{\&quot;and\&quot;:\&quot;symbol\&quot;,\&quot;delimiter\&quot;:\&quot;, \&quot;},\&quot;children\&quot;:[]}]}]},{\&quot;name\&quot;:\&quot;else\&quot;,\&quot;attrs\&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legislation\&quot;},\&quot;children\&quot;:[{\&quot;name\&quot;:\&quot;group\&quot;,\&quot;attrs\&quot;:{\&quot;delimiter\&quot;:\&quot;. \&quot;},\&quot;children\&quot;:[{\&quot;name\&quot;:\&quot;group\&quot;,\&quot;attrs\&quot;:{\&quot;delimiter\&quot;:\&quot;, \&quot;},\&quot;children\&quot;:[{\&quot;name\&quot;:\&quot;text\&quot;,\&quot;attrs\&quot;:{\&quot;variable\&quot;:\&quot;title\&quot;},\&quot;children\&quot;:[]},{\&quot;name\&quot;:\&quot;group\&quot;,\&quot;attrs\&quot;:{\&quot;delimiter\&quot;:\&quot; \&quot;},\&quot;children\&quot;:[{\&quot;name\&quot;:\&quot;text\&quot;,\&quot;attrs\&quot;:{\&quot;macro\&quot;:\&quot;container-legal\&quot;},\&quot;children\&quot;:[]},{\&quot;name\&quot;:\&quot;text\&quot;,\&quot;attrs\&quot;:{\&quot;macro\&quot;:\&quot;date-legal\&quot;},\&quot;children\&quot;:[]},{\&quot;name\&quot;:\&quot;text\&quot;,\&quot;attrs\&quot;:{\&quot;variable\&quot;:\&quot;status\&quot;,\&quot;prefix\&quot;:\&quot;(\&quot;,\&quot;suffix\&quot;:\&quot;)\&quot;},\&quot;children\&quot;:[]}]},{\&quot;name\&quot;:\&quot;text\&quot;,\&quot;attrs\&quot;:{\&quot;variable\&quot;:\&quot;references\&quot;},\&quot;children\&quot;:[]}]},{\&quot;name\&quot;:\&quot;text\&quot;,\&quot;attrs\&quot;:{\&quot;macro\&quot;:\&quot;access\&quot;},\&quot;children\&quot;:[]}]}]},{\&quot;name\&quot;:\&quot;else-if\&quot;,\&quot;attrs\&quot;:{\&quot;type\&quot;:\&quot;treaty\&quot;},\&quot;children\&quot;:[{\&quot;name\&quot;:\&quot;group\&quot;,\&quot;attrs\&quot;:{\&quot;delimiter\&quot;:\&quot;, \&quot;},\&quot;children\&quot;:[{\&quot;name\&quot;:\&quot;text\&quot;,\&quot;attrs\&quot;:{\&quot;variable\&quot;:\&quot;title\&quot;,\&quot;text-case\&quot;:\&quot;title\&quot;},\&quot;children\&quot;:[]},{\&quot;name\&quot;:\&quot;names\&quot;,\&quot;attrs\&quot;:{\&quot;variable\&quot;:\&quot;author\&quot;},\&quot;children\&quot;:[{\&quot;name\&quot;:\&quot;name\&quot;,\&quot;attrs\&quot;:{\&quot;initialize-with\&quot;:\&quot;.\&quot;,\&quot;form\&quot;:\&quot;short\&quot;,\&quot;delimiter\&quot;:\&quot;-\&quot;},\&quot;children\&quot;:[]}]},{\&quot;name\&quot;:\&quot;text\&quot;,\&quot;attrs\&quot;:{\&quot;macro\&quot;:\&quot;date-legal\&quot;},\&quot;children\&quot;:[]},{\&quot;name\&quot;:\&quot;text\&quot;,\&quot;attrs\&quot;:{\&quot;macro\&quot;:\&quot;container-legal\&quot;},\&quot;children\&quot;:[]},{\&quot;name\&quot;:\&quot;text\&quot;,\&quot;attrs\&quot;:{\&quot;macro\&quot;:\&quot;access\&quot;},\&quot;children\&quot;:[]}]}]}]}]},{\&quot;name\&quot;:\&quot;macro\&quot;,\&quot;attrs\&quot;:{\&quot;name\&quot;:\&quot;date-legal\&quot;},\&quot;children\&quot;:[{\&quot;name\&quot;:\&quot;choose\&quot;,\&quot;attrs\&quot;:{},\&quot;children\&quot;:[{\&quot;name\&quot;:\&quot;if\&quot;,\&quot;attrs\&quot;:{\&quot;type\&quot;:\&quot;legal_case\&quot;},\&quot;children\&quot;:[{\&quot;name\&quot;:\&quot;group\&quot;,\&quot;attrs\&quot;:{\&quot;prefix\&quot;:\&quot;(\&quot;,\&quot;suffix\&quot;:\&quot;)\&quot;,\&quot;delimiter\&quot;:\&quot; \&quot;},\&quot;children\&quot;:[{\&quot;name\&quot;:\&quot;text\&quot;,\&quot;attrs\&quot;:{\&quot;variable\&quot;:\&quot;authority\&quot;},\&quot;children\&quot;:[]},{\&quot;name\&quot;:\&quot;choose\&quot;,\&quot;attrs\&quot;:{},\&quot;children\&quot;:[{\&quot;name\&quot;:\&quot;if\&quot;,\&quot;attrs\&quot;:{\&quot;variable\&quot;:\&quot;container-title\&quot;,\&quot;match\&quot;:\&quot;any\&quot;},\&quot;children\&quot;:[{\&quot;name\&quot;:\&quot;date\&quot;,\&quot;attrs\&quot;:{\&quot;variable\&quot;:\&quot;issued\&quot;,\&quot;form\&quot;:\&quot;numeric\&quot;,\&quot;date-parts\&quot;:\&quot;year\&quot;},\&quot;children\&quot;:[]}]},{\&quot;name\&quot;:\&quot;else\&quot;,\&quot;attrs\&quot;:{},\&quot;children\&quot;:[{\&quot;name\&quot;:\&quot;date\&quot;,\&quot;attrs\&quot;:{\&quot;variable\&quot;:\&quot;issued\&quot;,\&quot;form\&quot;:\&quot;text\&quot;},\&quot;children\&quot;:[]}]}]}]}]},{\&quot;name\&quot;:\&quot;else-if\&quot;,\&quot;attrs\&quot;:{\&quot;type\&quot;:\&quot;bill legislation\&quot;,\&quot;match\&quot;:\&quot;any\&quot;},\&quot;children\&quot;:[{\&quot;name\&quot;:\&quot;group\&quot;,\&quot;attrs\&quot;:{\&quot;prefix\&quot;:\&quot;(\&quot;,\&quot;suffix\&quot;:\&quot;)\&quot;,\&quot;delimiter\&quot;:\&quot; \&quot;},\&quot;children\&quot;:[{\&quot;name\&quot;:\&quot;group\&quot;,\&quot;attrs\&quot;:{\&quot;delimiter\&quot;:\&quot; \&quot;},\&quot;children\&quot;:[{\&quot;name\&quot;:\&quot;date\&quot;,\&quot;attrs\&quot;:{\&quot;variable\&quot;:\&quot;original-date\&quot;},\&quot;children\&quot;:[{\&quot;name\&quot;:\&quot;date-part\&quot;,\&quot;attrs\&quot;:{\&quot;name\&quot;:\&quot;year\&quot;},\&quot;children\&quot;:[]}]},{\&quot;name\&quot;:\&quot;text\&quot;,\&quot;attrs\&quot;:{\&quot;term\&quot;:\&quot;and\&quot;,\&quot;form\&quot;:\&quot;symbol\&quot;},\&quot;children\&quot;:[]}]},{\&quot;name\&quot;:\&quot;date\&quot;,\&quot;attrs\&quot;:{\&quot;variable\&quot;:\&quot;issued\&quot;},\&quot;children\&quot;:[{\&quot;name\&quot;:\&quot;date-part\&quot;,\&quot;attrs\&quot;:{\&quot;name\&quot;:\&quot;year\&quot;},\&quot;children\&quot;:[]}]}]}]},{\&quot;name\&quot;:\&quot;else-if\&quot;,\&quot;attrs\&quot;:{\&quot;type\&quot;:\&quot;treaty\&quot;},\&quot;children\&quot;:[{\&quot;name\&quot;:\&quot;date\&quot;,\&quot;attrs\&quot;:{\&quot;variable\&quot;:\&quot;issued\&quot;,\&quot;form\&quot;:\&quot;text\&quot;},\&quot;children\&quot;:[]}]}]}]},{\&quot;name\&quot;:\&quot;macro\&quot;,\&quot;attrs\&quot;:{\&quot;name\&quot;:\&quot;container-legal\&quot;},\&quot;children\&quot;:[{\&quot;name\&quot;:\&quot;choose\&quot;,\&quot;attrs\&quot;:{},\&quot;children\&quot;:[{\&quot;name\&quot;:\&quot;if\&quot;,\&quot;attrs\&quot;:{\&quot;type\&quot;:\&quot;legal_case\&quot;},\&quot;children\&quot;:[{\&quot;name\&quot;:\&quot;group\&quot;,\&quot;attrs\&quot;:{\&quot;delimiter\&quot;:\&quot; \&quot;},\&quot;children\&quot;:[{\&quot;name\&quot;:\&quot;choose\&quot;,\&quot;attrs\&quot;:{},\&quot;children\&quot;:[{\&quot;name\&quot;:\&quot;if\&quot;,\&quot;attrs\&quot;:{\&quot;variable\&quot;:\&quot;container-title\&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text\&quot;,\&quot;attrs\&quot;:{\&quot;value\&quot;:\&quot;___\&quot;},\&quot;children\&quot;:[]}]}]}]}]},{\&quot;name\&quot;:\&quot;else\&quot;,\&quot;attrs\&quot;:{},\&quot;children\&quot;:[{\&quot;name\&quot;:\&quot;group\&quot;,\&quot;attrs\&quot;:{\&quot;delimiter\&quot;:\&quot; \&quot;},\&quot;children\&quot;:[{\&quot;name\&quot;:\&quot;choose\&quot;,\&quot;attrs\&quot;:{},\&quot;children\&quot;:[{\&quot;name\&quot;:\&quot;if\&quot;,\&quot;attrs\&quot;:{\&quot;is-numeric\&quot;:\&quot;number\&quot;},\&quot;children\&quot;:[{\&quot;name\&quot;:\&quot;text\&quot;,\&quot;attrs\&quot;:{\&quot;term\&quot;:\&quot;issue\&quot;,\&quot;form\&quot;:\&quot;short\&quot;,\&quot;text-case\&quot;:\&quot;capitalize-first\&quot;},\&quot;children\&quot;:[]}]}]},{\&quot;name\&quot;:\&quot;text\&quot;,\&quot;attrs\&quot;:{\&quot;variable\&quot;:\&quot;number\&quot;},\&quot;children\&quot;:[]}]}]}]}]}]},{\&quot;name\&quot;:\&quot;else-if\&quot;,\&quot;attrs\&quot;:{\&quot;type\&quot;:\&quot;bill\&quot;},\&quot;children\&quot;:[{\&quot;name\&quot;:\&quot;group\&quot;,\&quot;attrs\&quot;:{\&quot;delimiter\&quot;:\&quot;, \&quot;},\&quot;children\&quot;:[{\&quot;name\&quot;:\&quot;group\&quot;,\&quot;attrs\&quot;:{\&quot;delimiter\&quot;:\&quot; \&quot;},\&quot;children\&quot;:[{\&quot;name\&quot;:\&quot;text\&quot;,\&quot;attrs\&quot;:{\&quot;variable\&quot;:\&quot;genre\&quot;},\&quot;children\&quot;:[]},{\&quot;name\&quot;:\&quot;group\&quot;,\&quot;attrs\&quot;:{\&quot;delimiter\&quot;:\&quot; \&quot;},\&quot;children\&quot;:[{\&quot;name\&quot;:\&quot;choose\&quot;,\&quot;attrs\&quot;:{},\&quot;children\&quot;:[{\&quot;name\&quot;:\&quot;if\&quot;,\&quot;attrs\&quot;:{\&quot;variable\&quot;:\&quot;chapter-number container-title\&quot;,\&quot;match\&quot;:\&quot;none\&quot;},\&quot;children\&quot;:[{\&quot;name\&quot;:\&quot;text\&quot;,\&quot;attrs\&quot;:{\&quot;term\&quot;:\&quot;issue\&quot;,\&quot;form\&quot;:\&quot;short\&quot;},\&quot;children\&quot;:[]}]}]},{\&quot;name\&quot;:\&quot;text\&quot;,\&quot;attrs\&quot;:{\&quot;variable\&quot;:\&quot;number\&quot;},\&quot;children\&quot;:[]}]}]},{\&quot;name\&quot;:\&quot;text\&quot;,\&quot;attrs\&quot;:{\&quot;variable\&quot;:\&quot;authority\&quot;},\&quot;children\&quot;:[]},{\&quot;name\&quot;:\&quot;text\&quot;,\&quot;attrs\&quot;:{\&quot;variable\&quot;:\&quot;chapter-number\&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if\&quot;,\&quot;attrs\&quot;:{\&quot;type\&quot;:\&quot;legislation\&quot;},\&quot;children\&quot;:[{\&quot;name\&quot;:\&quot;choose\&quot;,\&quot;attrs\&quot;:{},\&quot;children\&quot;:[{\&quot;name\&quot;:\&quot;if\&quot;,\&quot;attrs\&quot;:{\&quot;variable\&quot;:\&quot;number\&quot;},\&quot;children\&quot;:[{\&quot;name\&quot;:\&quot;group\&quot;,\&quot;attrs\&quot;:{\&quot;delimiter\&quot;:\&quot;, \&quot;},\&quot;children\&quot;:[{\&quot;name\&quot;:\&quot;text\&quot;,\&quot;attrs\&quot;:{\&quot;variable\&quot;:\&quot;number\&quot;,\&quot;prefix\&quot;:\&quot;Pub. L. No. \&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variable\&quot;:\&quot;volume\&quot;},\&quot;children\&quot;:[]},{\&quot;name\&quot;:\&quot;text\&quot;,\&quot;attrs\&quot;:{\&quot;variable\&quot;:\&quot;container-title\&quot;},\&quot;children\&quot;:[]},{\&quot;name\&quot;:\&quot;choose\&quot;,\&quot;attrs\&quot;:{},\&quot;children\&quot;:[{\&quot;name\&quot;:\&quot;if\&quot;,\&quot;attrs\&quot;:{\&quot;variable\&quot;:\&quot;section\&quot;},\&quot;children\&quot;:[{\&quot;name\&quot;:\&quot;group\&quot;,\&quot;attrs\&quot;:{\&quot;delimiter\&quot;:\&quot; \&quot;},\&quot;children\&quot;:[{\&quot;name\&quot;:\&quot;text\&quot;,\&quot;attrs\&quot;:{\&quot;term\&quot;:\&quot;section\&quot;,\&quot;form\&quot;:\&quot;symbol\&quot;},\&quot;children\&quot;:[]},{\&quot;name\&quot;:\&quot;text\&quot;,\&quot;attrs\&quot;:{\&quot;variable\&quot;:\&quot;section\&quot;},\&quot;children\&quot;:[]}]}]},{\&quot;name\&quot;:\&quot;else\&quot;,\&quot;attrs\&quot;:{},\&quot;children\&quot;:[{\&quot;name\&quot;:\&quot;text\&quot;,\&quot;attrs\&quot;:{\&quot;variable\&quot;:\&quot;page-first\&quot;},\&quot;children\&quot;:[]}]}]}]}]}]}]},{\&quot;name\&quot;:\&quot;else-if\&quot;,\&quot;attrs\&quot;:{\&quot;type\&quot;:\&quot;treaty\&quot;},\&quot;children\&quot;:[{\&quot;name\&quot;:\&quot;group\&quot;,\&quot;attrs\&quot;:{\&quot;delimiter\&quot;:\&quot; \&quot;},\&quot;children\&quot;:[{\&quot;name\&quot;:\&quot;number\&quot;,\&quot;attrs\&quot;:{\&quot;variable\&quot;:\&quot;volume\&quot;},\&quot;children\&quot;:[]},{\&quot;name\&quot;:\&quot;text\&quot;,\&quot;attrs\&quot;:{\&quot;variable\&quot;:\&quot;container-title\&quot;},\&quot;children\&quot;:[]},{\&quot;name\&quot;:\&quot;choose\&quot;,\&quot;attrs\&quot;:{},\&quot;children\&quot;:[{\&quot;name\&quot;:\&quot;if\&quot;,\&quot;attrs\&quot;:{\&quot;variable\&quot;:\&quot;page page-first\&quot;,\&quot;match\&quot;:\&quot;any\&quot;},\&quot;children\&quot;:[{\&quot;name\&quot;:\&quot;text\&quot;,\&quot;attrs\&quot;:{\&quot;variable\&quot;:\&quot;page-first\&quot;},\&quot;children\&quot;:[]}]},{\&quot;name\&quot;:\&quot;else\&quot;,\&quot;attrs\&quot;:{},\&quot;children\&quot;:[{\&quot;name\&quot;:\&quot;group\&quot;,\&quot;attrs\&quot;:{\&quot;delimiter\&quot;:\&quot; \&quot;},\&quot;children\&quot;:[{\&quot;name\&quot;:\&quot;text\&quot;,\&quot;attrs\&quot;:{\&quot;term\&quot;:\&quot;issue\&quot;,\&quot;form\&quot;:\&quot;short\&quot;,\&quot;text-case\&quot;:\&quot;capitalize-first\&quot;},\&quot;children\&quot;:[]},{\&quot;name\&quot;:\&quot;text\&quot;,\&quot;attrs\&quot;:{\&quot;variable\&quot;:\&quot;number\&quot;},\&quot;children\&quot;:[]}]}]}]}]}]}]}]},{\&quot;name\&quot;:\&quot;macro\&quot;,\&quot;attrs\&quot;:{\&quot;name\&quot;:\&quot;citation-locator\&quot;},\&quot;children\&quot;:[{\&quot;name\&quot;:\&quot;group\&quot;,\&quot;attrs\&quot;:{\&quot;delimiter\&quot;:\&quot; \&quot;},\&quot;children\&quot;:[{\&quot;name\&quot;:\&quot;choose\&quot;,\&quot;attrs\&quot;:{},\&quot;children\&quot;:[{\&quot;name\&quot;:\&quot;if\&quot;,\&quot;attrs\&quot;:{\&quot;locator\&quot;:\&quot;chapter\&quot;},\&quot;children\&quot;:[{\&quot;name\&quot;:\&quot;label\&quot;,\&quot;attrs\&quot;:{\&quot;variable\&quot;:\&quot;locator\&quot;,\&quot;text-case\&quot;:\&quot;capitalize-first\&quot;},\&quot;children\&quot;:[]}]},{\&quot;name\&quot;:\&quot;else\&quot;,\&quot;attrs\&quot;:{},\&quot;children\&quot;:[{\&quot;name\&quot;:\&quot;label\&quot;,\&quot;attrs\&quot;:{\&quot;variable\&quot;:\&quot;locator\&quot;,\&quot;form\&quot;:\&quot;short\&quot;},\&quot;children\&quot;:[]}]}]},{\&quot;name\&quot;:\&quot;text\&quot;,\&quot;attrs\&quot;:{\&quot;variable\&quot;:\&quot;locator\&quot;},\&quot;children\&quot;:[]}]}]},{\&quot;name\&quot;:\&quot;citation\&quot;,\&quot;attrs\&quot;:{\&quot;et-al-min\&quot;:\&quot;3\&quot;,\&quot;et-al-use-first\&quot;:\&quot;1\&quot;,\&quot;disambiguate-add-year-suffix\&quot;:\&quot;true\&quot;,\&quot;disambiguate-add-names\&quot;:\&quot;true\&quot;,\&quot;disambiguate-add-givenname\&quot;:\&quot;true\&quot;,\&quot;collapse\&quot;:\&quot;year\&quot;,\&quot;givenname-disambiguation-rule\&quot;:\&quot;primary-name\&quot;},\&quot;children\&quot;:[{\&quot;name\&quot;:\&quot;sort\&quot;,\&quot;attrs\&quot;:{},\&quot;children\&quot;:[{\&quot;name\&quot;:\&quot;key\&quot;,\&quot;attrs\&quot;:{\&quot;macro\&quot;:\&quot;author-bib\&quot;,\&quot;names-min\&quot;:\&quot;3\&quot;,\&quot;names-use-first\&quot;:\&quot;1\&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layout\&quot;,\&quot;attrs\&quot;:{\&quot;prefix\&quot;:\&quot;(\&quot;,\&quot;suffix\&quot;:\&quot;)\&quot;,\&quot;delimiter\&quot;:\&quot;; \&quot;},\&quot;children\&quot;:[{\&quot;name\&quot;:\&quot;group\&quot;,\&quot;attrs\&quot;:{\&quot;delimiter\&quot;:\&quot;, \&quot;},\&quot;children\&quot;:[{\&quot;name\&quot;:\&quot;text\&quot;,\&quot;attrs\&quot;:{\&quot;macro\&quot;:\&quot;author-intext\&quot;},\&quot;children\&quot;:[]},{\&quot;name\&quot;:\&quot;text\&quot;,\&quot;attrs\&quot;:{\&quot;macro\&quot;:\&quot;date-intext\&quot;},\&quot;children\&quot;:[]},{\&quot;name\&quot;:\&quot;text\&quot;,\&quot;attrs\&quot;:{\&quot;macro\&quot;:\&quot;citation-locator\&quot;},\&quot;children\&quot;:[]}]}]}]},{\&quot;name\&quot;:\&quot;bibliography\&quot;,\&quot;attrs\&quot;:{\&quot;hanging-indent\&quot;:\&quot;true\&quot;,\&quot;et-al-min\&quot;:\&quot;21\&quot;,\&quot;et-al-use-first\&quot;:\&quot;19\&quot;,\&quot;et-al-use-last\&quot;:\&quot;true\&quot;,\&quot;entry-spacing\&quot;:\&quot;0\&quot;,\&quot;line-spacing\&quot;:\&quot;2\&quot;},\&quot;children\&quot;:[{\&quot;name\&quot;:\&quot;sort\&quot;,\&quot;attrs\&quot;:{},\&quot;children\&quot;:[{\&quot;name\&quot;:\&quot;key\&quot;,\&quot;attrs\&quot;:{\&quot;macro\&quot;:\&quot;author-bib\&quot;},\&quot;children\&quot;:[]},{\&quot;name\&quot;:\&quot;key\&quot;,\&quot;attrs\&quot;:{\&quot;macro\&quot;:\&quot;date-sort-group\&quot;},\&quot;children\&quot;:[]},{\&quot;name\&quot;:\&quot;key\&quot;,\&quot;attrs\&quot;:{\&quot;macro\&quot;:\&quot;date-sort-date\&quot;,\&quot;sort\&quot;:\&quot;ascending\&quot;},\&quot;children\&quot;:[]},{\&quot;name\&quot;:\&quot;key\&quot;,\&quot;attrs\&quot;:{\&quot;variable\&quot;:\&quot;status\&quot;},\&quot;children\&quot;:[]},{\&quot;name\&quot;:\&quot;key\&quot;,\&quot;attrs\&quot;:{\&quot;macro\&quot;:\&quot;title\&quot;},\&quot;children\&quot;:[]}]},{\&quot;name\&quot;:\&quot;layout\&quot;,\&quot;attrs\&quot;:{},\&quot;children\&quot;:[{\&quot;name\&quot;:\&quot;choose\&quot;,\&quot;attrs\&quot;:{},\&quot;children\&quot;:[{\&quot;name\&quot;:\&quot;if\&quot;,\&quot;attrs\&quot;:{\&quot;type\&quot;:\&quot;bill legal_case legislation treaty\&quot;,\&quot;match\&quot;:\&quot;any\&quot;},\&quot;children\&quot;:[{\&quot;name\&quot;:\&quot;choose\&quot;,\&quot;attrs\&quot;:{},\&quot;children\&quot;:[{\&quot;name\&quot;:\&quot;if\&quot;,\&quot;attrs\&quot;:{\&quot;variable\&quot;:\&quot;DOI URL\&quot;,\&quot;match\&quot;:\&quot;any\&quot;},\&quot;children\&quot;:[{\&quot;name\&quot;:\&quot;text\&quot;,\&quot;attrs\&quot;:{\&quot;macro\&quot;:\&quot;legal-cites\&quot;},\&quot;children\&quot;:[]}]},{\&quot;name\&quot;:\&quot;else\&quot;,\&quot;attrs\&quot;:{},\&quot;children\&quot;:[{\&quot;name\&quot;:\&quot;text\&quot;,\&quot;attrs\&quot;:{\&quot;macro\&quot;:\&quot;legal-cites\&quot;,\&quot;suffix\&quot;:\&quot;.\&quot;},\&quot;children\&quot;:[]}]}]}]},{\&quot;name\&quot;:\&quot;else\&quot;,\&quot;attrs\&quot;:{},\&quot;children\&quot;:[{\&quot;name\&quot;:\&quot;group\&quot;,\&quot;attrs\&quot;:{\&quot;delimiter\&quot;:\&quot; \&quot;},\&quot;children\&quot;:[{\&quot;name\&quot;:\&quot;group\&quot;,\&quot;attrs\&quot;:{\&quot;delimiter\&quot;:\&quot;. \&quot;,\&quot;suffix\&quot;:\&quot;.\&quot;},\&quot;children\&quot;:[{\&quot;name\&quot;:\&quot;text\&quot;,\&quot;attrs\&quot;:{\&quot;macro\&quot;:\&quot;author-bib\&quot;},\&quot;children\&quot;:[]},{\&quot;name\&quot;:\&quot;text\&quot;,\&quot;attrs\&quot;:{\&quot;macro\&quot;:\&quot;date-bib\&quot;},\&quot;children\&quot;:[]},{\&quot;name\&quot;:\&quot;text\&quot;,\&quot;attrs\&quot;:{\&quot;macro\&quot;:\&quot;title-and-descriptions\&quot;},\&quot;children\&quot;:[]},{\&quot;name\&quot;:\&quot;text\&quot;,\&quot;attrs\&quot;:{\&quot;macro\&quot;:\&quot;container\&quot;},\&quot;children\&quot;:[]},{\&quot;name\&quot;:\&quot;text\&quot;,\&quot;attrs\&quot;:{\&quot;macro\&quot;:\&quot;event\&quot;},\&quot;children\&quot;:[]},{\&quot;name\&quot;:\&quot;text\&quot;,\&quot;attrs\&quot;:{\&quot;macro\&quot;:\&quot;publisher\&quot;},\&quot;children\&quot;:[]}]},{\&quot;name\&quot;:\&quot;text\&quot;,\&quot;attrs\&quot;:{\&quot;macro\&quot;:\&quot;access\&quot;},\&quot;children\&quot;:[]},{\&quot;name\&quot;:\&quot;text\&quot;,\&quot;attrs\&quot;:{\&quot;macro\&quot;:\&quot;publication-history\&quot;},\&quot;children\&quot;:[]}]}]}]}]}]}]}&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A76E71E-27B1-4BC7-89CB-D0D5B2CA5445}">
  <we:reference id="wa104382081" version="1.55.1.0" store="en-US" storeType="OMEX"/>
  <we:alternateReferences>
    <we:reference id="WA104382081" version="1.55.1.0" store="WA104382081" storeType="OMEX"/>
  </we:alternateReferences>
  <we:properties>
    <we:property name="MENDELEY_CITATIONS" value="[{&quot;citationID&quot;:&quot;MENDELEY_CITATION_ca0d5481-e47e-43cc-9ece-06223372f14f&quot;,&quot;properties&quot;:{&quot;noteIndex&quot;:0},&quot;isEdited&quot;:false,&quot;manualOverride&quot;:{&quot;isManuallyOverridden&quot;:true,&quot;citeprocText&quot;:&quot;(Chowdhury et al. 2021)&quot;,&quot;manualOverrideText&quot;:&quot;(Chowdhury et al. 2021),&quot;},&quot;citationTag&quot;:&quot;MENDELEY_CITATION_v3_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&quot;,&quot;citationItems&quot;:[{&quot;id&quot;:&quot;824db57e-cc09-39eb-99ac-60bce611fb57&quot;,&quot;itemData&quot;:{&quot;type&quot;:&quot;article-journal&quot;,&quot;id&quot;:&quot;824db57e-cc09-39eb-99ac-60bce611fb57&quot;,&quot;title&quot;:&quot;QUANTIFICATION OF WIND DRIVEN RAIN (WDR) INTRUSION THROUGH SHUTTERED SLIDING GLASS DOOR SYSTEMS FINAL REPORT&quot;,&quot;author&quot;:[{&quot;family&quot;:&quot;Chowdhury&quot;,&quot;given&quot;:&quot;Arindam Gan&quot;,&quot;parse-names&quot;:false,&quot;dropping-particle&quot;:&quot;&quot;,&quot;non-dropping-particle&quot;:&quot;&quot;},{&quot;family&quot;:&quot;Erwin&quot;,&quot;given&quot;:&quot;James&quot;,&quot;parse-names&quot;:false,&quot;dropping-particle&quot;:&quot;&quot;,&quot;non-dropping-particle&quot;:&quot;&quot;},{&quot;family&quot;:&quot;Vutukuru&quot;,&quot;given&quot;:&quot;Krishna Sai&quot;,&quot;parse-names&quot;:false,&quot;dropping-particle&quot;:&quot;&quot;,&quot;non-dropping-particle&quot;:&quot;&quot;}],&quot;DOI&quot;:&quot;10.13140/RG.2.2.36806.86081&quot;,&quot;URL&quot;:&quot;https://www.researchgate.net/publication/372505014&quot;,&quot;issued&quot;:{&quot;date-parts&quot;:[[2021]]},&quot;container-title-short&quot;:&quot;&quot;},&quot;isTemporary&quot;:false,&quot;suppress-author&quot;:false,&quot;composite&quot;:false,&quot;author-only&quot;:false}]},{&quot;citationID&quot;:&quot;MENDELEY_CITATION_fae18bf2-49d9-4bf9-b94c-877f7128eafe&quot;,&quot;properties&quot;:{&quot;noteIndex&quot;:0},&quot;isEdited&quot;:false,&quot;manualOverride&quot;:{&quot;isManuallyOverridden&quot;:false,&quot;citeprocText&quot;:&quot;(Catarelli and Phillips n.d.)&quot;,&quot;manualOverrideText&quot;:&quot;&quot;},&quot;citationTag&quot;:&quot;MENDELEY_CITATION_v3_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c89e3374-ea16-378b-ad77-b1865dbd4613&quot;,&quot;itemData&quot;:{&quot;type&quot;:&quot;report&quot;,&quot;id&quot;:&quot;c89e3374-ea16-378b-ad77-b1865dbd4613&quot;,&quot;title&quot;:&quot;Final Report for Project Entitled: Assessing the Need to Modernize Water Penetration Resistance Test Procedures PO Number C07078 Presented to the Florida Building Commission State of Florida Department of Business and Professional Regulation Principal Investigator&quot;,&quot;author&quot;:[{&quot;family&quot;:&quot;Catarelli&quot;,&quot;given&quot;:&quot;Ryan A&quot;,&quot;parse-names&quot;:false,&quot;dropping-particle&quot;:&quot;&quot;,&quot;non-dropping-particle&quot;:&quot;&quot;},{&quot;family&quot;:&quot;Phillips&quot;,&quot;given&quot;:&quot;Brian M&quot;,&quot;parse-names&quot;:false,&quot;dropping-particle&quot;:&quot;&quot;,&quot;non-dropping-particle&quot;:&quot;&quot;}],&quot;container-title-short&quot;:&quot;&quot;},&quot;isTemporary&quot;:false,&quot;suppress-author&quot;:false,&quot;composite&quot;:false,&quot;author-only&quot;:false}]},{&quot;citationID&quot;:&quot;MENDELEY_CITATION_d1f8a84d-f6d1-49d6-90c2-f84b8beb0b51&quot;,&quot;properties&quot;:{&quot;noteIndex&quot;:0},&quot;isEdited&quot;:false,&quot;manualOverride&quot;:{&quot;isManuallyOverridden&quot;:false,&quot;citeprocText&quot;:&quot;(Chowdhury et al. 2021)&quot;,&quot;manualOverrideText&quot;:&quot;&quot;},&quot;citationItems&quot;:[{&quot;id&quot;:&quot;824db57e-cc09-39eb-99ac-60bce611fb57&quot;,&quot;itemData&quot;:{&quot;type&quot;:&quot;article-journal&quot;,&quot;id&quot;:&quot;824db57e-cc09-39eb-99ac-60bce611fb57&quot;,&quot;title&quot;:&quot;QUANTIFICATION OF WIND DRIVEN RAIN (WDR) INTRUSION THROUGH SHUTTERED SLIDING GLASS DOOR SYSTEMS FINAL REPORT&quot;,&quot;author&quot;:[{&quot;family&quot;:&quot;Chowdhury&quot;,&quot;given&quot;:&quot;Arindam Gan&quot;,&quot;parse-names&quot;:false,&quot;dropping-particle&quot;:&quot;&quot;,&quot;non-dropping-particle&quot;:&quot;&quot;},{&quot;family&quot;:&quot;Erwin&quot;,&quot;given&quot;:&quot;James&quot;,&quot;parse-names&quot;:false,&quot;dropping-particle&quot;:&quot;&quot;,&quot;non-dropping-particle&quot;:&quot;&quot;},{&quot;family&quot;:&quot;Vutukuru&quot;,&quot;given&quot;:&quot;Krishna Sai&quot;,&quot;parse-names&quot;:false,&quot;dropping-particle&quot;:&quot;&quot;,&quot;non-dropping-particle&quot;:&quot;&quot;}],&quot;DOI&quot;:&quot;10.13140/RG.2.2.36806.86081&quot;,&quot;URL&quot;:&quot;https://www.researchgate.net/publication/372505014&quot;,&quot;issued&quot;:{&quot;date-parts&quot;:[[2021]]},&quot;container-title-short&quot;:&quot;&quot;},&quot;isTemporary&quot;:false,&quot;suppress-author&quot;:false,&quot;composite&quot;:false,&quot;author-only&quot;:false}],&quot;citationTag&quot;:&quot;MENDELEY_CITATION_v3_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&quot;},{&quot;citationID&quot;:&quot;MENDELEY_CITATION_36b5a29a-58cc-430c-96f9-bbc88d0a378c&quot;,&quot;properties&quot;:{&quot;noteIndex&quot;:0},&quot;isEdited&quot;:false,&quot;manualOverride&quot;:{&quot;isManuallyOverridden&quot;:true,&quot;citeprocText&quot;:&quot;(&lt;i&gt;Standard/Specification for windows, doors, and unit skylights&lt;/i&gt; n.d.)&quot;,&quot;manualOverrideText&quot;:&quot;Standard/Specification for windows, doors, and unit skylights n.d.&quot;},&quot;citationTag&quot;:&quot;MENDELEY_CITATION_v3_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&quot;,&quot;citationItems&quot;:[{&quot;id&quot;:&quot;38b5f43f-3307-37c2-82ab-7fb48ea6f825&quot;,&quot;itemData&quot;:{&quot;type&quot;:&quot;report&quot;,&quot;id&quot;:&quot;38b5f43f-3307-37c2-82ab-7fb48ea6f825&quot;,&quot;title&quot;:&quot;Standard/Specification for windows, doors, and unit skylights&quot;,&quot;URL&quot;:&quot;www.ShopCSA.ca&quot;,&quot;container-title-short&quot;:&quot;&quot;},&quot;isTemporary&quot;:false,&quot;suppress-author&quot;:false,&quot;composite&quot;:false,&quot;author-only&quot;:false}]},{&quot;citationID&quot;:&quot;MENDELEY_CITATION_44e2f16f-8c8e-4036-99fd-d35ed93e2fbb&quot;,&quot;properties&quot;:{&quot;noteIndex&quot;:0},&quot;isEdited&quot;:false,&quot;manualOverride&quot;:{&quot;isManuallyOverridden&quot;:true,&quot;citeprocText&quot;:&quot;(ASTM 2016)&quot;,&quot;manualOverrideText&quot;:&quot;ASTM 2016&quot;},&quot;citationTag&quot;:&quot;MENDELEY_CITATION_v3_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&quot;,&quot;citationItems&quot;:[{&quot;id&quot;:&quot;82661217-02ff-32ab-9248-c25579a85a96&quot;,&quot;itemData&quot;:{&quot;type&quot;:&quot;article-journal&quot;,&quot;id&quot;:&quot;82661217-02ff-32ab-9248-c25579a85a96&quot;,&quot;title&quot;:&quot;Standard Test Method for\nWater Penetration of Exterior Windows, Skylights, Doors,\nand Curtain Walls by Uniform Static Air Pressure\nDifference1&quot;,&quot;author&quot;:[{&quot;family&quot;:&quot;ASTM&quot;,&quot;given&quot;:&quot;&quot;,&quot;parse-names&quot;:false,&quot;dropping-particle&quot;:&quot;&quot;,&quot;non-dropping-particle&quot;:&quot;&quot;}],&quot;container-title&quot;:&quot;ASTM&quot;,&quot;DOI&quot;:&quot;10.1520/E0331-00R16&quot;,&quot;URL&quot;:&quot;www.astm.org&quot;,&quot;issued&quot;:{&quot;date-parts&quot;:[[2016]]},&quot;page&quot;:&quot;1&quot;,&quot;abstract&quot;:&quot;This standard is issued under the fixed designation E331; the number immediately following the designation indicates the year of original adoption or, in the case of revision, the year of last revision. A number in parentheses indicates the year of last reapproval. A superscript epsilon (´) indicates an editorial change since the last revision or reapproval. This standard has been approved for use by agencies of the U.S. Department of Defense.&quot;,&quot;issue&quot;:&quot;E331 − 00&quot;,&quot;volume&quot;:&quot;E331 − 00 (2016)&quot;,&quot;container-title-short&quot;:&quot;&quot;},&quot;isTemporary&quot;:false,&quot;suppress-author&quot;:false,&quot;composite&quot;:false,&quot;author-only&quot;:false}]},{&quot;citationID&quot;:&quot;MENDELEY_CITATION_8590f003-67f8-4c7a-b0d3-721c9ac71603&quot;,&quot;properties&quot;:{&quot;noteIndex&quot;:0},&quot;isEdited&quot;:false,&quot;manualOverride&quot;:{&quot;isManuallyOverridden&quot;:false,&quot;citeprocText&quot;:&quot;(Chowdhury et al. 2021)&quot;,&quot;manualOverrideText&quot;:&quot;&quot;},&quot;citationItems&quot;:[{&quot;id&quot;:&quot;824db57e-cc09-39eb-99ac-60bce611fb57&quot;,&quot;itemData&quot;:{&quot;type&quot;:&quot;article-journal&quot;,&quot;id&quot;:&quot;824db57e-cc09-39eb-99ac-60bce611fb57&quot;,&quot;title&quot;:&quot;QUANTIFICATION OF WIND DRIVEN RAIN (WDR) INTRUSION THROUGH SHUTTERED SLIDING GLASS DOOR SYSTEMS FINAL REPORT&quot;,&quot;author&quot;:[{&quot;family&quot;:&quot;Chowdhury&quot;,&quot;given&quot;:&quot;Arindam Gan&quot;,&quot;parse-names&quot;:false,&quot;dropping-particle&quot;:&quot;&quot;,&quot;non-dropping-particle&quot;:&quot;&quot;},{&quot;family&quot;:&quot;Erwin&quot;,&quot;given&quot;:&quot;James&quot;,&quot;parse-names&quot;:false,&quot;dropping-particle&quot;:&quot;&quot;,&quot;non-dropping-particle&quot;:&quot;&quot;},{&quot;family&quot;:&quot;Vutukuru&quot;,&quot;given&quot;:&quot;Krishna Sai&quot;,&quot;parse-names&quot;:false,&quot;dropping-particle&quot;:&quot;&quot;,&quot;non-dropping-particle&quot;:&quot;&quot;}],&quot;DOI&quot;:&quot;10.13140/RG.2.2.36806.86081&quot;,&quot;URL&quot;:&quot;https://www.researchgate.net/publication/372505014&quot;,&quot;issued&quot;:{&quot;date-parts&quot;:[[2021]]},&quot;container-title-short&quot;:&quot;&quot;},&quot;isTemporary&quot;:false,&quot;suppress-author&quot;:false,&quot;composite&quot;:false,&quot;author-only&quot;:false}],&quot;citationTag&quot;:&quot;MENDELEY_CITATION_v3_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&quot;},{&quot;citationID&quot;:&quot;MENDELEY_CITATION_df29eb01-3647-4b5f-91ea-224f60900c3c&quot;,&quot;properties&quot;:{&quot;noteIndex&quot;:0},&quot;isEdited&quot;:false,&quot;manualOverride&quot;:{&quot;isManuallyOverridden&quot;:true,&quot;citeprocText&quot;:&quot;(Emergency Management Agency 2017)&quot;,&quot;manualOverrideText&quot;:&quot;Emergency Management Agency 2017)&quot;},&quot;citationTag&quot;:&quot;MENDELEY_CITATION_v3_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&quot;,&quot;citationItems&quot;:[{&quot;id&quot;:&quot;cc39a75e-7f84-3831-94bc-27ff087273e4&quot;,&quot;itemData&quot;:{&quot;type&quot;:&quot;report&quot;,&quot;id&quot;:&quot;cc39a75e-7f84-3831-94bc-27ff087273e4&quot;,&quot;title&quot;:&quot;Mitigation Assessment Team Report Hurricane Ian in Florida Building Performance Observations, Recommendations, and Technical Guidance&quot;,&quot;author&quot;:[{&quot;family&quot;:&quot;Emergency Management Agency&quot;,&quot;given&quot;:&quot;Federal&quot;,&quot;parse-names&quot;:false,&quot;dropping-particle&quot;:&quot;&quot;,&quot;non-dropping-particle&quot;:&quot;&quot;}],&quot;URL&quot;:&quot;https://gissvr.leepa.org/pictoipa/.&quot;,&quot;issued&quot;:{&quot;date-parts&quot;:[[2017]]},&quot;container-title-short&quot;:&quot;&quot;},&quot;isTemporary&quot;:false,&quot;suppress-author&quot;:false,&quot;composite&quot;:false,&quot;author-only&quot;:false}]}]"/>
    <we:property name="MENDELEY_CITATIONS_LOCALE_CODE" value="&quot;en-US&quot;"/>
    <we:property name="MENDELEY_CITATIONS_STYLE" value="{&quot;id&quot;:&quot;https://www.zotero.org/styles/asce-asme-journal-of-risk-and-uncertainty-in-engineering-systems-part-a-civil-engineering&quot;,&quot;title&quot;:&quot;ASCE-ASME Journal of Risk and Uncertainty in Engineering Systems, Part A: Civil Engineering&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84AD4-7CD5-492A-B6A0-7491FF371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1833</Words>
  <Characters>10579</Characters>
  <Application>Microsoft Office Word</Application>
  <DocSecurity>0</DocSecurity>
  <Lines>203</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Sameer</dc:creator>
  <cp:keywords/>
  <dc:description/>
  <cp:lastModifiedBy>Mostafa Sameer</cp:lastModifiedBy>
  <cp:revision>3</cp:revision>
  <dcterms:created xsi:type="dcterms:W3CDTF">2024-10-14T01:58:00Z</dcterms:created>
  <dcterms:modified xsi:type="dcterms:W3CDTF">2024-10-15T00:24:00Z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c0b2e39befadd13c2b700f62267aeaf0694d1a1a8f5ef1ace76121f9bf6f31c8</vt:lpwstr>
  </property>
</Properties>
</file>