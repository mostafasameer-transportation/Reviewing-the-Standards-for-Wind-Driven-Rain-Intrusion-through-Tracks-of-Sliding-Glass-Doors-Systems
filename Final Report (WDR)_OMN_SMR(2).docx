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1.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67222" w:rsidRPr="00C4697E" w:rsidRDefault="005F6334">
      <w:pPr>
        <w:spacing w:after="240" w:line="240" w:lineRule="auto"/>
        <w:jc w:val="center"/>
        <w:rPr>
          <w:rFonts w:eastAsia="Calibri"/>
          <w:b/>
          <w:sz w:val="20"/>
          <w:szCs w:val="20"/>
          <w:rPrChange w:id="0" w:author="Mostafa Sameer" w:date="2024-10-16T00:53:00Z" w16du:dateUtc="2024-10-16T04:53:00Z">
            <w:rPr>
              <w:rFonts w:ascii="Calibri" w:eastAsia="Calibri" w:hAnsi="Calibri" w:cs="Calibri"/>
              <w:b/>
              <w:sz w:val="24"/>
              <w:szCs w:val="24"/>
            </w:rPr>
          </w:rPrChange>
        </w:rPr>
      </w:pPr>
      <w:r w:rsidRPr="00C4697E">
        <w:rPr>
          <w:rFonts w:eastAsia="Calibri"/>
          <w:sz w:val="20"/>
          <w:szCs w:val="20"/>
          <w:rPrChange w:id="1" w:author="Mostafa Sameer" w:date="2024-10-16T00:53:00Z" w16du:dateUtc="2024-10-16T04:53:00Z">
            <w:rPr>
              <w:rFonts w:ascii="Calibri" w:eastAsia="Calibri" w:hAnsi="Calibri" w:cs="Calibri"/>
              <w:sz w:val="24"/>
              <w:szCs w:val="24"/>
            </w:rPr>
          </w:rPrChange>
        </w:rPr>
        <w:t>Final Report for Project Entitled:</w:t>
      </w:r>
    </w:p>
    <w:p w14:paraId="00000002" w14:textId="3839F8E4" w:rsidR="00A67222" w:rsidRPr="00C4697E" w:rsidRDefault="005F6334">
      <w:pPr>
        <w:spacing w:line="240" w:lineRule="auto"/>
        <w:jc w:val="center"/>
        <w:rPr>
          <w:b/>
          <w:sz w:val="20"/>
          <w:szCs w:val="20"/>
          <w:rPrChange w:id="2" w:author="Mostafa Sameer" w:date="2024-10-16T00:53:00Z" w16du:dateUtc="2024-10-16T04:53:00Z">
            <w:rPr>
              <w:b/>
              <w:sz w:val="24"/>
              <w:szCs w:val="24"/>
            </w:rPr>
          </w:rPrChange>
        </w:rPr>
      </w:pPr>
      <w:r w:rsidRPr="00C4697E">
        <w:rPr>
          <w:b/>
          <w:sz w:val="20"/>
          <w:szCs w:val="20"/>
          <w:rPrChange w:id="3" w:author="Mostafa Sameer" w:date="2024-10-16T00:53:00Z" w16du:dateUtc="2024-10-16T04:53:00Z">
            <w:rPr>
              <w:b/>
              <w:sz w:val="24"/>
              <w:szCs w:val="24"/>
            </w:rPr>
          </w:rPrChange>
        </w:rPr>
        <w:t>Reviewing the St</w:t>
      </w:r>
      <w:r w:rsidR="0036219E">
        <w:rPr>
          <w:b/>
          <w:sz w:val="20"/>
          <w:szCs w:val="20"/>
        </w:rPr>
        <w:t>and</w:t>
      </w:r>
      <w:r w:rsidRPr="00C4697E">
        <w:rPr>
          <w:b/>
          <w:sz w:val="20"/>
          <w:szCs w:val="20"/>
          <w:rPrChange w:id="4" w:author="Mostafa Sameer" w:date="2024-10-16T00:53:00Z" w16du:dateUtc="2024-10-16T04:53:00Z">
            <w:rPr>
              <w:b/>
              <w:sz w:val="24"/>
              <w:szCs w:val="24"/>
            </w:rPr>
          </w:rPrChange>
        </w:rPr>
        <w:t xml:space="preserve">ards for Wind-Driven Rain (WDR) Intrusion through Tracks </w:t>
      </w:r>
      <w:r w:rsidR="0036219E">
        <w:rPr>
          <w:b/>
          <w:sz w:val="20"/>
          <w:szCs w:val="20"/>
        </w:rPr>
        <w:t>of</w:t>
      </w:r>
      <w:r w:rsidRPr="00C4697E">
        <w:rPr>
          <w:b/>
          <w:sz w:val="20"/>
          <w:szCs w:val="20"/>
          <w:rPrChange w:id="5" w:author="Mostafa Sameer" w:date="2024-10-16T00:53:00Z" w16du:dateUtc="2024-10-16T04:53:00Z">
            <w:rPr>
              <w:b/>
              <w:sz w:val="24"/>
              <w:szCs w:val="24"/>
            </w:rPr>
          </w:rPrChange>
        </w:rPr>
        <w:t xml:space="preserve"> Sliding Glass Door Systems during Hurricanes</w:t>
      </w:r>
    </w:p>
    <w:p w14:paraId="00000003" w14:textId="710C8B2B" w:rsidR="00A67222" w:rsidRPr="00C4697E" w:rsidRDefault="005F6334">
      <w:pPr>
        <w:spacing w:before="240"/>
        <w:jc w:val="center"/>
        <w:rPr>
          <w:b/>
          <w:sz w:val="20"/>
          <w:szCs w:val="20"/>
          <w:rPrChange w:id="6" w:author="Mostafa Sameer" w:date="2024-10-16T00:53:00Z" w16du:dateUtc="2024-10-16T04:53:00Z">
            <w:rPr>
              <w:b/>
              <w:sz w:val="24"/>
              <w:szCs w:val="24"/>
            </w:rPr>
          </w:rPrChange>
        </w:rPr>
      </w:pPr>
      <w:r w:rsidRPr="00C4697E">
        <w:rPr>
          <w:b/>
          <w:sz w:val="20"/>
          <w:szCs w:val="20"/>
          <w:rPrChange w:id="7" w:author="Mostafa Sameer" w:date="2024-10-16T00:53:00Z" w16du:dateUtc="2024-10-16T04:53:00Z">
            <w:rPr>
              <w:b/>
              <w:sz w:val="24"/>
              <w:szCs w:val="24"/>
            </w:rPr>
          </w:rPrChange>
        </w:rPr>
        <w:t xml:space="preserve">Revised </w:t>
      </w:r>
      <w:r w:rsidR="0036219E">
        <w:rPr>
          <w:b/>
          <w:sz w:val="20"/>
          <w:szCs w:val="20"/>
        </w:rPr>
        <w:t>and</w:t>
      </w:r>
      <w:r w:rsidRPr="00C4697E">
        <w:rPr>
          <w:b/>
          <w:sz w:val="20"/>
          <w:szCs w:val="20"/>
          <w:rPrChange w:id="8" w:author="Mostafa Sameer" w:date="2024-10-16T00:53:00Z" w16du:dateUtc="2024-10-16T04:53:00Z">
            <w:rPr>
              <w:b/>
              <w:sz w:val="24"/>
              <w:szCs w:val="24"/>
            </w:rPr>
          </w:rPrChange>
        </w:rPr>
        <w:t xml:space="preserve"> updated October </w:t>
      </w:r>
      <w:ins w:id="9" w:author="Mostafa Sameer" w:date="2024-10-16T00:26:00Z" w16du:dateUtc="2024-10-16T04:26:00Z">
        <w:r w:rsidR="00D13C05" w:rsidRPr="00C4697E">
          <w:rPr>
            <w:b/>
            <w:sz w:val="20"/>
            <w:szCs w:val="20"/>
            <w:rPrChange w:id="10" w:author="Mostafa Sameer" w:date="2024-10-16T00:53:00Z" w16du:dateUtc="2024-10-16T04:53:00Z">
              <w:rPr>
                <w:b/>
                <w:sz w:val="24"/>
                <w:szCs w:val="24"/>
              </w:rPr>
            </w:rPrChange>
          </w:rPr>
          <w:t>1</w:t>
        </w:r>
      </w:ins>
      <w:r w:rsidRPr="00C4697E">
        <w:rPr>
          <w:b/>
          <w:sz w:val="20"/>
          <w:szCs w:val="20"/>
          <w:rPrChange w:id="11" w:author="Mostafa Sameer" w:date="2024-10-16T00:53:00Z" w16du:dateUtc="2024-10-16T04:53:00Z">
            <w:rPr>
              <w:b/>
              <w:sz w:val="24"/>
              <w:szCs w:val="24"/>
            </w:rPr>
          </w:rPrChange>
        </w:rPr>
        <w:t>5th, 2024</w:t>
      </w:r>
    </w:p>
    <w:p w14:paraId="00000004" w14:textId="77777777" w:rsidR="00A67222" w:rsidRPr="00C4697E" w:rsidRDefault="00A67222">
      <w:pPr>
        <w:spacing w:before="240" w:after="240" w:line="240" w:lineRule="auto"/>
        <w:jc w:val="center"/>
        <w:rPr>
          <w:b/>
          <w:sz w:val="20"/>
          <w:szCs w:val="20"/>
          <w:rPrChange w:id="12" w:author="Mostafa Sameer" w:date="2024-10-16T00:53:00Z" w16du:dateUtc="2024-10-16T04:53:00Z">
            <w:rPr>
              <w:b/>
              <w:sz w:val="24"/>
              <w:szCs w:val="24"/>
            </w:rPr>
          </w:rPrChange>
        </w:rPr>
      </w:pPr>
    </w:p>
    <w:p w14:paraId="00000005" w14:textId="77777777" w:rsidR="00A67222" w:rsidRPr="00C4697E" w:rsidRDefault="00A67222">
      <w:pPr>
        <w:spacing w:line="240" w:lineRule="auto"/>
        <w:jc w:val="center"/>
        <w:rPr>
          <w:rFonts w:eastAsia="Calibri"/>
          <w:b/>
          <w:sz w:val="20"/>
          <w:szCs w:val="20"/>
          <w:rPrChange w:id="13" w:author="Mostafa Sameer" w:date="2024-10-16T00:53:00Z" w16du:dateUtc="2024-10-16T04:53:00Z">
            <w:rPr>
              <w:rFonts w:ascii="Calibri" w:eastAsia="Calibri" w:hAnsi="Calibri" w:cs="Calibri"/>
              <w:b/>
              <w:sz w:val="24"/>
              <w:szCs w:val="24"/>
            </w:rPr>
          </w:rPrChange>
        </w:rPr>
      </w:pPr>
    </w:p>
    <w:p w14:paraId="00000006" w14:textId="1737D0A7" w:rsidR="00A67222" w:rsidRPr="00C4697E" w:rsidRDefault="005F6334">
      <w:pPr>
        <w:spacing w:line="240" w:lineRule="auto"/>
        <w:jc w:val="center"/>
        <w:rPr>
          <w:rFonts w:eastAsia="Aptos"/>
          <w:sz w:val="20"/>
          <w:szCs w:val="20"/>
          <w:rPrChange w:id="14" w:author="Mostafa Sameer" w:date="2024-10-16T00:53:00Z" w16du:dateUtc="2024-10-16T04:53:00Z">
            <w:rPr>
              <w:rFonts w:ascii="Aptos" w:eastAsia="Aptos" w:hAnsi="Aptos" w:cs="Aptos"/>
              <w:sz w:val="24"/>
              <w:szCs w:val="24"/>
            </w:rPr>
          </w:rPrChange>
        </w:rPr>
      </w:pPr>
      <w:r w:rsidRPr="00C4697E">
        <w:rPr>
          <w:rFonts w:eastAsia="Aptos"/>
          <w:sz w:val="20"/>
          <w:szCs w:val="20"/>
          <w:rPrChange w:id="15" w:author="Mostafa Sameer" w:date="2024-10-16T00:53:00Z" w16du:dateUtc="2024-10-16T04:53:00Z">
            <w:rPr>
              <w:rFonts w:ascii="Aptos" w:eastAsia="Aptos" w:hAnsi="Aptos" w:cs="Aptos"/>
              <w:sz w:val="24"/>
              <w:szCs w:val="24"/>
            </w:rPr>
          </w:rPrChange>
        </w:rPr>
        <w:t>Performance Period: 8/1/202</w:t>
      </w:r>
      <w:ins w:id="16" w:author="Mostafa Sameer" w:date="2024-10-16T00:26:00Z" w16du:dateUtc="2024-10-16T04:26:00Z">
        <w:r w:rsidR="00D13C05" w:rsidRPr="00C4697E">
          <w:rPr>
            <w:rFonts w:eastAsia="Aptos"/>
            <w:sz w:val="20"/>
            <w:szCs w:val="20"/>
            <w:rPrChange w:id="17" w:author="Mostafa Sameer" w:date="2024-10-16T00:53:00Z" w16du:dateUtc="2024-10-16T04:53:00Z">
              <w:rPr>
                <w:rFonts w:ascii="Aptos" w:eastAsia="Aptos" w:hAnsi="Aptos" w:cs="Aptos"/>
                <w:sz w:val="24"/>
                <w:szCs w:val="24"/>
              </w:rPr>
            </w:rPrChange>
          </w:rPr>
          <w:t>4</w:t>
        </w:r>
      </w:ins>
      <w:del w:id="18" w:author="Mostafa Sameer" w:date="2024-10-16T00:26:00Z" w16du:dateUtc="2024-10-16T04:26:00Z">
        <w:r w:rsidRPr="00C4697E" w:rsidDel="00D13C05">
          <w:rPr>
            <w:rFonts w:eastAsia="Aptos"/>
            <w:sz w:val="20"/>
            <w:szCs w:val="20"/>
            <w:rPrChange w:id="19" w:author="Mostafa Sameer" w:date="2024-10-16T00:53:00Z" w16du:dateUtc="2024-10-16T04:53:00Z">
              <w:rPr>
                <w:rFonts w:ascii="Aptos" w:eastAsia="Aptos" w:hAnsi="Aptos" w:cs="Aptos"/>
                <w:sz w:val="24"/>
                <w:szCs w:val="24"/>
              </w:rPr>
            </w:rPrChange>
          </w:rPr>
          <w:delText>2</w:delText>
        </w:r>
      </w:del>
      <w:r w:rsidRPr="00C4697E">
        <w:rPr>
          <w:rFonts w:eastAsia="Aptos"/>
          <w:sz w:val="20"/>
          <w:szCs w:val="20"/>
          <w:rPrChange w:id="20" w:author="Mostafa Sameer" w:date="2024-10-16T00:53:00Z" w16du:dateUtc="2024-10-16T04:53:00Z">
            <w:rPr>
              <w:rFonts w:ascii="Aptos" w:eastAsia="Aptos" w:hAnsi="Aptos" w:cs="Aptos"/>
              <w:sz w:val="24"/>
              <w:szCs w:val="24"/>
            </w:rPr>
          </w:rPrChange>
        </w:rPr>
        <w:t>-12/1/2024</w:t>
      </w:r>
    </w:p>
    <w:p w14:paraId="00000007" w14:textId="77777777" w:rsidR="00A67222" w:rsidRPr="00C4697E" w:rsidRDefault="00A67222">
      <w:pPr>
        <w:spacing w:line="240" w:lineRule="auto"/>
        <w:jc w:val="center"/>
        <w:rPr>
          <w:rFonts w:eastAsia="Aptos"/>
          <w:sz w:val="20"/>
          <w:szCs w:val="20"/>
          <w:rPrChange w:id="21" w:author="Mostafa Sameer" w:date="2024-10-16T00:53:00Z" w16du:dateUtc="2024-10-16T04:53:00Z">
            <w:rPr>
              <w:rFonts w:ascii="Aptos" w:eastAsia="Aptos" w:hAnsi="Aptos" w:cs="Aptos"/>
              <w:sz w:val="24"/>
              <w:szCs w:val="24"/>
            </w:rPr>
          </w:rPrChange>
        </w:rPr>
      </w:pPr>
    </w:p>
    <w:p w14:paraId="00000008" w14:textId="77777777" w:rsidR="00A67222" w:rsidRPr="00C4697E" w:rsidRDefault="005F6334">
      <w:pPr>
        <w:spacing w:line="240" w:lineRule="auto"/>
        <w:jc w:val="center"/>
        <w:rPr>
          <w:rFonts w:eastAsia="Aptos"/>
          <w:sz w:val="20"/>
          <w:szCs w:val="20"/>
          <w:rPrChange w:id="22" w:author="Mostafa Sameer" w:date="2024-10-16T00:53:00Z" w16du:dateUtc="2024-10-16T04:53:00Z">
            <w:rPr>
              <w:rFonts w:ascii="Aptos" w:eastAsia="Aptos" w:hAnsi="Aptos" w:cs="Aptos"/>
              <w:sz w:val="24"/>
              <w:szCs w:val="24"/>
            </w:rPr>
          </w:rPrChange>
        </w:rPr>
      </w:pPr>
      <w:r w:rsidRPr="00C4697E">
        <w:rPr>
          <w:rFonts w:eastAsia="Aptos"/>
          <w:sz w:val="20"/>
          <w:szCs w:val="20"/>
          <w:rPrChange w:id="23" w:author="Mostafa Sameer" w:date="2024-10-16T00:53:00Z" w16du:dateUtc="2024-10-16T04:53:00Z">
            <w:rPr>
              <w:rFonts w:ascii="Aptos" w:eastAsia="Aptos" w:hAnsi="Aptos" w:cs="Aptos"/>
              <w:sz w:val="24"/>
              <w:szCs w:val="24"/>
            </w:rPr>
          </w:rPrChange>
        </w:rPr>
        <w:t xml:space="preserve">Submitted on: </w:t>
      </w:r>
    </w:p>
    <w:p w14:paraId="00000009" w14:textId="77777777" w:rsidR="00A67222" w:rsidRPr="00C4697E" w:rsidRDefault="00A67222">
      <w:pPr>
        <w:spacing w:line="240" w:lineRule="auto"/>
        <w:rPr>
          <w:rFonts w:eastAsia="Aptos"/>
          <w:sz w:val="20"/>
          <w:szCs w:val="20"/>
          <w:rPrChange w:id="24" w:author="Mostafa Sameer" w:date="2024-10-16T00:53:00Z" w16du:dateUtc="2024-10-16T04:53:00Z">
            <w:rPr>
              <w:rFonts w:ascii="Aptos" w:eastAsia="Aptos" w:hAnsi="Aptos" w:cs="Aptos"/>
              <w:sz w:val="24"/>
              <w:szCs w:val="24"/>
            </w:rPr>
          </w:rPrChange>
        </w:rPr>
      </w:pPr>
    </w:p>
    <w:p w14:paraId="0000000A" w14:textId="77777777" w:rsidR="00A67222" w:rsidRPr="00C4697E" w:rsidRDefault="00A67222">
      <w:pPr>
        <w:spacing w:line="240" w:lineRule="auto"/>
        <w:rPr>
          <w:rFonts w:eastAsia="Aptos"/>
          <w:sz w:val="20"/>
          <w:szCs w:val="20"/>
          <w:rPrChange w:id="25" w:author="Mostafa Sameer" w:date="2024-10-16T00:53:00Z" w16du:dateUtc="2024-10-16T04:53:00Z">
            <w:rPr>
              <w:rFonts w:ascii="Aptos" w:eastAsia="Aptos" w:hAnsi="Aptos" w:cs="Aptos"/>
              <w:sz w:val="24"/>
              <w:szCs w:val="24"/>
            </w:rPr>
          </w:rPrChange>
        </w:rPr>
      </w:pPr>
    </w:p>
    <w:p w14:paraId="0000000B" w14:textId="77777777" w:rsidR="00A67222" w:rsidRPr="00C4697E" w:rsidRDefault="00A67222">
      <w:pPr>
        <w:spacing w:line="240" w:lineRule="auto"/>
        <w:rPr>
          <w:rFonts w:eastAsia="Aptos"/>
          <w:sz w:val="20"/>
          <w:szCs w:val="20"/>
          <w:rPrChange w:id="26" w:author="Mostafa Sameer" w:date="2024-10-16T00:53:00Z" w16du:dateUtc="2024-10-16T04:53:00Z">
            <w:rPr>
              <w:rFonts w:ascii="Aptos" w:eastAsia="Aptos" w:hAnsi="Aptos" w:cs="Aptos"/>
              <w:sz w:val="24"/>
              <w:szCs w:val="24"/>
            </w:rPr>
          </w:rPrChange>
        </w:rPr>
      </w:pPr>
    </w:p>
    <w:p w14:paraId="0000000C" w14:textId="77777777" w:rsidR="00A67222" w:rsidRPr="00C4697E" w:rsidRDefault="00A67222">
      <w:pPr>
        <w:spacing w:line="240" w:lineRule="auto"/>
        <w:rPr>
          <w:rFonts w:eastAsia="Aptos"/>
          <w:sz w:val="20"/>
          <w:szCs w:val="20"/>
          <w:rPrChange w:id="27" w:author="Mostafa Sameer" w:date="2024-10-16T00:53:00Z" w16du:dateUtc="2024-10-16T04:53:00Z">
            <w:rPr>
              <w:rFonts w:ascii="Aptos" w:eastAsia="Aptos" w:hAnsi="Aptos" w:cs="Aptos"/>
              <w:sz w:val="24"/>
              <w:szCs w:val="24"/>
            </w:rPr>
          </w:rPrChange>
        </w:rPr>
      </w:pPr>
    </w:p>
    <w:p w14:paraId="0000000D" w14:textId="77777777" w:rsidR="00A67222" w:rsidRPr="00C4697E" w:rsidRDefault="00A67222">
      <w:pPr>
        <w:spacing w:line="240" w:lineRule="auto"/>
        <w:rPr>
          <w:rFonts w:eastAsia="Aptos"/>
          <w:sz w:val="20"/>
          <w:szCs w:val="20"/>
          <w:rPrChange w:id="28" w:author="Mostafa Sameer" w:date="2024-10-16T00:53:00Z" w16du:dateUtc="2024-10-16T04:53:00Z">
            <w:rPr>
              <w:rFonts w:ascii="Aptos" w:eastAsia="Aptos" w:hAnsi="Aptos" w:cs="Aptos"/>
              <w:sz w:val="24"/>
              <w:szCs w:val="24"/>
            </w:rPr>
          </w:rPrChange>
        </w:rPr>
      </w:pPr>
    </w:p>
    <w:p w14:paraId="0000000E" w14:textId="77777777" w:rsidR="00A67222" w:rsidRPr="00C4697E" w:rsidRDefault="00A67222">
      <w:pPr>
        <w:spacing w:line="240" w:lineRule="auto"/>
        <w:rPr>
          <w:rFonts w:eastAsia="Aptos"/>
          <w:sz w:val="20"/>
          <w:szCs w:val="20"/>
          <w:rPrChange w:id="29" w:author="Mostafa Sameer" w:date="2024-10-16T00:53:00Z" w16du:dateUtc="2024-10-16T04:53:00Z">
            <w:rPr>
              <w:rFonts w:ascii="Aptos" w:eastAsia="Aptos" w:hAnsi="Aptos" w:cs="Aptos"/>
              <w:sz w:val="24"/>
              <w:szCs w:val="24"/>
            </w:rPr>
          </w:rPrChange>
        </w:rPr>
      </w:pPr>
    </w:p>
    <w:p w14:paraId="0000000F" w14:textId="77777777" w:rsidR="00A67222" w:rsidRPr="00C4697E" w:rsidRDefault="00A67222">
      <w:pPr>
        <w:spacing w:line="240" w:lineRule="auto"/>
        <w:rPr>
          <w:rFonts w:eastAsia="Aptos"/>
          <w:sz w:val="20"/>
          <w:szCs w:val="20"/>
          <w:rPrChange w:id="30" w:author="Mostafa Sameer" w:date="2024-10-16T00:53:00Z" w16du:dateUtc="2024-10-16T04:53:00Z">
            <w:rPr>
              <w:rFonts w:ascii="Aptos" w:eastAsia="Aptos" w:hAnsi="Aptos" w:cs="Aptos"/>
              <w:sz w:val="24"/>
              <w:szCs w:val="24"/>
            </w:rPr>
          </w:rPrChange>
        </w:rPr>
      </w:pPr>
    </w:p>
    <w:p w14:paraId="00000010" w14:textId="77777777" w:rsidR="00A67222" w:rsidRPr="00C4697E" w:rsidRDefault="00A67222">
      <w:pPr>
        <w:spacing w:line="240" w:lineRule="auto"/>
        <w:rPr>
          <w:rFonts w:eastAsia="Aptos"/>
          <w:sz w:val="20"/>
          <w:szCs w:val="20"/>
          <w:rPrChange w:id="31" w:author="Mostafa Sameer" w:date="2024-10-16T00:53:00Z" w16du:dateUtc="2024-10-16T04:53:00Z">
            <w:rPr>
              <w:rFonts w:ascii="Aptos" w:eastAsia="Aptos" w:hAnsi="Aptos" w:cs="Aptos"/>
              <w:sz w:val="24"/>
              <w:szCs w:val="24"/>
            </w:rPr>
          </w:rPrChange>
        </w:rPr>
      </w:pPr>
    </w:p>
    <w:p w14:paraId="00000011" w14:textId="77777777" w:rsidR="00A67222" w:rsidRPr="00C4697E" w:rsidRDefault="00A67222">
      <w:pPr>
        <w:spacing w:line="240" w:lineRule="auto"/>
        <w:jc w:val="center"/>
        <w:rPr>
          <w:rFonts w:eastAsia="Aptos"/>
          <w:sz w:val="20"/>
          <w:szCs w:val="20"/>
          <w:rPrChange w:id="32" w:author="Mostafa Sameer" w:date="2024-10-16T00:53:00Z" w16du:dateUtc="2024-10-16T04:53:00Z">
            <w:rPr>
              <w:rFonts w:ascii="Aptos" w:eastAsia="Aptos" w:hAnsi="Aptos" w:cs="Aptos"/>
              <w:sz w:val="24"/>
              <w:szCs w:val="24"/>
            </w:rPr>
          </w:rPrChange>
        </w:rPr>
      </w:pPr>
    </w:p>
    <w:p w14:paraId="00000012" w14:textId="77777777" w:rsidR="00A67222" w:rsidRPr="00C4697E" w:rsidRDefault="005F6334">
      <w:pPr>
        <w:spacing w:line="240" w:lineRule="auto"/>
        <w:jc w:val="center"/>
        <w:rPr>
          <w:rFonts w:eastAsia="Aptos"/>
          <w:sz w:val="20"/>
          <w:szCs w:val="20"/>
          <w:rPrChange w:id="33" w:author="Mostafa Sameer" w:date="2024-10-16T00:53:00Z" w16du:dateUtc="2024-10-16T04:53:00Z">
            <w:rPr>
              <w:rFonts w:ascii="Aptos" w:eastAsia="Aptos" w:hAnsi="Aptos" w:cs="Aptos"/>
              <w:sz w:val="24"/>
              <w:szCs w:val="24"/>
            </w:rPr>
          </w:rPrChange>
        </w:rPr>
      </w:pPr>
      <w:r w:rsidRPr="00C4697E">
        <w:rPr>
          <w:rFonts w:eastAsia="Aptos"/>
          <w:sz w:val="20"/>
          <w:szCs w:val="20"/>
          <w:rPrChange w:id="34" w:author="Mostafa Sameer" w:date="2024-10-16T00:53:00Z" w16du:dateUtc="2024-10-16T04:53:00Z">
            <w:rPr>
              <w:rFonts w:ascii="Aptos" w:eastAsia="Aptos" w:hAnsi="Aptos" w:cs="Aptos"/>
              <w:sz w:val="24"/>
              <w:szCs w:val="24"/>
            </w:rPr>
          </w:rPrChange>
        </w:rPr>
        <w:t xml:space="preserve">Presented to, </w:t>
      </w:r>
    </w:p>
    <w:p w14:paraId="00000013" w14:textId="77777777" w:rsidR="00A67222" w:rsidRPr="00C4697E" w:rsidRDefault="00A67222">
      <w:pPr>
        <w:spacing w:line="240" w:lineRule="auto"/>
        <w:jc w:val="center"/>
        <w:rPr>
          <w:rFonts w:eastAsia="Aptos"/>
          <w:sz w:val="20"/>
          <w:szCs w:val="20"/>
          <w:rPrChange w:id="35" w:author="Mostafa Sameer" w:date="2024-10-16T00:53:00Z" w16du:dateUtc="2024-10-16T04:53:00Z">
            <w:rPr>
              <w:rFonts w:ascii="Aptos" w:eastAsia="Aptos" w:hAnsi="Aptos" w:cs="Aptos"/>
              <w:sz w:val="24"/>
              <w:szCs w:val="24"/>
            </w:rPr>
          </w:rPrChange>
        </w:rPr>
      </w:pPr>
    </w:p>
    <w:p w14:paraId="00000014" w14:textId="77777777" w:rsidR="00A67222" w:rsidRPr="00C4697E" w:rsidRDefault="005F6334">
      <w:pPr>
        <w:spacing w:line="240" w:lineRule="auto"/>
        <w:jc w:val="center"/>
        <w:rPr>
          <w:rFonts w:eastAsia="Aptos"/>
          <w:sz w:val="20"/>
          <w:szCs w:val="20"/>
          <w:rPrChange w:id="36" w:author="Mostafa Sameer" w:date="2024-10-16T00:53:00Z" w16du:dateUtc="2024-10-16T04:53:00Z">
            <w:rPr>
              <w:rFonts w:ascii="Aptos" w:eastAsia="Aptos" w:hAnsi="Aptos" w:cs="Aptos"/>
              <w:sz w:val="24"/>
              <w:szCs w:val="24"/>
            </w:rPr>
          </w:rPrChange>
        </w:rPr>
      </w:pPr>
      <w:r w:rsidRPr="00C4697E">
        <w:rPr>
          <w:rFonts w:eastAsia="Aptos"/>
          <w:sz w:val="20"/>
          <w:szCs w:val="20"/>
          <w:rPrChange w:id="37" w:author="Mostafa Sameer" w:date="2024-10-16T00:53:00Z" w16du:dateUtc="2024-10-16T04:53:00Z">
            <w:rPr>
              <w:rFonts w:ascii="Aptos" w:eastAsia="Aptos" w:hAnsi="Aptos" w:cs="Aptos"/>
              <w:sz w:val="24"/>
              <w:szCs w:val="24"/>
            </w:rPr>
          </w:rPrChange>
        </w:rPr>
        <w:t xml:space="preserve">Florida Building Commission </w:t>
      </w:r>
    </w:p>
    <w:p w14:paraId="00000015" w14:textId="0BB78037" w:rsidR="00A67222" w:rsidRPr="00C4697E" w:rsidRDefault="005F6334">
      <w:pPr>
        <w:spacing w:line="240" w:lineRule="auto"/>
        <w:jc w:val="center"/>
        <w:rPr>
          <w:rFonts w:eastAsia="Aptos"/>
          <w:sz w:val="20"/>
          <w:szCs w:val="20"/>
          <w:rPrChange w:id="38" w:author="Mostafa Sameer" w:date="2024-10-16T00:53:00Z" w16du:dateUtc="2024-10-16T04:53:00Z">
            <w:rPr>
              <w:rFonts w:ascii="Aptos" w:eastAsia="Aptos" w:hAnsi="Aptos" w:cs="Aptos"/>
              <w:sz w:val="24"/>
              <w:szCs w:val="24"/>
            </w:rPr>
          </w:rPrChange>
        </w:rPr>
      </w:pPr>
      <w:r w:rsidRPr="00C4697E">
        <w:rPr>
          <w:rFonts w:eastAsia="Aptos"/>
          <w:sz w:val="20"/>
          <w:szCs w:val="20"/>
          <w:rPrChange w:id="39" w:author="Mostafa Sameer" w:date="2024-10-16T00:53:00Z" w16du:dateUtc="2024-10-16T04:53:00Z">
            <w:rPr>
              <w:rFonts w:ascii="Aptos" w:eastAsia="Aptos" w:hAnsi="Aptos" w:cs="Aptos"/>
              <w:sz w:val="24"/>
              <w:szCs w:val="24"/>
            </w:rPr>
          </w:rPrChange>
        </w:rPr>
        <w:t xml:space="preserve">State </w:t>
      </w:r>
      <w:r w:rsidR="0036219E">
        <w:rPr>
          <w:rFonts w:eastAsia="Aptos"/>
          <w:sz w:val="20"/>
          <w:szCs w:val="20"/>
        </w:rPr>
        <w:t>of</w:t>
      </w:r>
      <w:r w:rsidRPr="00C4697E">
        <w:rPr>
          <w:rFonts w:eastAsia="Aptos"/>
          <w:sz w:val="20"/>
          <w:szCs w:val="20"/>
          <w:rPrChange w:id="40" w:author="Mostafa Sameer" w:date="2024-10-16T00:53:00Z" w16du:dateUtc="2024-10-16T04:53:00Z">
            <w:rPr>
              <w:rFonts w:ascii="Aptos" w:eastAsia="Aptos" w:hAnsi="Aptos" w:cs="Aptos"/>
              <w:sz w:val="24"/>
              <w:szCs w:val="24"/>
            </w:rPr>
          </w:rPrChange>
        </w:rPr>
        <w:t xml:space="preserve"> Florida Department </w:t>
      </w:r>
      <w:r w:rsidR="0036219E">
        <w:rPr>
          <w:rFonts w:eastAsia="Aptos"/>
          <w:sz w:val="20"/>
          <w:szCs w:val="20"/>
        </w:rPr>
        <w:t>of</w:t>
      </w:r>
      <w:r w:rsidRPr="00C4697E">
        <w:rPr>
          <w:rFonts w:eastAsia="Aptos"/>
          <w:sz w:val="20"/>
          <w:szCs w:val="20"/>
          <w:rPrChange w:id="41" w:author="Mostafa Sameer" w:date="2024-10-16T00:53:00Z" w16du:dateUtc="2024-10-16T04:53:00Z">
            <w:rPr>
              <w:rFonts w:ascii="Aptos" w:eastAsia="Aptos" w:hAnsi="Aptos" w:cs="Aptos"/>
              <w:sz w:val="24"/>
              <w:szCs w:val="24"/>
            </w:rPr>
          </w:rPrChange>
        </w:rPr>
        <w:t xml:space="preserve"> Business </w:t>
      </w:r>
      <w:r w:rsidR="0036219E">
        <w:rPr>
          <w:rFonts w:eastAsia="Aptos"/>
          <w:sz w:val="20"/>
          <w:szCs w:val="20"/>
        </w:rPr>
        <w:t>and</w:t>
      </w:r>
      <w:r w:rsidRPr="00C4697E">
        <w:rPr>
          <w:rFonts w:eastAsia="Aptos"/>
          <w:sz w:val="20"/>
          <w:szCs w:val="20"/>
          <w:rPrChange w:id="42" w:author="Mostafa Sameer" w:date="2024-10-16T00:53:00Z" w16du:dateUtc="2024-10-16T04:53:00Z">
            <w:rPr>
              <w:rFonts w:ascii="Aptos" w:eastAsia="Aptos" w:hAnsi="Aptos" w:cs="Aptos"/>
              <w:sz w:val="24"/>
              <w:szCs w:val="24"/>
            </w:rPr>
          </w:rPrChange>
        </w:rPr>
        <w:t xml:space="preserve"> Pr</w:t>
      </w:r>
      <w:r w:rsidR="0036219E">
        <w:rPr>
          <w:rFonts w:eastAsia="Aptos"/>
          <w:sz w:val="20"/>
          <w:szCs w:val="20"/>
        </w:rPr>
        <w:t>of</w:t>
      </w:r>
      <w:r w:rsidRPr="00C4697E">
        <w:rPr>
          <w:rFonts w:eastAsia="Aptos"/>
          <w:sz w:val="20"/>
          <w:szCs w:val="20"/>
          <w:rPrChange w:id="43" w:author="Mostafa Sameer" w:date="2024-10-16T00:53:00Z" w16du:dateUtc="2024-10-16T04:53:00Z">
            <w:rPr>
              <w:rFonts w:ascii="Aptos" w:eastAsia="Aptos" w:hAnsi="Aptos" w:cs="Aptos"/>
              <w:sz w:val="24"/>
              <w:szCs w:val="24"/>
            </w:rPr>
          </w:rPrChange>
        </w:rPr>
        <w:t>essional Regulation</w:t>
      </w:r>
    </w:p>
    <w:p w14:paraId="00000016" w14:textId="77777777" w:rsidR="00A67222" w:rsidRPr="00C4697E" w:rsidRDefault="005F6334">
      <w:pPr>
        <w:spacing w:after="160" w:line="240" w:lineRule="auto"/>
        <w:jc w:val="center"/>
        <w:rPr>
          <w:rFonts w:eastAsia="Aptos"/>
          <w:sz w:val="20"/>
          <w:szCs w:val="20"/>
          <w:rPrChange w:id="44" w:author="Mostafa Sameer" w:date="2024-10-16T00:53:00Z" w16du:dateUtc="2024-10-16T04:53:00Z">
            <w:rPr>
              <w:rFonts w:ascii="Aptos" w:eastAsia="Aptos" w:hAnsi="Aptos" w:cs="Aptos"/>
              <w:sz w:val="24"/>
              <w:szCs w:val="24"/>
            </w:rPr>
          </w:rPrChange>
        </w:rPr>
      </w:pPr>
      <w:r w:rsidRPr="00C4697E">
        <w:rPr>
          <w:rFonts w:eastAsia="Aptos"/>
          <w:sz w:val="20"/>
          <w:szCs w:val="20"/>
          <w:rPrChange w:id="45" w:author="Mostafa Sameer" w:date="2024-10-16T00:53:00Z" w16du:dateUtc="2024-10-16T04:53:00Z">
            <w:rPr>
              <w:rFonts w:ascii="Aptos" w:eastAsia="Aptos" w:hAnsi="Aptos" w:cs="Aptos"/>
              <w:sz w:val="24"/>
              <w:szCs w:val="24"/>
            </w:rPr>
          </w:rPrChange>
        </w:rPr>
        <w:t>By</w:t>
      </w:r>
    </w:p>
    <w:p w14:paraId="00000017" w14:textId="06DC2224" w:rsidR="00A67222" w:rsidRPr="00C4697E" w:rsidRDefault="005F6334">
      <w:pPr>
        <w:spacing w:line="240" w:lineRule="auto"/>
        <w:jc w:val="center"/>
        <w:rPr>
          <w:rFonts w:eastAsia="Aptos"/>
          <w:sz w:val="20"/>
          <w:szCs w:val="20"/>
          <w:rPrChange w:id="46" w:author="Mostafa Sameer" w:date="2024-10-16T00:53:00Z" w16du:dateUtc="2024-10-16T04:53:00Z">
            <w:rPr>
              <w:rFonts w:ascii="Aptos" w:eastAsia="Aptos" w:hAnsi="Aptos" w:cs="Aptos"/>
              <w:sz w:val="24"/>
              <w:szCs w:val="24"/>
            </w:rPr>
          </w:rPrChange>
        </w:rPr>
      </w:pPr>
      <w:r w:rsidRPr="00C4697E">
        <w:rPr>
          <w:rFonts w:eastAsia="Aptos"/>
          <w:sz w:val="20"/>
          <w:szCs w:val="20"/>
          <w:rPrChange w:id="47" w:author="Mostafa Sameer" w:date="2024-10-16T00:53:00Z" w16du:dateUtc="2024-10-16T04:53:00Z">
            <w:rPr>
              <w:rFonts w:ascii="Aptos" w:eastAsia="Aptos" w:hAnsi="Aptos" w:cs="Aptos"/>
              <w:sz w:val="24"/>
              <w:szCs w:val="24"/>
            </w:rPr>
          </w:rPrChange>
        </w:rPr>
        <w:t>Omar N</w:t>
      </w:r>
      <w:r w:rsidR="0036219E">
        <w:rPr>
          <w:rFonts w:eastAsia="Aptos"/>
          <w:sz w:val="20"/>
          <w:szCs w:val="20"/>
        </w:rPr>
        <w:t>of</w:t>
      </w:r>
      <w:r w:rsidRPr="00C4697E">
        <w:rPr>
          <w:rFonts w:eastAsia="Aptos"/>
          <w:sz w:val="20"/>
          <w:szCs w:val="20"/>
          <w:rPrChange w:id="48" w:author="Mostafa Sameer" w:date="2024-10-16T00:53:00Z" w16du:dateUtc="2024-10-16T04:53:00Z">
            <w:rPr>
              <w:rFonts w:ascii="Aptos" w:eastAsia="Aptos" w:hAnsi="Aptos" w:cs="Aptos"/>
              <w:sz w:val="24"/>
              <w:szCs w:val="24"/>
            </w:rPr>
          </w:rPrChange>
        </w:rPr>
        <w:t xml:space="preserve">al, Ph.D., </w:t>
      </w:r>
      <w:r w:rsidRPr="00C4697E">
        <w:rPr>
          <w:sz w:val="20"/>
          <w:szCs w:val="20"/>
          <w:rPrChange w:id="49" w:author="Mostafa Sameer" w:date="2024-10-16T00:53:00Z" w16du:dateUtc="2024-10-16T04:53:00Z">
            <w:rPr/>
          </w:rPrChange>
        </w:rPr>
        <w:fldChar w:fldCharType="begin"/>
      </w:r>
      <w:r w:rsidRPr="00C4697E">
        <w:rPr>
          <w:sz w:val="20"/>
          <w:szCs w:val="20"/>
          <w:rPrChange w:id="50" w:author="Mostafa Sameer" w:date="2024-10-16T00:53:00Z" w16du:dateUtc="2024-10-16T04:53:00Z">
            <w:rPr/>
          </w:rPrChange>
        </w:rPr>
        <w:instrText>HYPERLINK "mailto:omar.nofal@fiu.edu" \h</w:instrText>
      </w:r>
      <w:r w:rsidRPr="001A32F2">
        <w:rPr>
          <w:sz w:val="20"/>
          <w:szCs w:val="20"/>
        </w:rPr>
      </w:r>
      <w:r w:rsidRPr="00C4697E">
        <w:rPr>
          <w:sz w:val="20"/>
          <w:szCs w:val="20"/>
          <w:rPrChange w:id="51" w:author="Mostafa Sameer" w:date="2024-10-16T00:53:00Z" w16du:dateUtc="2024-10-16T04:53:00Z">
            <w:rPr>
              <w:rFonts w:ascii="Aptos" w:eastAsia="Aptos" w:hAnsi="Aptos" w:cs="Aptos"/>
              <w:color w:val="467886"/>
              <w:sz w:val="24"/>
              <w:szCs w:val="24"/>
              <w:u w:val="single"/>
            </w:rPr>
          </w:rPrChange>
        </w:rPr>
        <w:fldChar w:fldCharType="separate"/>
      </w:r>
      <w:r w:rsidRPr="00C4697E">
        <w:rPr>
          <w:rFonts w:eastAsia="Aptos"/>
          <w:color w:val="467886"/>
          <w:sz w:val="20"/>
          <w:szCs w:val="20"/>
          <w:u w:val="single"/>
          <w:rPrChange w:id="52" w:author="Mostafa Sameer" w:date="2024-10-16T00:53:00Z" w16du:dateUtc="2024-10-16T04:53:00Z">
            <w:rPr>
              <w:rFonts w:ascii="Aptos" w:eastAsia="Aptos" w:hAnsi="Aptos" w:cs="Aptos"/>
              <w:color w:val="467886"/>
              <w:sz w:val="24"/>
              <w:szCs w:val="24"/>
              <w:u w:val="single"/>
            </w:rPr>
          </w:rPrChange>
        </w:rPr>
        <w:t>omar.n</w:t>
      </w:r>
      <w:r w:rsidR="0036219E">
        <w:rPr>
          <w:rFonts w:eastAsia="Aptos"/>
          <w:color w:val="467886"/>
          <w:sz w:val="20"/>
          <w:szCs w:val="20"/>
          <w:u w:val="single"/>
        </w:rPr>
        <w:t>of</w:t>
      </w:r>
      <w:r w:rsidRPr="00C4697E">
        <w:rPr>
          <w:rFonts w:eastAsia="Aptos"/>
          <w:color w:val="467886"/>
          <w:sz w:val="20"/>
          <w:szCs w:val="20"/>
          <w:u w:val="single"/>
          <w:rPrChange w:id="53" w:author="Mostafa Sameer" w:date="2024-10-16T00:53:00Z" w16du:dateUtc="2024-10-16T04:53:00Z">
            <w:rPr>
              <w:rFonts w:ascii="Aptos" w:eastAsia="Aptos" w:hAnsi="Aptos" w:cs="Aptos"/>
              <w:color w:val="467886"/>
              <w:sz w:val="24"/>
              <w:szCs w:val="24"/>
              <w:u w:val="single"/>
            </w:rPr>
          </w:rPrChange>
        </w:rPr>
        <w:t>al@fiu.edu</w:t>
      </w:r>
      <w:r w:rsidRPr="00C4697E">
        <w:rPr>
          <w:rFonts w:eastAsia="Aptos"/>
          <w:color w:val="467886"/>
          <w:sz w:val="20"/>
          <w:szCs w:val="20"/>
          <w:u w:val="single"/>
          <w:rPrChange w:id="54" w:author="Mostafa Sameer" w:date="2024-10-16T00:53:00Z" w16du:dateUtc="2024-10-16T04:53:00Z">
            <w:rPr>
              <w:rFonts w:ascii="Aptos" w:eastAsia="Aptos" w:hAnsi="Aptos" w:cs="Aptos"/>
              <w:color w:val="467886"/>
              <w:sz w:val="24"/>
              <w:szCs w:val="24"/>
              <w:u w:val="single"/>
            </w:rPr>
          </w:rPrChange>
        </w:rPr>
        <w:fldChar w:fldCharType="end"/>
      </w:r>
      <w:r w:rsidRPr="00C4697E">
        <w:rPr>
          <w:rFonts w:eastAsia="Aptos"/>
          <w:sz w:val="20"/>
          <w:szCs w:val="20"/>
          <w:rPrChange w:id="55" w:author="Mostafa Sameer" w:date="2024-10-16T00:53:00Z" w16du:dateUtc="2024-10-16T04:53:00Z">
            <w:rPr>
              <w:rFonts w:ascii="Aptos" w:eastAsia="Aptos" w:hAnsi="Aptos" w:cs="Aptos"/>
              <w:sz w:val="24"/>
              <w:szCs w:val="24"/>
            </w:rPr>
          </w:rPrChange>
        </w:rPr>
        <w:t xml:space="preserve">, (0970) 214-4716, Principal Investigator (FIU), Arindam Chowdhury, Ph.D., </w:t>
      </w:r>
      <w:r w:rsidRPr="00C4697E">
        <w:rPr>
          <w:sz w:val="20"/>
          <w:szCs w:val="20"/>
          <w:rPrChange w:id="56" w:author="Mostafa Sameer" w:date="2024-10-16T00:53:00Z" w16du:dateUtc="2024-10-16T04:53:00Z">
            <w:rPr/>
          </w:rPrChange>
        </w:rPr>
        <w:fldChar w:fldCharType="begin"/>
      </w:r>
      <w:r w:rsidRPr="00C4697E">
        <w:rPr>
          <w:sz w:val="20"/>
          <w:szCs w:val="20"/>
          <w:rPrChange w:id="57" w:author="Mostafa Sameer" w:date="2024-10-16T00:53:00Z" w16du:dateUtc="2024-10-16T04:53:00Z">
            <w:rPr/>
          </w:rPrChange>
        </w:rPr>
        <w:instrText>HYPERLINK "mailto:chowdhur@fiu.edu" \h</w:instrText>
      </w:r>
      <w:r w:rsidRPr="001A32F2">
        <w:rPr>
          <w:sz w:val="20"/>
          <w:szCs w:val="20"/>
        </w:rPr>
      </w:r>
      <w:r w:rsidRPr="00C4697E">
        <w:rPr>
          <w:sz w:val="20"/>
          <w:szCs w:val="20"/>
          <w:rPrChange w:id="58" w:author="Mostafa Sameer" w:date="2024-10-16T00:53:00Z" w16du:dateUtc="2024-10-16T04:53:00Z">
            <w:rPr>
              <w:rFonts w:ascii="Aptos" w:eastAsia="Aptos" w:hAnsi="Aptos" w:cs="Aptos"/>
              <w:color w:val="467886"/>
              <w:sz w:val="24"/>
              <w:szCs w:val="24"/>
              <w:u w:val="single"/>
            </w:rPr>
          </w:rPrChange>
        </w:rPr>
        <w:fldChar w:fldCharType="separate"/>
      </w:r>
      <w:r w:rsidRPr="00C4697E">
        <w:rPr>
          <w:rFonts w:eastAsia="Aptos"/>
          <w:color w:val="467886"/>
          <w:sz w:val="20"/>
          <w:szCs w:val="20"/>
          <w:u w:val="single"/>
          <w:rPrChange w:id="59" w:author="Mostafa Sameer" w:date="2024-10-16T00:53:00Z" w16du:dateUtc="2024-10-16T04:53:00Z">
            <w:rPr>
              <w:rFonts w:ascii="Aptos" w:eastAsia="Aptos" w:hAnsi="Aptos" w:cs="Aptos"/>
              <w:color w:val="467886"/>
              <w:sz w:val="24"/>
              <w:szCs w:val="24"/>
              <w:u w:val="single"/>
            </w:rPr>
          </w:rPrChange>
        </w:rPr>
        <w:t>chowdhur@fiu.edu</w:t>
      </w:r>
      <w:r w:rsidRPr="00C4697E">
        <w:rPr>
          <w:rFonts w:eastAsia="Aptos"/>
          <w:color w:val="467886"/>
          <w:sz w:val="20"/>
          <w:szCs w:val="20"/>
          <w:u w:val="single"/>
          <w:rPrChange w:id="60" w:author="Mostafa Sameer" w:date="2024-10-16T00:53:00Z" w16du:dateUtc="2024-10-16T04:53:00Z">
            <w:rPr>
              <w:rFonts w:ascii="Aptos" w:eastAsia="Aptos" w:hAnsi="Aptos" w:cs="Aptos"/>
              <w:color w:val="467886"/>
              <w:sz w:val="24"/>
              <w:szCs w:val="24"/>
              <w:u w:val="single"/>
            </w:rPr>
          </w:rPrChange>
        </w:rPr>
        <w:fldChar w:fldCharType="end"/>
      </w:r>
      <w:r w:rsidRPr="00C4697E">
        <w:rPr>
          <w:rFonts w:eastAsia="Aptos"/>
          <w:sz w:val="20"/>
          <w:szCs w:val="20"/>
          <w:rPrChange w:id="61" w:author="Mostafa Sameer" w:date="2024-10-16T00:53:00Z" w16du:dateUtc="2024-10-16T04:53:00Z">
            <w:rPr>
              <w:rFonts w:ascii="Aptos" w:eastAsia="Aptos" w:hAnsi="Aptos" w:cs="Aptos"/>
              <w:sz w:val="24"/>
              <w:szCs w:val="24"/>
            </w:rPr>
          </w:rPrChange>
        </w:rPr>
        <w:t>, (786) 801-7390, Co-Principal Investigators (FIU)</w:t>
      </w:r>
    </w:p>
    <w:p w14:paraId="00000018" w14:textId="77777777" w:rsidR="00A67222" w:rsidRPr="00C4697E" w:rsidRDefault="005F6334">
      <w:pPr>
        <w:spacing w:line="240" w:lineRule="auto"/>
        <w:jc w:val="center"/>
        <w:rPr>
          <w:rFonts w:eastAsia="Aptos"/>
          <w:sz w:val="20"/>
          <w:szCs w:val="20"/>
          <w:rPrChange w:id="62" w:author="Mostafa Sameer" w:date="2024-10-16T00:53:00Z" w16du:dateUtc="2024-10-16T04:53:00Z">
            <w:rPr>
              <w:rFonts w:ascii="Aptos" w:eastAsia="Aptos" w:hAnsi="Aptos" w:cs="Aptos"/>
              <w:sz w:val="24"/>
              <w:szCs w:val="24"/>
            </w:rPr>
          </w:rPrChange>
        </w:rPr>
      </w:pPr>
      <w:r w:rsidRPr="00C4697E">
        <w:rPr>
          <w:rFonts w:eastAsia="Aptos"/>
          <w:sz w:val="20"/>
          <w:szCs w:val="20"/>
          <w:rPrChange w:id="63" w:author="Mostafa Sameer" w:date="2024-10-16T00:53:00Z" w16du:dateUtc="2024-10-16T04:53:00Z">
            <w:rPr>
              <w:rFonts w:ascii="Aptos" w:eastAsia="Aptos" w:hAnsi="Aptos" w:cs="Aptos"/>
              <w:sz w:val="24"/>
              <w:szCs w:val="24"/>
            </w:rPr>
          </w:rPrChange>
        </w:rPr>
        <w:t xml:space="preserve">Ryan </w:t>
      </w:r>
      <w:proofErr w:type="spellStart"/>
      <w:r w:rsidRPr="00C4697E">
        <w:rPr>
          <w:rFonts w:eastAsia="Aptos"/>
          <w:sz w:val="20"/>
          <w:szCs w:val="20"/>
          <w:rPrChange w:id="64" w:author="Mostafa Sameer" w:date="2024-10-16T00:53:00Z" w16du:dateUtc="2024-10-16T04:53:00Z">
            <w:rPr>
              <w:rFonts w:ascii="Aptos" w:eastAsia="Aptos" w:hAnsi="Aptos" w:cs="Aptos"/>
              <w:sz w:val="24"/>
              <w:szCs w:val="24"/>
            </w:rPr>
          </w:rPrChange>
        </w:rPr>
        <w:t>Catarelli</w:t>
      </w:r>
      <w:proofErr w:type="spellEnd"/>
      <w:r w:rsidRPr="00C4697E">
        <w:rPr>
          <w:rFonts w:eastAsia="Aptos"/>
          <w:sz w:val="20"/>
          <w:szCs w:val="20"/>
          <w:rPrChange w:id="65" w:author="Mostafa Sameer" w:date="2024-10-16T00:53:00Z" w16du:dateUtc="2024-10-16T04:53:00Z">
            <w:rPr>
              <w:rFonts w:ascii="Aptos" w:eastAsia="Aptos" w:hAnsi="Aptos" w:cs="Aptos"/>
              <w:sz w:val="24"/>
              <w:szCs w:val="24"/>
            </w:rPr>
          </w:rPrChange>
        </w:rPr>
        <w:t xml:space="preserve">, Ph.D., </w:t>
      </w:r>
      <w:r w:rsidRPr="00C4697E">
        <w:rPr>
          <w:sz w:val="20"/>
          <w:szCs w:val="20"/>
          <w:rPrChange w:id="66" w:author="Mostafa Sameer" w:date="2024-10-16T00:53:00Z" w16du:dateUtc="2024-10-16T04:53:00Z">
            <w:rPr/>
          </w:rPrChange>
        </w:rPr>
        <w:fldChar w:fldCharType="begin"/>
      </w:r>
      <w:r w:rsidRPr="00C4697E">
        <w:rPr>
          <w:sz w:val="20"/>
          <w:szCs w:val="20"/>
          <w:rPrChange w:id="67" w:author="Mostafa Sameer" w:date="2024-10-16T00:53:00Z" w16du:dateUtc="2024-10-16T04:53:00Z">
            <w:rPr/>
          </w:rPrChange>
        </w:rPr>
        <w:instrText>HYPERLINK "mailto:rcatarelli@ufl.edu" \h</w:instrText>
      </w:r>
      <w:r w:rsidRPr="001A32F2">
        <w:rPr>
          <w:sz w:val="20"/>
          <w:szCs w:val="20"/>
        </w:rPr>
      </w:r>
      <w:r w:rsidRPr="00C4697E">
        <w:rPr>
          <w:sz w:val="20"/>
          <w:szCs w:val="20"/>
          <w:rPrChange w:id="68" w:author="Mostafa Sameer" w:date="2024-10-16T00:53:00Z" w16du:dateUtc="2024-10-16T04:53:00Z">
            <w:rPr>
              <w:rFonts w:ascii="Aptos" w:eastAsia="Aptos" w:hAnsi="Aptos" w:cs="Aptos"/>
              <w:color w:val="467886"/>
              <w:sz w:val="24"/>
              <w:szCs w:val="24"/>
              <w:u w:val="single"/>
            </w:rPr>
          </w:rPrChange>
        </w:rPr>
        <w:fldChar w:fldCharType="separate"/>
      </w:r>
      <w:r w:rsidRPr="00C4697E">
        <w:rPr>
          <w:rFonts w:eastAsia="Aptos"/>
          <w:color w:val="467886"/>
          <w:sz w:val="20"/>
          <w:szCs w:val="20"/>
          <w:u w:val="single"/>
          <w:rPrChange w:id="69" w:author="Mostafa Sameer" w:date="2024-10-16T00:53:00Z" w16du:dateUtc="2024-10-16T04:53:00Z">
            <w:rPr>
              <w:rFonts w:ascii="Aptos" w:eastAsia="Aptos" w:hAnsi="Aptos" w:cs="Aptos"/>
              <w:color w:val="467886"/>
              <w:sz w:val="24"/>
              <w:szCs w:val="24"/>
              <w:u w:val="single"/>
            </w:rPr>
          </w:rPrChange>
        </w:rPr>
        <w:t>rcatarelli@ufl.edu</w:t>
      </w:r>
      <w:r w:rsidRPr="00C4697E">
        <w:rPr>
          <w:rFonts w:eastAsia="Aptos"/>
          <w:color w:val="467886"/>
          <w:sz w:val="20"/>
          <w:szCs w:val="20"/>
          <w:u w:val="single"/>
          <w:rPrChange w:id="70" w:author="Mostafa Sameer" w:date="2024-10-16T00:53:00Z" w16du:dateUtc="2024-10-16T04:53:00Z">
            <w:rPr>
              <w:rFonts w:ascii="Aptos" w:eastAsia="Aptos" w:hAnsi="Aptos" w:cs="Aptos"/>
              <w:color w:val="467886"/>
              <w:sz w:val="24"/>
              <w:szCs w:val="24"/>
              <w:u w:val="single"/>
            </w:rPr>
          </w:rPrChange>
        </w:rPr>
        <w:fldChar w:fldCharType="end"/>
      </w:r>
      <w:r w:rsidRPr="00C4697E">
        <w:rPr>
          <w:rFonts w:eastAsia="Aptos"/>
          <w:sz w:val="20"/>
          <w:szCs w:val="20"/>
          <w:rPrChange w:id="71" w:author="Mostafa Sameer" w:date="2024-10-16T00:53:00Z" w16du:dateUtc="2024-10-16T04:53:00Z">
            <w:rPr>
              <w:rFonts w:ascii="Aptos" w:eastAsia="Aptos" w:hAnsi="Aptos" w:cs="Aptos"/>
              <w:sz w:val="24"/>
              <w:szCs w:val="24"/>
            </w:rPr>
          </w:rPrChange>
        </w:rPr>
        <w:t>, (727) 686-3901, Co-Principal Investigator</w:t>
      </w:r>
    </w:p>
    <w:p w14:paraId="00000019" w14:textId="77777777" w:rsidR="00A67222" w:rsidRPr="00C4697E" w:rsidRDefault="00A67222">
      <w:pPr>
        <w:spacing w:after="160" w:line="240" w:lineRule="auto"/>
        <w:jc w:val="center"/>
        <w:rPr>
          <w:rFonts w:eastAsia="Aptos"/>
          <w:sz w:val="20"/>
          <w:szCs w:val="20"/>
          <w:rPrChange w:id="72" w:author="Mostafa Sameer" w:date="2024-10-16T00:53:00Z" w16du:dateUtc="2024-10-16T04:53:00Z">
            <w:rPr>
              <w:rFonts w:ascii="Aptos" w:eastAsia="Aptos" w:hAnsi="Aptos" w:cs="Aptos"/>
              <w:sz w:val="24"/>
              <w:szCs w:val="24"/>
            </w:rPr>
          </w:rPrChange>
        </w:rPr>
      </w:pPr>
    </w:p>
    <w:p w14:paraId="0000001A" w14:textId="77777777" w:rsidR="00A67222" w:rsidRPr="00C4697E" w:rsidRDefault="00A67222">
      <w:pPr>
        <w:spacing w:after="160" w:line="240" w:lineRule="auto"/>
        <w:rPr>
          <w:rFonts w:eastAsia="Aptos"/>
          <w:sz w:val="20"/>
          <w:szCs w:val="20"/>
          <w:rPrChange w:id="73" w:author="Mostafa Sameer" w:date="2024-10-16T00:53:00Z" w16du:dateUtc="2024-10-16T04:53:00Z">
            <w:rPr>
              <w:rFonts w:ascii="Aptos" w:eastAsia="Aptos" w:hAnsi="Aptos" w:cs="Aptos"/>
              <w:sz w:val="24"/>
              <w:szCs w:val="24"/>
            </w:rPr>
          </w:rPrChange>
        </w:rPr>
      </w:pPr>
    </w:p>
    <w:p w14:paraId="0000001B" w14:textId="77777777" w:rsidR="00A67222" w:rsidRPr="00C4697E" w:rsidRDefault="00A67222">
      <w:pPr>
        <w:spacing w:after="160" w:line="240" w:lineRule="auto"/>
        <w:jc w:val="center"/>
        <w:rPr>
          <w:rFonts w:eastAsia="Aptos"/>
          <w:sz w:val="20"/>
          <w:szCs w:val="20"/>
          <w:rPrChange w:id="74" w:author="Mostafa Sameer" w:date="2024-10-16T00:53:00Z" w16du:dateUtc="2024-10-16T04:53:00Z">
            <w:rPr>
              <w:rFonts w:ascii="Aptos" w:eastAsia="Aptos" w:hAnsi="Aptos" w:cs="Aptos"/>
              <w:sz w:val="24"/>
              <w:szCs w:val="24"/>
            </w:rPr>
          </w:rPrChange>
        </w:rPr>
      </w:pPr>
    </w:p>
    <w:p w14:paraId="0000001C" w14:textId="77777777" w:rsidR="00A67222" w:rsidRPr="00C4697E" w:rsidRDefault="00A67222">
      <w:pPr>
        <w:spacing w:after="160" w:line="240" w:lineRule="auto"/>
        <w:jc w:val="center"/>
        <w:rPr>
          <w:rFonts w:eastAsia="Aptos"/>
          <w:sz w:val="20"/>
          <w:szCs w:val="20"/>
          <w:rPrChange w:id="75" w:author="Mostafa Sameer" w:date="2024-10-16T00:53:00Z" w16du:dateUtc="2024-10-16T04:53:00Z">
            <w:rPr>
              <w:rFonts w:ascii="Aptos" w:eastAsia="Aptos" w:hAnsi="Aptos" w:cs="Aptos"/>
              <w:sz w:val="24"/>
              <w:szCs w:val="24"/>
            </w:rPr>
          </w:rPrChange>
        </w:rPr>
      </w:pPr>
    </w:p>
    <w:p w14:paraId="0000001D" w14:textId="3D801FBB" w:rsidR="00A67222" w:rsidRPr="00C4697E" w:rsidRDefault="005F6334">
      <w:pPr>
        <w:spacing w:after="160" w:line="240" w:lineRule="auto"/>
        <w:jc w:val="center"/>
        <w:rPr>
          <w:rFonts w:eastAsia="Aptos"/>
          <w:sz w:val="20"/>
          <w:szCs w:val="20"/>
          <w:rPrChange w:id="76" w:author="Mostafa Sameer" w:date="2024-10-16T00:53:00Z" w16du:dateUtc="2024-10-16T04:53:00Z">
            <w:rPr>
              <w:rFonts w:ascii="Aptos" w:eastAsia="Aptos" w:hAnsi="Aptos" w:cs="Aptos"/>
              <w:sz w:val="24"/>
              <w:szCs w:val="24"/>
            </w:rPr>
          </w:rPrChange>
        </w:rPr>
      </w:pPr>
      <w:r w:rsidRPr="00C4697E">
        <w:rPr>
          <w:rFonts w:eastAsia="Aptos"/>
          <w:sz w:val="20"/>
          <w:szCs w:val="20"/>
          <w:rPrChange w:id="77" w:author="Mostafa Sameer" w:date="2024-10-16T00:53:00Z" w16du:dateUtc="2024-10-16T04:53:00Z">
            <w:rPr>
              <w:rFonts w:ascii="Aptos" w:eastAsia="Aptos" w:hAnsi="Aptos" w:cs="Aptos"/>
              <w:sz w:val="24"/>
              <w:szCs w:val="24"/>
            </w:rPr>
          </w:rPrChange>
        </w:rPr>
        <w:t xml:space="preserve">Department </w:t>
      </w:r>
      <w:r w:rsidR="0036219E">
        <w:rPr>
          <w:rFonts w:eastAsia="Aptos"/>
          <w:sz w:val="20"/>
          <w:szCs w:val="20"/>
        </w:rPr>
        <w:t>of</w:t>
      </w:r>
      <w:r w:rsidRPr="00C4697E">
        <w:rPr>
          <w:rFonts w:eastAsia="Aptos"/>
          <w:sz w:val="20"/>
          <w:szCs w:val="20"/>
          <w:rPrChange w:id="78" w:author="Mostafa Sameer" w:date="2024-10-16T00:53:00Z" w16du:dateUtc="2024-10-16T04:53:00Z">
            <w:rPr>
              <w:rFonts w:ascii="Aptos" w:eastAsia="Aptos" w:hAnsi="Aptos" w:cs="Aptos"/>
              <w:sz w:val="24"/>
              <w:szCs w:val="24"/>
            </w:rPr>
          </w:rPrChange>
        </w:rPr>
        <w:t xml:space="preserve"> Civil </w:t>
      </w:r>
      <w:r w:rsidR="0036219E">
        <w:rPr>
          <w:rFonts w:eastAsia="Aptos"/>
          <w:sz w:val="20"/>
          <w:szCs w:val="20"/>
        </w:rPr>
        <w:t>and</w:t>
      </w:r>
      <w:r w:rsidRPr="00C4697E">
        <w:rPr>
          <w:rFonts w:eastAsia="Aptos"/>
          <w:sz w:val="20"/>
          <w:szCs w:val="20"/>
          <w:rPrChange w:id="79" w:author="Mostafa Sameer" w:date="2024-10-16T00:53:00Z" w16du:dateUtc="2024-10-16T04:53:00Z">
            <w:rPr>
              <w:rFonts w:ascii="Aptos" w:eastAsia="Aptos" w:hAnsi="Aptos" w:cs="Aptos"/>
              <w:sz w:val="24"/>
              <w:szCs w:val="24"/>
            </w:rPr>
          </w:rPrChange>
        </w:rPr>
        <w:t xml:space="preserve"> Environmental Engineering (CEE)</w:t>
      </w:r>
    </w:p>
    <w:p w14:paraId="0000001E" w14:textId="77777777" w:rsidR="00A67222" w:rsidRPr="00C4697E" w:rsidRDefault="005F6334">
      <w:pPr>
        <w:spacing w:line="240" w:lineRule="auto"/>
        <w:jc w:val="center"/>
        <w:rPr>
          <w:rFonts w:eastAsia="Aptos"/>
          <w:sz w:val="20"/>
          <w:szCs w:val="20"/>
          <w:rPrChange w:id="80" w:author="Mostafa Sameer" w:date="2024-10-16T00:53:00Z" w16du:dateUtc="2024-10-16T04:53:00Z">
            <w:rPr>
              <w:rFonts w:ascii="Aptos" w:eastAsia="Aptos" w:hAnsi="Aptos" w:cs="Aptos"/>
              <w:sz w:val="24"/>
              <w:szCs w:val="24"/>
            </w:rPr>
          </w:rPrChange>
        </w:rPr>
      </w:pPr>
      <w:r w:rsidRPr="00C4697E">
        <w:rPr>
          <w:rFonts w:eastAsia="Aptos"/>
          <w:noProof/>
          <w:sz w:val="20"/>
          <w:szCs w:val="20"/>
          <w:rPrChange w:id="81" w:author="Mostafa Sameer" w:date="2024-10-16T00:53:00Z" w16du:dateUtc="2024-10-16T04:53:00Z">
            <w:rPr>
              <w:rFonts w:ascii="Aptos" w:eastAsia="Aptos" w:hAnsi="Aptos" w:cs="Aptos"/>
              <w:noProof/>
            </w:rPr>
          </w:rPrChange>
        </w:rPr>
        <w:drawing>
          <wp:inline distT="0" distB="0" distL="0" distR="0" wp14:anchorId="3BD68CA2" wp14:editId="30DDFEA4">
            <wp:extent cx="3248109" cy="666278"/>
            <wp:effectExtent l="0" t="0" r="0" b="0"/>
            <wp:docPr id="1200523304" name="image6.jpg" descr="Florida International University Logo and symbol, meaning, history, PNG,  brand"/>
            <wp:cNvGraphicFramePr/>
            <a:graphic xmlns:a="http://schemas.openxmlformats.org/drawingml/2006/main">
              <a:graphicData uri="http://schemas.openxmlformats.org/drawingml/2006/picture">
                <pic:pic xmlns:pic="http://schemas.openxmlformats.org/drawingml/2006/picture">
                  <pic:nvPicPr>
                    <pic:cNvPr id="0" name="image6.jpg" descr="Florida International University Logo and symbol, meaning, history, PNG,  brand"/>
                    <pic:cNvPicPr preferRelativeResize="0"/>
                  </pic:nvPicPr>
                  <pic:blipFill>
                    <a:blip r:embed="rId9"/>
                    <a:srcRect t="32194" b="31338"/>
                    <a:stretch>
                      <a:fillRect/>
                    </a:stretch>
                  </pic:blipFill>
                  <pic:spPr>
                    <a:xfrm>
                      <a:off x="0" y="0"/>
                      <a:ext cx="3248109" cy="666278"/>
                    </a:xfrm>
                    <a:prstGeom prst="rect">
                      <a:avLst/>
                    </a:prstGeom>
                    <a:ln/>
                  </pic:spPr>
                </pic:pic>
              </a:graphicData>
            </a:graphic>
          </wp:inline>
        </w:drawing>
      </w:r>
    </w:p>
    <w:p w14:paraId="0000001F" w14:textId="77777777" w:rsidR="00A67222" w:rsidRPr="00C4697E" w:rsidRDefault="00A67222">
      <w:pPr>
        <w:spacing w:line="240" w:lineRule="auto"/>
        <w:jc w:val="center"/>
        <w:rPr>
          <w:rFonts w:eastAsia="Aptos"/>
          <w:sz w:val="20"/>
          <w:szCs w:val="20"/>
          <w:rPrChange w:id="82" w:author="Mostafa Sameer" w:date="2024-10-16T00:53:00Z" w16du:dateUtc="2024-10-16T04:53:00Z">
            <w:rPr>
              <w:rFonts w:ascii="Aptos" w:eastAsia="Aptos" w:hAnsi="Aptos" w:cs="Aptos"/>
              <w:sz w:val="24"/>
              <w:szCs w:val="24"/>
            </w:rPr>
          </w:rPrChange>
        </w:rPr>
      </w:pPr>
    </w:p>
    <w:p w14:paraId="00000020" w14:textId="77777777" w:rsidR="00A67222" w:rsidRPr="00C4697E" w:rsidRDefault="005F6334">
      <w:pPr>
        <w:spacing w:line="240" w:lineRule="auto"/>
        <w:jc w:val="center"/>
        <w:rPr>
          <w:rFonts w:eastAsia="Aptos"/>
          <w:sz w:val="20"/>
          <w:szCs w:val="20"/>
          <w:rPrChange w:id="83" w:author="Mostafa Sameer" w:date="2024-10-16T00:53:00Z" w16du:dateUtc="2024-10-16T04:53:00Z">
            <w:rPr>
              <w:rFonts w:ascii="Aptos" w:eastAsia="Aptos" w:hAnsi="Aptos" w:cs="Aptos"/>
              <w:sz w:val="24"/>
              <w:szCs w:val="24"/>
            </w:rPr>
          </w:rPrChange>
        </w:rPr>
        <w:sectPr w:rsidR="00A67222" w:rsidRPr="00C4697E">
          <w:footerReference w:type="default" r:id="rId10"/>
          <w:pgSz w:w="12240" w:h="15840"/>
          <w:pgMar w:top="1440" w:right="1440" w:bottom="1440" w:left="1440" w:header="720" w:footer="720" w:gutter="0"/>
          <w:pgNumType w:start="1"/>
          <w:cols w:space="720"/>
        </w:sectPr>
      </w:pPr>
      <w:r w:rsidRPr="00C4697E">
        <w:rPr>
          <w:rFonts w:eastAsia="Aptos"/>
          <w:sz w:val="20"/>
          <w:szCs w:val="20"/>
          <w:rPrChange w:id="84" w:author="Mostafa Sameer" w:date="2024-10-16T00:53:00Z" w16du:dateUtc="2024-10-16T04:53:00Z">
            <w:rPr>
              <w:rFonts w:ascii="Aptos" w:eastAsia="Aptos" w:hAnsi="Aptos" w:cs="Aptos"/>
              <w:sz w:val="24"/>
              <w:szCs w:val="24"/>
            </w:rPr>
          </w:rPrChange>
        </w:rPr>
        <w:t>Florida International University (FIU)</w:t>
      </w:r>
    </w:p>
    <w:p w14:paraId="2641EECC" w14:textId="77777777" w:rsidR="008E666E" w:rsidRPr="00C4697E" w:rsidRDefault="008E666E">
      <w:pPr>
        <w:pStyle w:val="Heading1"/>
        <w:rPr>
          <w:b/>
          <w:bCs/>
          <w:sz w:val="24"/>
          <w:szCs w:val="24"/>
          <w:rPrChange w:id="85" w:author="Mostafa Sameer" w:date="2024-10-16T00:54:00Z" w16du:dateUtc="2024-10-16T04:54:00Z">
            <w:rPr/>
          </w:rPrChange>
        </w:rPr>
        <w:pPrChange w:id="86" w:author="Mostafa Sameer" w:date="2024-10-16T00:54:00Z" w16du:dateUtc="2024-10-16T04:54:00Z">
          <w:pPr>
            <w:numPr>
              <w:numId w:val="2"/>
            </w:numPr>
            <w:pBdr>
              <w:top w:val="nil"/>
              <w:left w:val="nil"/>
              <w:bottom w:val="nil"/>
              <w:right w:val="nil"/>
              <w:between w:val="nil"/>
            </w:pBdr>
            <w:spacing w:line="360" w:lineRule="auto"/>
            <w:ind w:left="360" w:hanging="360"/>
          </w:pPr>
        </w:pPrChange>
      </w:pPr>
      <w:bookmarkStart w:id="87" w:name="_Toc180058604"/>
      <w:r w:rsidRPr="00C4697E">
        <w:rPr>
          <w:b/>
          <w:bCs/>
          <w:sz w:val="24"/>
          <w:szCs w:val="24"/>
          <w:rPrChange w:id="88" w:author="Mostafa Sameer" w:date="2024-10-16T00:54:00Z" w16du:dateUtc="2024-10-16T04:54:00Z">
            <w:rPr/>
          </w:rPrChange>
        </w:rPr>
        <w:lastRenderedPageBreak/>
        <w:t>Executive Summary:</w:t>
      </w:r>
      <w:bookmarkEnd w:id="87"/>
    </w:p>
    <w:p w14:paraId="4A72DA88" w14:textId="153E3FEF" w:rsidR="008E666E" w:rsidRPr="00C4697E" w:rsidRDefault="008E666E" w:rsidP="008E666E">
      <w:pPr>
        <w:spacing w:before="240" w:after="240" w:line="360" w:lineRule="auto"/>
        <w:jc w:val="both"/>
        <w:rPr>
          <w:rPrChange w:id="89" w:author="Mostafa Sameer" w:date="2024-10-16T00:54:00Z" w16du:dateUtc="2024-10-16T04:54:00Z">
            <w:rPr>
              <w:sz w:val="24"/>
              <w:szCs w:val="24"/>
            </w:rPr>
          </w:rPrChange>
        </w:rPr>
      </w:pPr>
      <w:r w:rsidRPr="00C4697E">
        <w:rPr>
          <w:rPrChange w:id="90" w:author="Mostafa Sameer" w:date="2024-10-16T00:54:00Z" w16du:dateUtc="2024-10-16T04:54:00Z">
            <w:rPr>
              <w:sz w:val="24"/>
              <w:szCs w:val="24"/>
            </w:rPr>
          </w:rPrChange>
        </w:rPr>
        <w:t xml:space="preserve">Past hurricanes have shown that wind-driven rain intrusion through sliding glass doors (SGDs) may cause severe interior damage, property loss, </w:t>
      </w:r>
      <w:r w:rsidR="0036219E">
        <w:t>and</w:t>
      </w:r>
      <w:r w:rsidRPr="00C4697E">
        <w:rPr>
          <w:rPrChange w:id="91" w:author="Mostafa Sameer" w:date="2024-10-16T00:54:00Z" w16du:dateUtc="2024-10-16T04:54:00Z">
            <w:rPr>
              <w:sz w:val="24"/>
              <w:szCs w:val="24"/>
            </w:rPr>
          </w:rPrChange>
        </w:rPr>
        <w:t xml:space="preserve"> health hazards from mold </w:t>
      </w:r>
      <w:r w:rsidR="0036219E">
        <w:t>and</w:t>
      </w:r>
      <w:r w:rsidRPr="00C4697E">
        <w:rPr>
          <w:rPrChange w:id="92" w:author="Mostafa Sameer" w:date="2024-10-16T00:54:00Z" w16du:dateUtc="2024-10-16T04:54:00Z">
            <w:rPr>
              <w:sz w:val="24"/>
              <w:szCs w:val="24"/>
            </w:rPr>
          </w:rPrChange>
        </w:rPr>
        <w:t xml:space="preserve"> mildew. Currently, some mitigation solutions can exhibit differing degrees </w:t>
      </w:r>
      <w:r w:rsidR="0036219E">
        <w:t>of</w:t>
      </w:r>
      <w:r w:rsidRPr="00C4697E">
        <w:rPr>
          <w:rPrChange w:id="93" w:author="Mostafa Sameer" w:date="2024-10-16T00:54:00Z" w16du:dateUtc="2024-10-16T04:54:00Z">
            <w:rPr>
              <w:sz w:val="24"/>
              <w:szCs w:val="24"/>
            </w:rPr>
          </w:rPrChange>
        </w:rPr>
        <w:t xml:space="preserve"> efficacy contingent on storm length, the severity </w:t>
      </w:r>
      <w:r w:rsidR="0036219E">
        <w:t>of</w:t>
      </w:r>
      <w:r w:rsidRPr="00C4697E">
        <w:rPr>
          <w:rPrChange w:id="94" w:author="Mostafa Sameer" w:date="2024-10-16T00:54:00Z" w16du:dateUtc="2024-10-16T04:54:00Z">
            <w:rPr>
              <w:sz w:val="24"/>
              <w:szCs w:val="24"/>
            </w:rPr>
          </w:rPrChange>
        </w:rPr>
        <w:t xml:space="preserve"> the rain, </w:t>
      </w:r>
      <w:r w:rsidR="0036219E">
        <w:t>and</w:t>
      </w:r>
      <w:r w:rsidRPr="00C4697E">
        <w:rPr>
          <w:rPrChange w:id="95" w:author="Mostafa Sameer" w:date="2024-10-16T00:54:00Z" w16du:dateUtc="2024-10-16T04:54:00Z">
            <w:rPr>
              <w:sz w:val="24"/>
              <w:szCs w:val="24"/>
            </w:rPr>
          </w:rPrChange>
        </w:rPr>
        <w:t xml:space="preserve"> wind forces exerted on the door systems, </w:t>
      </w:r>
      <w:r w:rsidR="0036219E">
        <w:t>and</w:t>
      </w:r>
      <w:r w:rsidRPr="00C4697E">
        <w:rPr>
          <w:rPrChange w:id="96" w:author="Mostafa Sameer" w:date="2024-10-16T00:54:00Z" w16du:dateUtc="2024-10-16T04:54:00Z">
            <w:rPr>
              <w:sz w:val="24"/>
              <w:szCs w:val="24"/>
            </w:rPr>
          </w:rPrChange>
        </w:rPr>
        <w:t xml:space="preserve"> the mitigation type. A comprehensive literature review is necessary to identify if the current st</w:t>
      </w:r>
      <w:r w:rsidR="0036219E">
        <w:t>and</w:t>
      </w:r>
      <w:r w:rsidRPr="00C4697E">
        <w:rPr>
          <w:rPrChange w:id="97" w:author="Mostafa Sameer" w:date="2024-10-16T00:54:00Z" w16du:dateUtc="2024-10-16T04:54:00Z">
            <w:rPr>
              <w:sz w:val="24"/>
              <w:szCs w:val="24"/>
            </w:rPr>
          </w:rPrChange>
        </w:rPr>
        <w:t xml:space="preserve">ards are adequate to test SGDs </w:t>
      </w:r>
      <w:r w:rsidR="0036219E">
        <w:t>and</w:t>
      </w:r>
      <w:r w:rsidRPr="00C4697E">
        <w:rPr>
          <w:rPrChange w:id="98" w:author="Mostafa Sameer" w:date="2024-10-16T00:54:00Z" w16du:dateUtc="2024-10-16T04:54:00Z">
            <w:rPr>
              <w:sz w:val="24"/>
              <w:szCs w:val="24"/>
            </w:rPr>
          </w:rPrChange>
        </w:rPr>
        <w:t xml:space="preserve"> their capabilities to test the current mitigation devices in the market.</w:t>
      </w:r>
    </w:p>
    <w:p w14:paraId="333665C1" w14:textId="0073786A" w:rsidR="008E666E" w:rsidRPr="00C4697E" w:rsidDel="00C4697E" w:rsidRDefault="008E666E" w:rsidP="008E666E">
      <w:pPr>
        <w:spacing w:before="240" w:after="240" w:line="360" w:lineRule="auto"/>
        <w:jc w:val="both"/>
        <w:rPr>
          <w:del w:id="99" w:author="Mostafa Sameer" w:date="2024-10-16T00:53:00Z" w16du:dateUtc="2024-10-16T04:53:00Z"/>
          <w:rPrChange w:id="100" w:author="Mostafa Sameer" w:date="2024-10-16T00:54:00Z" w16du:dateUtc="2024-10-16T04:54:00Z">
            <w:rPr>
              <w:del w:id="101" w:author="Mostafa Sameer" w:date="2024-10-16T00:53:00Z" w16du:dateUtc="2024-10-16T04:53:00Z"/>
              <w:sz w:val="24"/>
              <w:szCs w:val="24"/>
            </w:rPr>
          </w:rPrChange>
        </w:rPr>
      </w:pPr>
      <w:r w:rsidRPr="00C4697E">
        <w:rPr>
          <w:rPrChange w:id="102" w:author="Mostafa Sameer" w:date="2024-10-16T00:54:00Z" w16du:dateUtc="2024-10-16T04:54:00Z">
            <w:rPr>
              <w:sz w:val="24"/>
              <w:szCs w:val="24"/>
            </w:rPr>
          </w:rPrChange>
        </w:rPr>
        <w:t>A literature review was conducted to identify if the current testing st</w:t>
      </w:r>
      <w:r w:rsidR="0036219E">
        <w:t>and</w:t>
      </w:r>
      <w:r w:rsidRPr="00C4697E">
        <w:rPr>
          <w:rPrChange w:id="103" w:author="Mostafa Sameer" w:date="2024-10-16T00:54:00Z" w16du:dateUtc="2024-10-16T04:54:00Z">
            <w:rPr>
              <w:sz w:val="24"/>
              <w:szCs w:val="24"/>
            </w:rPr>
          </w:rPrChange>
        </w:rPr>
        <w:t xml:space="preserve">ards are sufficient to evaluate the performance </w:t>
      </w:r>
      <w:r w:rsidR="0036219E">
        <w:t>of</w:t>
      </w:r>
      <w:r w:rsidRPr="00C4697E">
        <w:rPr>
          <w:rPrChange w:id="104" w:author="Mostafa Sameer" w:date="2024-10-16T00:54:00Z" w16du:dateUtc="2024-10-16T04:54:00Z">
            <w:rPr>
              <w:sz w:val="24"/>
              <w:szCs w:val="24"/>
            </w:rPr>
          </w:rPrChange>
        </w:rPr>
        <w:t xml:space="preserve"> sliding glass doors </w:t>
      </w:r>
      <w:r w:rsidR="0036219E">
        <w:t>and</w:t>
      </w:r>
      <w:r w:rsidRPr="00C4697E">
        <w:rPr>
          <w:rPrChange w:id="105" w:author="Mostafa Sameer" w:date="2024-10-16T00:54:00Z" w16du:dateUtc="2024-10-16T04:54:00Z">
            <w:rPr>
              <w:sz w:val="24"/>
              <w:szCs w:val="24"/>
            </w:rPr>
          </w:rPrChange>
        </w:rPr>
        <w:t xml:space="preserve"> recommend any modification that needs to be done to improve the st</w:t>
      </w:r>
      <w:r w:rsidR="0036219E">
        <w:t>and</w:t>
      </w:r>
      <w:r w:rsidRPr="00C4697E">
        <w:rPr>
          <w:rPrChange w:id="106" w:author="Mostafa Sameer" w:date="2024-10-16T00:54:00Z" w16du:dateUtc="2024-10-16T04:54:00Z">
            <w:rPr>
              <w:sz w:val="24"/>
              <w:szCs w:val="24"/>
            </w:rPr>
          </w:rPrChange>
        </w:rPr>
        <w:t>ards. The literature review includes the recent SGDs WDR intrusion testing st</w:t>
      </w:r>
      <w:r w:rsidR="0036219E">
        <w:t>and</w:t>
      </w:r>
      <w:r w:rsidRPr="00C4697E">
        <w:rPr>
          <w:rPrChange w:id="107" w:author="Mostafa Sameer" w:date="2024-10-16T00:54:00Z" w16du:dateUtc="2024-10-16T04:54:00Z">
            <w:rPr>
              <w:sz w:val="24"/>
              <w:szCs w:val="24"/>
            </w:rPr>
          </w:rPrChange>
        </w:rPr>
        <w:t xml:space="preserve">ards, academic reports based on experimental testing, </w:t>
      </w:r>
      <w:r w:rsidR="0036219E">
        <w:t>and</w:t>
      </w:r>
      <w:r w:rsidRPr="00C4697E">
        <w:rPr>
          <w:rPrChange w:id="108" w:author="Mostafa Sameer" w:date="2024-10-16T00:54:00Z" w16du:dateUtc="2024-10-16T04:54:00Z">
            <w:rPr>
              <w:sz w:val="24"/>
              <w:szCs w:val="24"/>
            </w:rPr>
          </w:rPrChange>
        </w:rPr>
        <w:t xml:space="preserve"> impact reports from previous hurricanes such as the FEMA report on Hurricane Irma </w:t>
      </w:r>
      <w:r w:rsidR="0036219E">
        <w:t>and</w:t>
      </w:r>
      <w:r w:rsidRPr="00C4697E">
        <w:rPr>
          <w:rPrChange w:id="109" w:author="Mostafa Sameer" w:date="2024-10-16T00:54:00Z" w16du:dateUtc="2024-10-16T04:54:00Z">
            <w:rPr>
              <w:sz w:val="24"/>
              <w:szCs w:val="24"/>
            </w:rPr>
          </w:rPrChange>
        </w:rPr>
        <w:t xml:space="preserve"> Hurricane Matthew. The literature review process is guided by recommendations from the Technical Advisory Committee (TAC) </w:t>
      </w:r>
      <w:r w:rsidR="0036219E">
        <w:t>and</w:t>
      </w:r>
      <w:r w:rsidRPr="00C4697E">
        <w:rPr>
          <w:rPrChange w:id="110" w:author="Mostafa Sameer" w:date="2024-10-16T00:54:00Z" w16du:dateUtc="2024-10-16T04:54:00Z">
            <w:rPr>
              <w:sz w:val="24"/>
              <w:szCs w:val="24"/>
            </w:rPr>
          </w:rPrChange>
        </w:rPr>
        <w:t xml:space="preserve"> the final recommendations are suggested herein to the Florida Building Commission (FBC) Hurricane Research Advisory Committee (HRAC).  </w:t>
      </w:r>
    </w:p>
    <w:p w14:paraId="1A006812" w14:textId="77777777" w:rsidR="00586DF4" w:rsidRDefault="00586DF4">
      <w:pPr>
        <w:spacing w:before="240" w:after="240" w:line="360" w:lineRule="auto"/>
        <w:jc w:val="both"/>
        <w:rPr>
          <w:b/>
          <w:sz w:val="20"/>
          <w:szCs w:val="20"/>
          <w:rPrChange w:id="111" w:author="Mostafa Sameer" w:date="2024-10-16T00:53:00Z" w16du:dateUtc="2024-10-16T04:53:00Z">
            <w:rPr>
              <w:b/>
              <w:sz w:val="24"/>
              <w:szCs w:val="24"/>
            </w:rPr>
          </w:rPrChange>
        </w:rPr>
        <w:sectPr w:rsidR="00000000">
          <w:pgSz w:w="12240" w:h="15840"/>
          <w:pgMar w:top="1440" w:right="1440" w:bottom="1440" w:left="1440" w:header="720" w:footer="720" w:gutter="0"/>
          <w:cols w:space="720"/>
        </w:sectPr>
        <w:pPrChange w:id="112" w:author="Mostafa Sameer" w:date="2024-10-16T00:53:00Z" w16du:dateUtc="2024-10-16T04:53:00Z">
          <w:pPr>
            <w:spacing w:line="240" w:lineRule="auto"/>
            <w:jc w:val="both"/>
          </w:pPr>
        </w:pPrChange>
      </w:pPr>
    </w:p>
    <w:p w14:paraId="00000021" w14:textId="77777777" w:rsidR="00A67222" w:rsidRPr="00C4697E" w:rsidDel="00C4697E" w:rsidRDefault="00A67222">
      <w:pPr>
        <w:spacing w:line="240" w:lineRule="auto"/>
        <w:jc w:val="both"/>
        <w:rPr>
          <w:del w:id="113" w:author="Mostafa Sameer" w:date="2024-10-16T00:53:00Z" w16du:dateUtc="2024-10-16T04:53:00Z"/>
          <w:b/>
          <w:sz w:val="20"/>
          <w:szCs w:val="20"/>
          <w:rPrChange w:id="114" w:author="Mostafa Sameer" w:date="2024-10-16T00:53:00Z" w16du:dateUtc="2024-10-16T04:53:00Z">
            <w:rPr>
              <w:del w:id="115" w:author="Mostafa Sameer" w:date="2024-10-16T00:53:00Z" w16du:dateUtc="2024-10-16T04:53:00Z"/>
              <w:b/>
              <w:sz w:val="24"/>
              <w:szCs w:val="24"/>
            </w:rPr>
          </w:rPrChange>
        </w:rPr>
      </w:pPr>
    </w:p>
    <w:p w14:paraId="00000023" w14:textId="45EB1DF8" w:rsidR="00A67222" w:rsidRPr="00C4697E" w:rsidDel="00C4697E" w:rsidRDefault="00A67222">
      <w:pPr>
        <w:spacing w:line="240" w:lineRule="auto"/>
        <w:rPr>
          <w:del w:id="116" w:author="Mostafa Sameer" w:date="2024-10-16T00:53:00Z" w16du:dateUtc="2024-10-16T04:53:00Z"/>
          <w:b/>
          <w:sz w:val="20"/>
          <w:szCs w:val="20"/>
          <w:rPrChange w:id="117" w:author="Mostafa Sameer" w:date="2024-10-16T00:53:00Z" w16du:dateUtc="2024-10-16T04:53:00Z">
            <w:rPr>
              <w:del w:id="118" w:author="Mostafa Sameer" w:date="2024-10-16T00:53:00Z" w16du:dateUtc="2024-10-16T04:53:00Z"/>
              <w:b/>
              <w:sz w:val="24"/>
              <w:szCs w:val="24"/>
            </w:rPr>
          </w:rPrChange>
        </w:rPr>
        <w:pPrChange w:id="119" w:author="Mostafa Sameer" w:date="2024-10-16T00:53:00Z" w16du:dateUtc="2024-10-16T04:53:00Z">
          <w:pPr>
            <w:spacing w:line="240" w:lineRule="auto"/>
            <w:jc w:val="center"/>
          </w:pPr>
        </w:pPrChange>
      </w:pPr>
    </w:p>
    <w:p w14:paraId="00000024" w14:textId="04A86BD2" w:rsidR="00A67222" w:rsidRPr="00C4697E" w:rsidDel="00C4697E" w:rsidRDefault="005F6334">
      <w:pPr>
        <w:spacing w:line="240" w:lineRule="auto"/>
        <w:rPr>
          <w:del w:id="120" w:author="Mostafa Sameer" w:date="2024-10-16T00:53:00Z" w16du:dateUtc="2024-10-16T04:53:00Z"/>
          <w:b/>
          <w:sz w:val="20"/>
          <w:szCs w:val="20"/>
          <w:rPrChange w:id="121" w:author="Mostafa Sameer" w:date="2024-10-16T00:53:00Z" w16du:dateUtc="2024-10-16T04:53:00Z">
            <w:rPr>
              <w:del w:id="122" w:author="Mostafa Sameer" w:date="2024-10-16T00:53:00Z" w16du:dateUtc="2024-10-16T04:53:00Z"/>
              <w:b/>
              <w:sz w:val="24"/>
              <w:szCs w:val="24"/>
            </w:rPr>
          </w:rPrChange>
        </w:rPr>
        <w:pPrChange w:id="123" w:author="Mostafa Sameer" w:date="2024-10-16T00:53:00Z" w16du:dateUtc="2024-10-16T04:53:00Z">
          <w:pPr>
            <w:spacing w:line="240" w:lineRule="auto"/>
            <w:jc w:val="center"/>
          </w:pPr>
        </w:pPrChange>
      </w:pPr>
      <w:del w:id="124" w:author="Mostafa Sameer" w:date="2024-10-16T00:53:00Z" w16du:dateUtc="2024-10-16T04:53:00Z">
        <w:r w:rsidRPr="00C4697E" w:rsidDel="00C4697E">
          <w:rPr>
            <w:b/>
            <w:sz w:val="20"/>
            <w:szCs w:val="20"/>
            <w:rPrChange w:id="125" w:author="Mostafa Sameer" w:date="2024-10-16T00:53:00Z" w16du:dateUtc="2024-10-16T04:53:00Z">
              <w:rPr>
                <w:b/>
                <w:sz w:val="24"/>
                <w:szCs w:val="24"/>
              </w:rPr>
            </w:rPrChange>
          </w:rPr>
          <w:delText>INDEX</w:delText>
        </w:r>
      </w:del>
    </w:p>
    <w:customXmlInsRangeStart w:id="126" w:author="Mostafa Sameer" w:date="2024-10-16T00:52:00Z"/>
    <w:sdt>
      <w:sdtPr>
        <w:rPr>
          <w:rFonts w:ascii="Arial" w:eastAsia="Arial" w:hAnsi="Arial" w:cs="Arial"/>
          <w:color w:val="auto"/>
          <w:sz w:val="20"/>
          <w:szCs w:val="20"/>
          <w:lang w:val="en"/>
        </w:rPr>
        <w:id w:val="-947615099"/>
        <w:docPartObj>
          <w:docPartGallery w:val="Table of Contents"/>
          <w:docPartUnique/>
        </w:docPartObj>
      </w:sdtPr>
      <w:sdtEndPr>
        <w:rPr>
          <w:b/>
          <w:bCs/>
          <w:noProof/>
        </w:rPr>
      </w:sdtEndPr>
      <w:sdtContent>
        <w:customXmlInsRangeEnd w:id="126"/>
        <w:p w14:paraId="4AB40EF7" w14:textId="4BD57518" w:rsidR="0046091A" w:rsidRPr="00A64677" w:rsidRDefault="00A64677">
          <w:pPr>
            <w:pStyle w:val="TOCHeading"/>
            <w:jc w:val="center"/>
            <w:rPr>
              <w:ins w:id="127" w:author="Mostafa Sameer" w:date="2024-10-16T00:52:00Z" w16du:dateUtc="2024-10-16T04:52:00Z"/>
              <w:rFonts w:ascii="Arial" w:hAnsi="Arial" w:cs="Arial"/>
              <w:b/>
              <w:bCs/>
              <w:color w:val="auto"/>
              <w:sz w:val="22"/>
              <w:szCs w:val="22"/>
              <w:rPrChange w:id="128" w:author="Mostafa Sameer" w:date="2024-10-16T02:12:00Z" w16du:dateUtc="2024-10-16T06:12:00Z">
                <w:rPr>
                  <w:ins w:id="129" w:author="Mostafa Sameer" w:date="2024-10-16T00:52:00Z" w16du:dateUtc="2024-10-16T04:52:00Z"/>
                </w:rPr>
              </w:rPrChange>
            </w:rPr>
            <w:pPrChange w:id="130" w:author="Mostafa Sameer" w:date="2024-10-16T00:53:00Z" w16du:dateUtc="2024-10-16T04:53:00Z">
              <w:pPr>
                <w:pStyle w:val="TOCHeading"/>
              </w:pPr>
            </w:pPrChange>
          </w:pPr>
          <w:ins w:id="131" w:author="Mostafa Sameer" w:date="2024-10-16T00:52:00Z" w16du:dateUtc="2024-10-16T04:52:00Z">
            <w:r w:rsidRPr="00A64677">
              <w:rPr>
                <w:rFonts w:ascii="Arial" w:hAnsi="Arial" w:cs="Arial"/>
                <w:b/>
                <w:bCs/>
                <w:color w:val="auto"/>
                <w:sz w:val="22"/>
                <w:szCs w:val="22"/>
              </w:rPr>
              <w:t>CONTENTS</w:t>
            </w:r>
          </w:ins>
        </w:p>
        <w:p w14:paraId="1B2AEB84" w14:textId="11017F1D" w:rsidR="008E74D1" w:rsidRPr="008E74D1" w:rsidRDefault="0046091A">
          <w:pPr>
            <w:pStyle w:val="TOC1"/>
            <w:tabs>
              <w:tab w:val="right" w:leader="dot" w:pos="9350"/>
            </w:tabs>
            <w:rPr>
              <w:rFonts w:ascii="Arial" w:hAnsi="Arial" w:cs="Arial"/>
              <w:noProof/>
              <w:kern w:val="2"/>
              <w14:ligatures w14:val="standardContextual"/>
            </w:rPr>
          </w:pPr>
          <w:ins w:id="132" w:author="Mostafa Sameer" w:date="2024-10-16T00:52:00Z" w16du:dateUtc="2024-10-16T04:52:00Z">
            <w:r w:rsidRPr="005C4511">
              <w:rPr>
                <w:rFonts w:ascii="Arial" w:hAnsi="Arial" w:cs="Arial"/>
                <w:rPrChange w:id="133" w:author="Mostafa Sameer" w:date="2024-10-16T02:12:00Z" w16du:dateUtc="2024-10-16T06:12:00Z">
                  <w:rPr/>
                </w:rPrChange>
              </w:rPr>
              <w:fldChar w:fldCharType="begin"/>
            </w:r>
            <w:r w:rsidRPr="005C4511">
              <w:rPr>
                <w:rFonts w:ascii="Arial" w:hAnsi="Arial" w:cs="Arial"/>
                <w:rPrChange w:id="134" w:author="Mostafa Sameer" w:date="2024-10-16T02:12:00Z" w16du:dateUtc="2024-10-16T06:12:00Z">
                  <w:rPr/>
                </w:rPrChange>
              </w:rPr>
              <w:instrText xml:space="preserve"> TOC \o "1-3" \h \z \u </w:instrText>
            </w:r>
            <w:r w:rsidRPr="005C4511">
              <w:rPr>
                <w:rFonts w:ascii="Arial" w:hAnsi="Arial" w:cs="Arial"/>
                <w:rPrChange w:id="135" w:author="Mostafa Sameer" w:date="2024-10-16T02:12:00Z" w16du:dateUtc="2024-10-16T06:12:00Z">
                  <w:rPr>
                    <w:rFonts w:ascii="Arial" w:eastAsia="Arial" w:hAnsi="Arial" w:cs="Arial"/>
                    <w:b/>
                    <w:bCs/>
                    <w:noProof/>
                    <w:lang w:val="en"/>
                  </w:rPr>
                </w:rPrChange>
              </w:rPr>
              <w:fldChar w:fldCharType="separate"/>
            </w:r>
          </w:ins>
          <w:hyperlink w:anchor="_Toc180058604" w:history="1">
            <w:r w:rsidR="00A64677">
              <w:rPr>
                <w:rStyle w:val="Hyperlink"/>
                <w:rFonts w:ascii="Arial" w:hAnsi="Arial" w:cs="Arial"/>
                <w:b/>
                <w:bCs/>
                <w:noProof/>
                <w:sz w:val="20"/>
                <w:szCs w:val="20"/>
              </w:rPr>
              <w:t>E</w:t>
            </w:r>
            <w:r w:rsidR="00A64677" w:rsidRPr="008E74D1">
              <w:rPr>
                <w:rStyle w:val="Hyperlink"/>
                <w:rFonts w:ascii="Arial" w:hAnsi="Arial" w:cs="Arial"/>
                <w:b/>
                <w:bCs/>
                <w:noProof/>
                <w:sz w:val="20"/>
                <w:szCs w:val="20"/>
              </w:rPr>
              <w:t>XECUTIVE SUMMARY</w:t>
            </w:r>
            <w:r w:rsidR="008E74D1" w:rsidRPr="008E74D1">
              <w:rPr>
                <w:rStyle w:val="Hyperlink"/>
                <w:rFonts w:ascii="Arial" w:hAnsi="Arial" w:cs="Arial"/>
                <w:b/>
                <w:bCs/>
                <w:noProof/>
                <w:sz w:val="20"/>
                <w:szCs w:val="20"/>
              </w:rPr>
              <w:t>:</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_Toc180058604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2</w:t>
            </w:r>
            <w:r w:rsidR="008E74D1" w:rsidRPr="008E74D1">
              <w:rPr>
                <w:rFonts w:ascii="Arial" w:hAnsi="Arial" w:cs="Arial"/>
                <w:noProof/>
                <w:webHidden/>
                <w:sz w:val="20"/>
                <w:szCs w:val="20"/>
              </w:rPr>
              <w:fldChar w:fldCharType="end"/>
            </w:r>
          </w:hyperlink>
        </w:p>
        <w:p w14:paraId="5899E48B" w14:textId="7F387098" w:rsidR="008E74D1" w:rsidRPr="008E74D1" w:rsidRDefault="00586DF4">
          <w:pPr>
            <w:pStyle w:val="TOC1"/>
            <w:tabs>
              <w:tab w:val="right" w:leader="dot" w:pos="9350"/>
            </w:tabs>
            <w:rPr>
              <w:rFonts w:ascii="Arial" w:hAnsi="Arial" w:cs="Arial"/>
              <w:noProof/>
              <w:kern w:val="2"/>
              <w14:ligatures w14:val="standardContextual"/>
            </w:rPr>
          </w:pPr>
          <w:hyperlink w:anchor="_Toc180058605" w:history="1">
            <w:r w:rsidR="008E74D1" w:rsidRPr="008E74D1">
              <w:rPr>
                <w:rStyle w:val="Hyperlink"/>
                <w:rFonts w:ascii="Arial" w:hAnsi="Arial" w:cs="Arial"/>
                <w:b/>
                <w:bCs/>
                <w:noProof/>
                <w:sz w:val="20"/>
                <w:szCs w:val="20"/>
              </w:rPr>
              <w:t>Introduction</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_Toc180058605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5</w:t>
            </w:r>
            <w:r w:rsidR="008E74D1" w:rsidRPr="008E74D1">
              <w:rPr>
                <w:rFonts w:ascii="Arial" w:hAnsi="Arial" w:cs="Arial"/>
                <w:noProof/>
                <w:webHidden/>
                <w:sz w:val="20"/>
                <w:szCs w:val="20"/>
              </w:rPr>
              <w:fldChar w:fldCharType="end"/>
            </w:r>
          </w:hyperlink>
        </w:p>
        <w:p w14:paraId="22E18E2D" w14:textId="317259BF" w:rsidR="008E74D1" w:rsidRPr="008E74D1" w:rsidRDefault="00586DF4">
          <w:pPr>
            <w:pStyle w:val="TOC2"/>
            <w:tabs>
              <w:tab w:val="right" w:leader="dot" w:pos="9350"/>
            </w:tabs>
            <w:rPr>
              <w:rFonts w:eastAsiaTheme="minorEastAsia"/>
              <w:noProof/>
              <w:kern w:val="2"/>
              <w:lang w:val="en-US"/>
              <w14:ligatures w14:val="standardContextual"/>
            </w:rPr>
          </w:pPr>
          <w:hyperlink w:anchor="_Toc180058606" w:history="1">
            <w:r w:rsidR="008E74D1" w:rsidRPr="008E74D1">
              <w:rPr>
                <w:rStyle w:val="Hyperlink"/>
                <w:b/>
                <w:bCs/>
                <w:noProof/>
                <w:sz w:val="20"/>
                <w:szCs w:val="20"/>
              </w:rPr>
              <w:t>1.1 Background:</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_Toc180058606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5</w:t>
            </w:r>
            <w:r w:rsidR="008E74D1" w:rsidRPr="008E74D1">
              <w:rPr>
                <w:noProof/>
                <w:webHidden/>
                <w:sz w:val="20"/>
                <w:szCs w:val="20"/>
              </w:rPr>
              <w:fldChar w:fldCharType="end"/>
            </w:r>
          </w:hyperlink>
        </w:p>
        <w:p w14:paraId="42181A7B" w14:textId="59EAF78B" w:rsidR="008E74D1" w:rsidRPr="008E74D1" w:rsidRDefault="00586DF4">
          <w:pPr>
            <w:pStyle w:val="TOC2"/>
            <w:tabs>
              <w:tab w:val="right" w:leader="dot" w:pos="9350"/>
            </w:tabs>
            <w:rPr>
              <w:rFonts w:eastAsiaTheme="minorEastAsia"/>
              <w:noProof/>
              <w:kern w:val="2"/>
              <w:lang w:val="en-US"/>
              <w14:ligatures w14:val="standardContextual"/>
            </w:rPr>
          </w:pPr>
          <w:hyperlink w:anchor="_Toc180058607" w:history="1">
            <w:r w:rsidR="008E74D1" w:rsidRPr="008E74D1">
              <w:rPr>
                <w:rStyle w:val="Hyperlink"/>
                <w:b/>
                <w:bCs/>
                <w:noProof/>
                <w:sz w:val="20"/>
                <w:szCs w:val="20"/>
              </w:rPr>
              <w:t xml:space="preserve">1.2 Motivation </w:t>
            </w:r>
            <w:r w:rsidR="00031927">
              <w:rPr>
                <w:rStyle w:val="Hyperlink"/>
                <w:b/>
                <w:bCs/>
                <w:noProof/>
                <w:sz w:val="20"/>
                <w:szCs w:val="20"/>
              </w:rPr>
              <w:t>a</w:t>
            </w:r>
            <w:r w:rsidR="0036219E">
              <w:rPr>
                <w:rStyle w:val="Hyperlink"/>
                <w:b/>
                <w:bCs/>
                <w:noProof/>
                <w:sz w:val="20"/>
                <w:szCs w:val="20"/>
              </w:rPr>
              <w:t>nd</w:t>
            </w:r>
            <w:r w:rsidR="008E74D1" w:rsidRPr="008E74D1">
              <w:rPr>
                <w:rStyle w:val="Hyperlink"/>
                <w:b/>
                <w:bCs/>
                <w:noProof/>
                <w:sz w:val="20"/>
                <w:szCs w:val="20"/>
              </w:rPr>
              <w:t xml:space="preserve"> Purpose </w:t>
            </w:r>
            <w:r w:rsidR="0036219E">
              <w:rPr>
                <w:rStyle w:val="Hyperlink"/>
                <w:b/>
                <w:bCs/>
                <w:noProof/>
                <w:sz w:val="20"/>
                <w:szCs w:val="20"/>
              </w:rPr>
              <w:t>of</w:t>
            </w:r>
            <w:r w:rsidR="008E74D1" w:rsidRPr="008E74D1">
              <w:rPr>
                <w:rStyle w:val="Hyperlink"/>
                <w:b/>
                <w:bCs/>
                <w:noProof/>
                <w:sz w:val="20"/>
                <w:szCs w:val="20"/>
              </w:rPr>
              <w:t xml:space="preserve"> The Study</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_Toc180058607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6</w:t>
            </w:r>
            <w:r w:rsidR="008E74D1" w:rsidRPr="008E74D1">
              <w:rPr>
                <w:noProof/>
                <w:webHidden/>
                <w:sz w:val="20"/>
                <w:szCs w:val="20"/>
              </w:rPr>
              <w:fldChar w:fldCharType="end"/>
            </w:r>
          </w:hyperlink>
        </w:p>
        <w:p w14:paraId="31BCBB20" w14:textId="193421E4" w:rsidR="008E74D1" w:rsidRPr="008E74D1" w:rsidRDefault="00586DF4">
          <w:pPr>
            <w:pStyle w:val="TOC2"/>
            <w:tabs>
              <w:tab w:val="right" w:leader="dot" w:pos="9350"/>
            </w:tabs>
            <w:rPr>
              <w:rFonts w:eastAsiaTheme="minorEastAsia"/>
              <w:noProof/>
              <w:kern w:val="2"/>
              <w:lang w:val="en-US"/>
              <w14:ligatures w14:val="standardContextual"/>
            </w:rPr>
          </w:pPr>
          <w:hyperlink w:anchor="_Toc180058608" w:history="1">
            <w:r w:rsidR="008E74D1" w:rsidRPr="008E74D1">
              <w:rPr>
                <w:rStyle w:val="Hyperlink"/>
                <w:b/>
                <w:bCs/>
                <w:noProof/>
                <w:sz w:val="20"/>
                <w:szCs w:val="20"/>
              </w:rPr>
              <w:t>1.3 Project Goals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_Toc180058608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6</w:t>
            </w:r>
            <w:r w:rsidR="008E74D1" w:rsidRPr="008E74D1">
              <w:rPr>
                <w:noProof/>
                <w:webHidden/>
                <w:sz w:val="20"/>
                <w:szCs w:val="20"/>
              </w:rPr>
              <w:fldChar w:fldCharType="end"/>
            </w:r>
          </w:hyperlink>
        </w:p>
        <w:p w14:paraId="30637751" w14:textId="08D71B9B" w:rsidR="008E74D1" w:rsidRPr="008E74D1" w:rsidRDefault="00586DF4">
          <w:pPr>
            <w:pStyle w:val="TOC2"/>
            <w:tabs>
              <w:tab w:val="right" w:leader="dot" w:pos="9350"/>
            </w:tabs>
            <w:rPr>
              <w:rFonts w:eastAsiaTheme="minorEastAsia"/>
              <w:noProof/>
              <w:kern w:val="2"/>
              <w:lang w:val="en-US"/>
              <w14:ligatures w14:val="standardContextual"/>
            </w:rPr>
          </w:pPr>
          <w:hyperlink w:anchor="_Toc180058609" w:history="1">
            <w:r w:rsidR="008E74D1" w:rsidRPr="008E74D1">
              <w:rPr>
                <w:rStyle w:val="Hyperlink"/>
                <w:b/>
                <w:bCs/>
                <w:noProof/>
                <w:sz w:val="20"/>
                <w:szCs w:val="20"/>
              </w:rPr>
              <w:t>1.4 Project Tasks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_Toc180058609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6</w:t>
            </w:r>
            <w:r w:rsidR="008E74D1" w:rsidRPr="008E74D1">
              <w:rPr>
                <w:noProof/>
                <w:webHidden/>
                <w:sz w:val="20"/>
                <w:szCs w:val="20"/>
              </w:rPr>
              <w:fldChar w:fldCharType="end"/>
            </w:r>
          </w:hyperlink>
        </w:p>
        <w:p w14:paraId="72E53D35" w14:textId="4412BC41" w:rsidR="008E74D1" w:rsidRPr="008E74D1" w:rsidRDefault="00586DF4">
          <w:pPr>
            <w:pStyle w:val="TOC3"/>
            <w:tabs>
              <w:tab w:val="right" w:leader="dot" w:pos="9350"/>
            </w:tabs>
            <w:rPr>
              <w:rFonts w:ascii="Arial" w:hAnsi="Arial" w:cs="Arial"/>
              <w:noProof/>
              <w:kern w:val="2"/>
              <w14:ligatures w14:val="standardContextual"/>
            </w:rPr>
          </w:pPr>
          <w:hyperlink w:anchor="_Toc180058610" w:history="1">
            <w:r w:rsidR="008E74D1" w:rsidRPr="008E74D1">
              <w:rPr>
                <w:rStyle w:val="Hyperlink"/>
                <w:rFonts w:ascii="Arial" w:hAnsi="Arial" w:cs="Arial"/>
                <w:b/>
                <w:bCs/>
                <w:noProof/>
                <w:sz w:val="20"/>
                <w:szCs w:val="20"/>
              </w:rPr>
              <w:t xml:space="preserve">A.  Formation </w:t>
            </w:r>
            <w:r w:rsidR="0036219E">
              <w:rPr>
                <w:rStyle w:val="Hyperlink"/>
                <w:rFonts w:ascii="Arial" w:hAnsi="Arial" w:cs="Arial"/>
                <w:b/>
                <w:bCs/>
                <w:noProof/>
                <w:sz w:val="20"/>
                <w:szCs w:val="20"/>
              </w:rPr>
              <w:t>of</w:t>
            </w:r>
            <w:r w:rsidR="008E74D1" w:rsidRPr="008E74D1">
              <w:rPr>
                <w:rStyle w:val="Hyperlink"/>
                <w:rFonts w:ascii="Arial" w:hAnsi="Arial" w:cs="Arial"/>
                <w:b/>
                <w:bCs/>
                <w:noProof/>
                <w:sz w:val="20"/>
                <w:szCs w:val="20"/>
              </w:rPr>
              <w:t xml:space="preserve"> </w:t>
            </w:r>
            <w:r w:rsidR="008E74D1">
              <w:rPr>
                <w:rStyle w:val="Hyperlink"/>
                <w:rFonts w:ascii="Arial" w:hAnsi="Arial" w:cs="Arial"/>
                <w:b/>
                <w:bCs/>
                <w:noProof/>
                <w:sz w:val="20"/>
                <w:szCs w:val="20"/>
              </w:rPr>
              <w:t>a</w:t>
            </w:r>
            <w:r w:rsidR="008E74D1" w:rsidRPr="008E74D1">
              <w:rPr>
                <w:rStyle w:val="Hyperlink"/>
                <w:rFonts w:ascii="Arial" w:hAnsi="Arial" w:cs="Arial"/>
                <w:b/>
                <w:bCs/>
                <w:noProof/>
                <w:sz w:val="20"/>
                <w:szCs w:val="20"/>
              </w:rPr>
              <w:t xml:space="preserve"> Technical Advisory Committee (T</w:t>
            </w:r>
            <w:r w:rsidR="00031927">
              <w:rPr>
                <w:rStyle w:val="Hyperlink"/>
                <w:rFonts w:ascii="Arial" w:hAnsi="Arial" w:cs="Arial"/>
                <w:b/>
                <w:bCs/>
                <w:noProof/>
                <w:sz w:val="20"/>
                <w:szCs w:val="20"/>
              </w:rPr>
              <w:t>AC</w:t>
            </w:r>
            <w:r w:rsidR="008E74D1" w:rsidRPr="008E74D1">
              <w:rPr>
                <w:rStyle w:val="Hyperlink"/>
                <w:rFonts w:ascii="Arial" w:hAnsi="Arial" w:cs="Arial"/>
                <w:b/>
                <w:bCs/>
                <w:noProof/>
                <w:sz w:val="20"/>
                <w:szCs w:val="20"/>
              </w:rPr>
              <w:t>)</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_Toc180058610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6</w:t>
            </w:r>
            <w:r w:rsidR="008E74D1" w:rsidRPr="008E74D1">
              <w:rPr>
                <w:rFonts w:ascii="Arial" w:hAnsi="Arial" w:cs="Arial"/>
                <w:noProof/>
                <w:webHidden/>
                <w:sz w:val="20"/>
                <w:szCs w:val="20"/>
              </w:rPr>
              <w:fldChar w:fldCharType="end"/>
            </w:r>
          </w:hyperlink>
        </w:p>
        <w:p w14:paraId="5F6A11D6" w14:textId="7E701024" w:rsidR="008E74D1" w:rsidRPr="008E74D1" w:rsidRDefault="00586DF4">
          <w:pPr>
            <w:pStyle w:val="TOC3"/>
            <w:tabs>
              <w:tab w:val="right" w:leader="dot" w:pos="9350"/>
            </w:tabs>
            <w:rPr>
              <w:rFonts w:ascii="Arial" w:hAnsi="Arial" w:cs="Arial"/>
              <w:noProof/>
              <w:kern w:val="2"/>
              <w14:ligatures w14:val="standardContextual"/>
            </w:rPr>
          </w:pPr>
          <w:hyperlink w:anchor="_Toc180058611" w:history="1">
            <w:r w:rsidR="008E74D1" w:rsidRPr="008E74D1">
              <w:rPr>
                <w:rStyle w:val="Hyperlink"/>
                <w:rFonts w:ascii="Arial" w:hAnsi="Arial" w:cs="Arial"/>
                <w:b/>
                <w:bCs/>
                <w:noProof/>
                <w:sz w:val="20"/>
                <w:szCs w:val="20"/>
              </w:rPr>
              <w:t xml:space="preserve">B.  Reviewing Existing Literature </w:t>
            </w:r>
            <w:r w:rsidR="0036219E">
              <w:rPr>
                <w:rStyle w:val="Hyperlink"/>
                <w:rFonts w:ascii="Arial" w:hAnsi="Arial" w:cs="Arial"/>
                <w:b/>
                <w:bCs/>
                <w:noProof/>
                <w:sz w:val="20"/>
                <w:szCs w:val="20"/>
              </w:rPr>
              <w:t>And</w:t>
            </w:r>
            <w:r w:rsidR="008E74D1" w:rsidRPr="008E74D1">
              <w:rPr>
                <w:rStyle w:val="Hyperlink"/>
                <w:rFonts w:ascii="Arial" w:hAnsi="Arial" w:cs="Arial"/>
                <w:b/>
                <w:bCs/>
                <w:noProof/>
                <w:sz w:val="20"/>
                <w:szCs w:val="20"/>
              </w:rPr>
              <w:t xml:space="preserve"> St</w:t>
            </w:r>
            <w:r w:rsidR="0036219E">
              <w:rPr>
                <w:rStyle w:val="Hyperlink"/>
                <w:rFonts w:ascii="Arial" w:hAnsi="Arial" w:cs="Arial"/>
                <w:b/>
                <w:bCs/>
                <w:noProof/>
                <w:sz w:val="20"/>
                <w:szCs w:val="20"/>
              </w:rPr>
              <w:t>and</w:t>
            </w:r>
            <w:r w:rsidR="008E74D1" w:rsidRPr="008E74D1">
              <w:rPr>
                <w:rStyle w:val="Hyperlink"/>
                <w:rFonts w:ascii="Arial" w:hAnsi="Arial" w:cs="Arial"/>
                <w:b/>
                <w:bCs/>
                <w:noProof/>
                <w:sz w:val="20"/>
                <w:szCs w:val="20"/>
              </w:rPr>
              <w:t xml:space="preserve">ards </w:t>
            </w:r>
            <w:r w:rsidR="0036219E">
              <w:rPr>
                <w:rStyle w:val="Hyperlink"/>
                <w:rFonts w:ascii="Arial" w:hAnsi="Arial" w:cs="Arial"/>
                <w:b/>
                <w:bCs/>
                <w:noProof/>
                <w:sz w:val="20"/>
                <w:szCs w:val="20"/>
              </w:rPr>
              <w:t>and</w:t>
            </w:r>
            <w:r w:rsidR="008E74D1" w:rsidRPr="008E74D1">
              <w:rPr>
                <w:rStyle w:val="Hyperlink"/>
                <w:rFonts w:ascii="Arial" w:hAnsi="Arial" w:cs="Arial"/>
                <w:b/>
                <w:bCs/>
                <w:noProof/>
                <w:sz w:val="20"/>
                <w:szCs w:val="20"/>
              </w:rPr>
              <w:t xml:space="preserve"> Reporting </w:t>
            </w:r>
            <w:r w:rsidR="008E74D1">
              <w:rPr>
                <w:rStyle w:val="Hyperlink"/>
                <w:rFonts w:ascii="Arial" w:hAnsi="Arial" w:cs="Arial"/>
                <w:b/>
                <w:bCs/>
                <w:noProof/>
                <w:sz w:val="20"/>
                <w:szCs w:val="20"/>
              </w:rPr>
              <w:t>t</w:t>
            </w:r>
            <w:r w:rsidR="008E74D1" w:rsidRPr="008E74D1">
              <w:rPr>
                <w:rStyle w:val="Hyperlink"/>
                <w:rFonts w:ascii="Arial" w:hAnsi="Arial" w:cs="Arial"/>
                <w:b/>
                <w:bCs/>
                <w:noProof/>
                <w:sz w:val="20"/>
                <w:szCs w:val="20"/>
              </w:rPr>
              <w:t xml:space="preserve">heir </w:t>
            </w:r>
            <w:r w:rsidR="00031927">
              <w:rPr>
                <w:rStyle w:val="Hyperlink"/>
                <w:rFonts w:ascii="Arial" w:hAnsi="Arial" w:cs="Arial"/>
                <w:b/>
                <w:bCs/>
                <w:noProof/>
                <w:sz w:val="20"/>
                <w:szCs w:val="20"/>
              </w:rPr>
              <w:t>a</w:t>
            </w:r>
            <w:r w:rsidR="008E74D1" w:rsidRPr="008E74D1">
              <w:rPr>
                <w:rStyle w:val="Hyperlink"/>
                <w:rFonts w:ascii="Arial" w:hAnsi="Arial" w:cs="Arial"/>
                <w:b/>
                <w:bCs/>
                <w:noProof/>
                <w:sz w:val="20"/>
                <w:szCs w:val="20"/>
              </w:rPr>
              <w:t xml:space="preserve">pplications </w:t>
            </w:r>
            <w:r w:rsidR="008E74D1">
              <w:rPr>
                <w:rStyle w:val="Hyperlink"/>
                <w:rFonts w:ascii="Arial" w:hAnsi="Arial" w:cs="Arial"/>
                <w:b/>
                <w:bCs/>
                <w:noProof/>
                <w:sz w:val="20"/>
                <w:szCs w:val="20"/>
              </w:rPr>
              <w:t>t</w:t>
            </w:r>
            <w:r w:rsidR="008E74D1" w:rsidRPr="008E74D1">
              <w:rPr>
                <w:rStyle w:val="Hyperlink"/>
                <w:rFonts w:ascii="Arial" w:hAnsi="Arial" w:cs="Arial"/>
                <w:b/>
                <w:bCs/>
                <w:noProof/>
                <w:sz w:val="20"/>
                <w:szCs w:val="20"/>
              </w:rPr>
              <w:t>o W</w:t>
            </w:r>
            <w:r w:rsidR="008E74D1">
              <w:rPr>
                <w:rStyle w:val="Hyperlink"/>
                <w:rFonts w:ascii="Arial" w:hAnsi="Arial" w:cs="Arial"/>
                <w:b/>
                <w:bCs/>
                <w:noProof/>
                <w:sz w:val="20"/>
                <w:szCs w:val="20"/>
              </w:rPr>
              <w:t>DR</w:t>
            </w:r>
            <w:r w:rsidR="008E74D1" w:rsidRPr="008E74D1">
              <w:rPr>
                <w:rStyle w:val="Hyperlink"/>
                <w:rFonts w:ascii="Arial" w:hAnsi="Arial" w:cs="Arial"/>
                <w:b/>
                <w:bCs/>
                <w:noProof/>
                <w:sz w:val="20"/>
                <w:szCs w:val="20"/>
              </w:rPr>
              <w:t xml:space="preserve"> Testing </w:t>
            </w:r>
            <w:r w:rsidR="00031927">
              <w:rPr>
                <w:rStyle w:val="Hyperlink"/>
                <w:rFonts w:ascii="Arial" w:hAnsi="Arial" w:cs="Arial"/>
                <w:b/>
                <w:bCs/>
                <w:noProof/>
                <w:sz w:val="20"/>
                <w:szCs w:val="20"/>
              </w:rPr>
              <w:t>f</w:t>
            </w:r>
            <w:r w:rsidR="008E74D1" w:rsidRPr="008E74D1">
              <w:rPr>
                <w:rStyle w:val="Hyperlink"/>
                <w:rFonts w:ascii="Arial" w:hAnsi="Arial" w:cs="Arial"/>
                <w:b/>
                <w:bCs/>
                <w:noProof/>
                <w:sz w:val="20"/>
                <w:szCs w:val="20"/>
              </w:rPr>
              <w:t xml:space="preserve">or Tracks </w:t>
            </w:r>
            <w:r w:rsidR="0036219E">
              <w:rPr>
                <w:rStyle w:val="Hyperlink"/>
                <w:rFonts w:ascii="Arial" w:hAnsi="Arial" w:cs="Arial"/>
                <w:b/>
                <w:bCs/>
                <w:noProof/>
                <w:sz w:val="20"/>
                <w:szCs w:val="20"/>
              </w:rPr>
              <w:t>of</w:t>
            </w:r>
            <w:r w:rsidR="008E74D1" w:rsidRPr="008E74D1">
              <w:rPr>
                <w:rStyle w:val="Hyperlink"/>
                <w:rFonts w:ascii="Arial" w:hAnsi="Arial" w:cs="Arial"/>
                <w:b/>
                <w:bCs/>
                <w:noProof/>
                <w:sz w:val="20"/>
                <w:szCs w:val="20"/>
              </w:rPr>
              <w:t xml:space="preserve"> Sliding Glass Door Systems </w:t>
            </w:r>
            <w:r w:rsidR="0036219E">
              <w:rPr>
                <w:rStyle w:val="Hyperlink"/>
                <w:rFonts w:ascii="Arial" w:hAnsi="Arial" w:cs="Arial"/>
                <w:b/>
                <w:bCs/>
                <w:noProof/>
                <w:sz w:val="20"/>
                <w:szCs w:val="20"/>
              </w:rPr>
              <w:t>and</w:t>
            </w:r>
            <w:r w:rsidR="008E74D1" w:rsidRPr="008E74D1">
              <w:rPr>
                <w:rStyle w:val="Hyperlink"/>
                <w:rFonts w:ascii="Arial" w:hAnsi="Arial" w:cs="Arial"/>
                <w:b/>
                <w:bCs/>
                <w:noProof/>
                <w:sz w:val="20"/>
                <w:szCs w:val="20"/>
              </w:rPr>
              <w:t xml:space="preserve"> Evaluation </w:t>
            </w:r>
            <w:r w:rsidR="0036219E">
              <w:rPr>
                <w:rStyle w:val="Hyperlink"/>
                <w:rFonts w:ascii="Arial" w:hAnsi="Arial" w:cs="Arial"/>
                <w:b/>
                <w:bCs/>
                <w:noProof/>
                <w:sz w:val="20"/>
                <w:szCs w:val="20"/>
              </w:rPr>
              <w:t>of</w:t>
            </w:r>
            <w:r w:rsidR="008E74D1" w:rsidRPr="008E74D1">
              <w:rPr>
                <w:rStyle w:val="Hyperlink"/>
                <w:rFonts w:ascii="Arial" w:hAnsi="Arial" w:cs="Arial"/>
                <w:b/>
                <w:bCs/>
                <w:noProof/>
                <w:sz w:val="20"/>
                <w:szCs w:val="20"/>
              </w:rPr>
              <w:t xml:space="preserve"> Mitigation Methods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_Toc180058611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7</w:t>
            </w:r>
            <w:r w:rsidR="008E74D1" w:rsidRPr="008E74D1">
              <w:rPr>
                <w:rFonts w:ascii="Arial" w:hAnsi="Arial" w:cs="Arial"/>
                <w:noProof/>
                <w:webHidden/>
                <w:sz w:val="20"/>
                <w:szCs w:val="20"/>
              </w:rPr>
              <w:fldChar w:fldCharType="end"/>
            </w:r>
          </w:hyperlink>
        </w:p>
        <w:p w14:paraId="033B3B0D" w14:textId="002B8F26" w:rsidR="008E74D1" w:rsidRPr="008E74D1" w:rsidRDefault="00586DF4">
          <w:pPr>
            <w:pStyle w:val="TOC3"/>
            <w:tabs>
              <w:tab w:val="right" w:leader="dot" w:pos="9350"/>
            </w:tabs>
            <w:rPr>
              <w:rFonts w:ascii="Arial" w:hAnsi="Arial" w:cs="Arial"/>
              <w:noProof/>
              <w:kern w:val="2"/>
              <w14:ligatures w14:val="standardContextual"/>
            </w:rPr>
          </w:pPr>
          <w:hyperlink w:anchor="_Toc180058612" w:history="1">
            <w:r w:rsidR="008E74D1" w:rsidRPr="008E74D1">
              <w:rPr>
                <w:rStyle w:val="Hyperlink"/>
                <w:rFonts w:ascii="Arial" w:hAnsi="Arial" w:cs="Arial"/>
                <w:b/>
                <w:bCs/>
                <w:noProof/>
                <w:sz w:val="20"/>
                <w:szCs w:val="20"/>
              </w:rPr>
              <w:t>C.  Formulate Recommendations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_Toc180058612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7</w:t>
            </w:r>
            <w:r w:rsidR="008E74D1" w:rsidRPr="008E74D1">
              <w:rPr>
                <w:rFonts w:ascii="Arial" w:hAnsi="Arial" w:cs="Arial"/>
                <w:noProof/>
                <w:webHidden/>
                <w:sz w:val="20"/>
                <w:szCs w:val="20"/>
              </w:rPr>
              <w:fldChar w:fldCharType="end"/>
            </w:r>
          </w:hyperlink>
        </w:p>
        <w:p w14:paraId="12552250" w14:textId="564ED164" w:rsidR="008E74D1" w:rsidRPr="008E74D1" w:rsidRDefault="00586DF4">
          <w:pPr>
            <w:pStyle w:val="TOC3"/>
            <w:tabs>
              <w:tab w:val="right" w:leader="dot" w:pos="9350"/>
            </w:tabs>
            <w:rPr>
              <w:rFonts w:ascii="Arial" w:hAnsi="Arial" w:cs="Arial"/>
              <w:noProof/>
              <w:kern w:val="2"/>
              <w14:ligatures w14:val="standardContextual"/>
            </w:rPr>
          </w:pPr>
          <w:hyperlink w:anchor="_Toc180058613" w:history="1">
            <w:r w:rsidR="008E74D1" w:rsidRPr="008E74D1">
              <w:rPr>
                <w:rStyle w:val="Hyperlink"/>
                <w:rFonts w:ascii="Arial" w:hAnsi="Arial" w:cs="Arial"/>
                <w:b/>
                <w:bCs/>
                <w:noProof/>
                <w:sz w:val="20"/>
                <w:szCs w:val="20"/>
              </w:rPr>
              <w:t>D.  Expert Consultant</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_Toc180058613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7</w:t>
            </w:r>
            <w:r w:rsidR="008E74D1" w:rsidRPr="008E74D1">
              <w:rPr>
                <w:rFonts w:ascii="Arial" w:hAnsi="Arial" w:cs="Arial"/>
                <w:noProof/>
                <w:webHidden/>
                <w:sz w:val="20"/>
                <w:szCs w:val="20"/>
              </w:rPr>
              <w:fldChar w:fldCharType="end"/>
            </w:r>
          </w:hyperlink>
        </w:p>
        <w:p w14:paraId="67122091" w14:textId="19D859E5" w:rsidR="008E74D1" w:rsidRPr="008E74D1" w:rsidRDefault="00586DF4">
          <w:pPr>
            <w:pStyle w:val="TOC2"/>
            <w:tabs>
              <w:tab w:val="right" w:leader="dot" w:pos="9350"/>
            </w:tabs>
            <w:rPr>
              <w:rFonts w:eastAsiaTheme="minorEastAsia"/>
              <w:noProof/>
              <w:kern w:val="2"/>
              <w:lang w:val="en-US"/>
              <w14:ligatures w14:val="standardContextual"/>
            </w:rPr>
          </w:pPr>
          <w:hyperlink w:anchor="_Toc180058614" w:history="1">
            <w:r w:rsidR="008E74D1" w:rsidRPr="008E74D1">
              <w:rPr>
                <w:rStyle w:val="Hyperlink"/>
                <w:b/>
                <w:bCs/>
                <w:noProof/>
                <w:sz w:val="20"/>
                <w:szCs w:val="20"/>
              </w:rPr>
              <w:t>1.5 Deliverables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_Toc180058614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7</w:t>
            </w:r>
            <w:r w:rsidR="008E74D1" w:rsidRPr="008E74D1">
              <w:rPr>
                <w:noProof/>
                <w:webHidden/>
                <w:sz w:val="20"/>
                <w:szCs w:val="20"/>
              </w:rPr>
              <w:fldChar w:fldCharType="end"/>
            </w:r>
          </w:hyperlink>
        </w:p>
        <w:p w14:paraId="3D7852C9" w14:textId="722D1FAA" w:rsidR="008E74D1" w:rsidRPr="008E74D1" w:rsidRDefault="00586DF4">
          <w:pPr>
            <w:pStyle w:val="TOC1"/>
            <w:tabs>
              <w:tab w:val="right" w:leader="dot" w:pos="9350"/>
            </w:tabs>
            <w:rPr>
              <w:rFonts w:ascii="Arial" w:hAnsi="Arial" w:cs="Arial"/>
              <w:noProof/>
              <w:kern w:val="2"/>
              <w14:ligatures w14:val="standardContextual"/>
            </w:rPr>
          </w:pPr>
          <w:hyperlink w:anchor="_Toc180058615" w:history="1">
            <w:r w:rsidR="008E74D1" w:rsidRPr="008E74D1">
              <w:rPr>
                <w:rStyle w:val="Hyperlink"/>
                <w:rFonts w:ascii="Arial" w:hAnsi="Arial" w:cs="Arial"/>
                <w:b/>
                <w:bCs/>
                <w:noProof/>
                <w:sz w:val="20"/>
                <w:szCs w:val="20"/>
              </w:rPr>
              <w:t>2. Literature Review:</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_Toc180058615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8</w:t>
            </w:r>
            <w:r w:rsidR="008E74D1" w:rsidRPr="008E74D1">
              <w:rPr>
                <w:rFonts w:ascii="Arial" w:hAnsi="Arial" w:cs="Arial"/>
                <w:noProof/>
                <w:webHidden/>
                <w:sz w:val="20"/>
                <w:szCs w:val="20"/>
              </w:rPr>
              <w:fldChar w:fldCharType="end"/>
            </w:r>
          </w:hyperlink>
        </w:p>
        <w:p w14:paraId="4C0CC960" w14:textId="22CC5C1A" w:rsidR="008E74D1" w:rsidRPr="008E74D1" w:rsidRDefault="00586DF4">
          <w:pPr>
            <w:pStyle w:val="TOC2"/>
            <w:tabs>
              <w:tab w:val="right" w:leader="dot" w:pos="9350"/>
            </w:tabs>
            <w:rPr>
              <w:rFonts w:eastAsiaTheme="minorEastAsia"/>
              <w:noProof/>
              <w:kern w:val="2"/>
              <w:lang w:val="en-US"/>
              <w14:ligatures w14:val="standardContextual"/>
            </w:rPr>
          </w:pPr>
          <w:hyperlink w:anchor="_Toc180058616" w:history="1">
            <w:r w:rsidR="008E74D1" w:rsidRPr="008E74D1">
              <w:rPr>
                <w:rStyle w:val="Hyperlink"/>
                <w:b/>
                <w:bCs/>
                <w:noProof/>
                <w:sz w:val="20"/>
                <w:szCs w:val="20"/>
              </w:rPr>
              <w:t>2.1 Current St</w:t>
            </w:r>
            <w:r w:rsidR="0036219E">
              <w:rPr>
                <w:rStyle w:val="Hyperlink"/>
                <w:b/>
                <w:bCs/>
                <w:noProof/>
                <w:sz w:val="20"/>
                <w:szCs w:val="20"/>
              </w:rPr>
              <w:t>and</w:t>
            </w:r>
            <w:r w:rsidR="008E74D1" w:rsidRPr="008E74D1">
              <w:rPr>
                <w:rStyle w:val="Hyperlink"/>
                <w:b/>
                <w:bCs/>
                <w:noProof/>
                <w:sz w:val="20"/>
                <w:szCs w:val="20"/>
              </w:rPr>
              <w:t xml:space="preserve">ards Testing </w:t>
            </w:r>
            <w:r w:rsidR="008E74D1">
              <w:rPr>
                <w:rStyle w:val="Hyperlink"/>
                <w:b/>
                <w:bCs/>
                <w:noProof/>
                <w:sz w:val="20"/>
                <w:szCs w:val="20"/>
              </w:rPr>
              <w:t>f</w:t>
            </w:r>
            <w:r w:rsidR="008E74D1" w:rsidRPr="008E74D1">
              <w:rPr>
                <w:rStyle w:val="Hyperlink"/>
                <w:b/>
                <w:bCs/>
                <w:noProof/>
                <w:sz w:val="20"/>
                <w:szCs w:val="20"/>
              </w:rPr>
              <w:t xml:space="preserve">or Sliding Glass Doors </w:t>
            </w:r>
            <w:r w:rsidR="00031927">
              <w:rPr>
                <w:rStyle w:val="Hyperlink"/>
                <w:b/>
                <w:bCs/>
                <w:noProof/>
                <w:sz w:val="20"/>
                <w:szCs w:val="20"/>
              </w:rPr>
              <w:t>a</w:t>
            </w:r>
            <w:r w:rsidR="008E74D1" w:rsidRPr="008E74D1">
              <w:rPr>
                <w:rStyle w:val="Hyperlink"/>
                <w:b/>
                <w:bCs/>
                <w:noProof/>
                <w:sz w:val="20"/>
                <w:szCs w:val="20"/>
              </w:rPr>
              <w:t>gainst W</w:t>
            </w:r>
            <w:r w:rsidR="008E74D1">
              <w:rPr>
                <w:rStyle w:val="Hyperlink"/>
                <w:b/>
                <w:bCs/>
                <w:noProof/>
                <w:sz w:val="20"/>
                <w:szCs w:val="20"/>
              </w:rPr>
              <w:t>DR</w:t>
            </w:r>
            <w:r w:rsidR="008E74D1" w:rsidRPr="008E74D1">
              <w:rPr>
                <w:rStyle w:val="Hyperlink"/>
                <w:b/>
                <w:bCs/>
                <w:noProof/>
                <w:sz w:val="20"/>
                <w:szCs w:val="20"/>
              </w:rPr>
              <w:t>:</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_Toc180058616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8</w:t>
            </w:r>
            <w:r w:rsidR="008E74D1" w:rsidRPr="008E74D1">
              <w:rPr>
                <w:noProof/>
                <w:webHidden/>
                <w:sz w:val="20"/>
                <w:szCs w:val="20"/>
              </w:rPr>
              <w:fldChar w:fldCharType="end"/>
            </w:r>
          </w:hyperlink>
        </w:p>
        <w:p w14:paraId="21965858" w14:textId="0DA59099" w:rsidR="008E74D1" w:rsidRPr="008E74D1" w:rsidRDefault="00586DF4">
          <w:pPr>
            <w:pStyle w:val="TOC2"/>
            <w:tabs>
              <w:tab w:val="right" w:leader="dot" w:pos="9350"/>
            </w:tabs>
            <w:rPr>
              <w:rFonts w:eastAsiaTheme="minorEastAsia"/>
              <w:noProof/>
              <w:kern w:val="2"/>
              <w:lang w:val="en-US"/>
              <w14:ligatures w14:val="standardContextual"/>
            </w:rPr>
          </w:pPr>
          <w:hyperlink w:anchor="_Toc180058617" w:history="1">
            <w:r w:rsidR="008E74D1" w:rsidRPr="008E74D1">
              <w:rPr>
                <w:rStyle w:val="Hyperlink"/>
                <w:b/>
                <w:bCs/>
                <w:noProof/>
                <w:sz w:val="20"/>
                <w:szCs w:val="20"/>
              </w:rPr>
              <w:t xml:space="preserve">2.2 Improvements </w:t>
            </w:r>
            <w:r w:rsidR="008E74D1">
              <w:rPr>
                <w:rStyle w:val="Hyperlink"/>
                <w:b/>
                <w:bCs/>
                <w:noProof/>
                <w:sz w:val="20"/>
                <w:szCs w:val="20"/>
              </w:rPr>
              <w:t>i</w:t>
            </w:r>
            <w:r w:rsidR="008E74D1" w:rsidRPr="008E74D1">
              <w:rPr>
                <w:rStyle w:val="Hyperlink"/>
                <w:b/>
                <w:bCs/>
                <w:noProof/>
                <w:sz w:val="20"/>
                <w:szCs w:val="20"/>
              </w:rPr>
              <w:t xml:space="preserve">n Sealing </w:t>
            </w:r>
            <w:r w:rsidR="0036219E">
              <w:rPr>
                <w:rStyle w:val="Hyperlink"/>
                <w:b/>
                <w:bCs/>
                <w:noProof/>
                <w:sz w:val="20"/>
                <w:szCs w:val="20"/>
              </w:rPr>
              <w:t>and</w:t>
            </w:r>
            <w:r w:rsidR="008E74D1" w:rsidRPr="008E74D1">
              <w:rPr>
                <w:rStyle w:val="Hyperlink"/>
                <w:b/>
                <w:bCs/>
                <w:noProof/>
                <w:sz w:val="20"/>
                <w:szCs w:val="20"/>
              </w:rPr>
              <w:t xml:space="preserve"> Drainage Designs </w:t>
            </w:r>
            <w:r w:rsidR="008E74D1">
              <w:rPr>
                <w:rStyle w:val="Hyperlink"/>
                <w:b/>
                <w:bCs/>
                <w:noProof/>
                <w:sz w:val="20"/>
                <w:szCs w:val="20"/>
              </w:rPr>
              <w:t>a</w:t>
            </w:r>
            <w:r w:rsidR="008E74D1" w:rsidRPr="008E74D1">
              <w:rPr>
                <w:rStyle w:val="Hyperlink"/>
                <w:b/>
                <w:bCs/>
                <w:noProof/>
                <w:sz w:val="20"/>
                <w:szCs w:val="20"/>
              </w:rPr>
              <w:t>re Required:</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_Toc180058617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10</w:t>
            </w:r>
            <w:r w:rsidR="008E74D1" w:rsidRPr="008E74D1">
              <w:rPr>
                <w:noProof/>
                <w:webHidden/>
                <w:sz w:val="20"/>
                <w:szCs w:val="20"/>
              </w:rPr>
              <w:fldChar w:fldCharType="end"/>
            </w:r>
          </w:hyperlink>
        </w:p>
        <w:p w14:paraId="54EC2B89" w14:textId="5C9F6B07" w:rsidR="008E74D1" w:rsidRPr="008E74D1" w:rsidRDefault="00586DF4" w:rsidP="008E74D1">
          <w:pPr>
            <w:pStyle w:val="TOC2"/>
            <w:tabs>
              <w:tab w:val="right" w:leader="dot" w:pos="9350"/>
            </w:tabs>
            <w:rPr>
              <w:rFonts w:eastAsiaTheme="minorEastAsia"/>
              <w:noProof/>
              <w:kern w:val="2"/>
              <w:lang w:val="en-US"/>
              <w14:ligatures w14:val="standardContextual"/>
            </w:rPr>
          </w:pPr>
          <w:hyperlink w:anchor="_Toc180058618" w:history="1">
            <w:r w:rsidR="008E74D1" w:rsidRPr="008E74D1">
              <w:rPr>
                <w:rStyle w:val="Hyperlink"/>
                <w:b/>
                <w:bCs/>
                <w:noProof/>
                <w:sz w:val="20"/>
                <w:szCs w:val="20"/>
              </w:rPr>
              <w:t xml:space="preserve">2.3 Performance Assessment </w:t>
            </w:r>
            <w:r w:rsidR="0036219E">
              <w:rPr>
                <w:rStyle w:val="Hyperlink"/>
                <w:b/>
                <w:bCs/>
                <w:noProof/>
                <w:sz w:val="20"/>
                <w:szCs w:val="20"/>
              </w:rPr>
              <w:t>of</w:t>
            </w:r>
            <w:r w:rsidR="008E74D1" w:rsidRPr="008E74D1">
              <w:rPr>
                <w:rStyle w:val="Hyperlink"/>
                <w:b/>
                <w:bCs/>
                <w:noProof/>
                <w:sz w:val="20"/>
                <w:szCs w:val="20"/>
              </w:rPr>
              <w:t xml:space="preserve"> Door Tracks: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_Toc180058618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10</w:t>
            </w:r>
            <w:r w:rsidR="008E74D1" w:rsidRPr="008E74D1">
              <w:rPr>
                <w:noProof/>
                <w:webHidden/>
                <w:sz w:val="20"/>
                <w:szCs w:val="20"/>
              </w:rPr>
              <w:fldChar w:fldCharType="end"/>
            </w:r>
          </w:hyperlink>
        </w:p>
        <w:p w14:paraId="034F196A" w14:textId="1B8E1174" w:rsidR="008E74D1" w:rsidRPr="008E74D1" w:rsidRDefault="00586DF4">
          <w:pPr>
            <w:pStyle w:val="TOC2"/>
            <w:tabs>
              <w:tab w:val="right" w:leader="dot" w:pos="9350"/>
            </w:tabs>
            <w:rPr>
              <w:rFonts w:eastAsiaTheme="minorEastAsia"/>
              <w:noProof/>
              <w:kern w:val="2"/>
              <w:lang w:val="en-US"/>
              <w14:ligatures w14:val="standardContextual"/>
            </w:rPr>
          </w:pPr>
          <w:hyperlink w:anchor="_Toc180058620" w:history="1">
            <w:r w:rsidR="008E74D1" w:rsidRPr="008E74D1">
              <w:rPr>
                <w:rStyle w:val="Hyperlink"/>
                <w:b/>
                <w:bCs/>
                <w:noProof/>
                <w:sz w:val="20"/>
                <w:szCs w:val="20"/>
              </w:rPr>
              <w:t xml:space="preserve">2.4 Mitigation Assessment Team Report: Hurricanes Irma </w:t>
            </w:r>
            <w:r w:rsidR="0036219E">
              <w:rPr>
                <w:rStyle w:val="Hyperlink"/>
                <w:b/>
                <w:bCs/>
                <w:noProof/>
                <w:sz w:val="20"/>
                <w:szCs w:val="20"/>
              </w:rPr>
              <w:t>and</w:t>
            </w:r>
            <w:r w:rsidR="008E74D1" w:rsidRPr="008E74D1">
              <w:rPr>
                <w:rStyle w:val="Hyperlink"/>
                <w:b/>
                <w:bCs/>
                <w:noProof/>
                <w:sz w:val="20"/>
                <w:szCs w:val="20"/>
              </w:rPr>
              <w:t xml:space="preserve"> Maria </w:t>
            </w:r>
            <w:r w:rsidR="00031927">
              <w:rPr>
                <w:rStyle w:val="Hyperlink"/>
                <w:b/>
                <w:bCs/>
                <w:noProof/>
                <w:sz w:val="20"/>
                <w:szCs w:val="20"/>
              </w:rPr>
              <w:t>i</w:t>
            </w:r>
            <w:r w:rsidR="008E74D1" w:rsidRPr="008E74D1">
              <w:rPr>
                <w:rStyle w:val="Hyperlink"/>
                <w:b/>
                <w:bCs/>
                <w:noProof/>
                <w:sz w:val="20"/>
                <w:szCs w:val="20"/>
              </w:rPr>
              <w:t>n Puerto Rico</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_Toc180058620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13</w:t>
            </w:r>
            <w:r w:rsidR="008E74D1" w:rsidRPr="008E74D1">
              <w:rPr>
                <w:noProof/>
                <w:webHidden/>
                <w:sz w:val="20"/>
                <w:szCs w:val="20"/>
              </w:rPr>
              <w:fldChar w:fldCharType="end"/>
            </w:r>
          </w:hyperlink>
        </w:p>
        <w:p w14:paraId="0C8EA78A" w14:textId="2170809A" w:rsidR="008E74D1" w:rsidRPr="008E74D1" w:rsidRDefault="00586DF4">
          <w:pPr>
            <w:pStyle w:val="TOC2"/>
            <w:tabs>
              <w:tab w:val="right" w:leader="dot" w:pos="9350"/>
            </w:tabs>
            <w:rPr>
              <w:rFonts w:eastAsiaTheme="minorEastAsia"/>
              <w:noProof/>
              <w:kern w:val="2"/>
              <w:lang w:val="en-US"/>
              <w14:ligatures w14:val="standardContextual"/>
            </w:rPr>
          </w:pPr>
          <w:hyperlink w:anchor="_Toc180058621" w:history="1">
            <w:r w:rsidR="008E74D1" w:rsidRPr="008E74D1">
              <w:rPr>
                <w:rStyle w:val="Hyperlink"/>
                <w:b/>
                <w:bCs/>
                <w:noProof/>
                <w:sz w:val="20"/>
                <w:szCs w:val="20"/>
              </w:rPr>
              <w:t xml:space="preserve">2.5 Mitigation Assessment Team Report: Hurricane Harvey </w:t>
            </w:r>
            <w:r w:rsidR="00031927">
              <w:rPr>
                <w:rStyle w:val="Hyperlink"/>
                <w:b/>
                <w:bCs/>
                <w:noProof/>
                <w:sz w:val="20"/>
                <w:szCs w:val="20"/>
              </w:rPr>
              <w:t>i</w:t>
            </w:r>
            <w:r w:rsidR="008E74D1" w:rsidRPr="008E74D1">
              <w:rPr>
                <w:rStyle w:val="Hyperlink"/>
                <w:b/>
                <w:bCs/>
                <w:noProof/>
                <w:sz w:val="20"/>
                <w:szCs w:val="20"/>
              </w:rPr>
              <w:t>n Texas Wind-Driven Rain:</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_Toc180058621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13</w:t>
            </w:r>
            <w:r w:rsidR="008E74D1" w:rsidRPr="008E74D1">
              <w:rPr>
                <w:noProof/>
                <w:webHidden/>
                <w:sz w:val="20"/>
                <w:szCs w:val="20"/>
              </w:rPr>
              <w:fldChar w:fldCharType="end"/>
            </w:r>
          </w:hyperlink>
        </w:p>
        <w:p w14:paraId="57BE1D2B" w14:textId="39EF3B34" w:rsidR="008E74D1" w:rsidRPr="008E74D1" w:rsidRDefault="00586DF4">
          <w:pPr>
            <w:pStyle w:val="TOC2"/>
            <w:tabs>
              <w:tab w:val="right" w:leader="dot" w:pos="9350"/>
            </w:tabs>
            <w:rPr>
              <w:rFonts w:eastAsiaTheme="minorEastAsia"/>
              <w:noProof/>
              <w:kern w:val="2"/>
              <w:lang w:val="en-US"/>
              <w14:ligatures w14:val="standardContextual"/>
            </w:rPr>
          </w:pPr>
          <w:hyperlink w:anchor="_Toc180058622" w:history="1">
            <w:r w:rsidR="008E74D1" w:rsidRPr="008E74D1">
              <w:rPr>
                <w:rStyle w:val="Hyperlink"/>
                <w:b/>
                <w:bCs/>
                <w:noProof/>
                <w:sz w:val="20"/>
                <w:szCs w:val="20"/>
              </w:rPr>
              <w:t xml:space="preserve">2.6 Mitigation Assessment Team Report: Hurricane Michael </w:t>
            </w:r>
            <w:r w:rsidR="00031927">
              <w:rPr>
                <w:rStyle w:val="Hyperlink"/>
                <w:b/>
                <w:bCs/>
                <w:noProof/>
                <w:sz w:val="20"/>
                <w:szCs w:val="20"/>
              </w:rPr>
              <w:t>i</w:t>
            </w:r>
            <w:r w:rsidR="008E74D1" w:rsidRPr="008E74D1">
              <w:rPr>
                <w:rStyle w:val="Hyperlink"/>
                <w:b/>
                <w:bCs/>
                <w:noProof/>
                <w:sz w:val="20"/>
                <w:szCs w:val="20"/>
              </w:rPr>
              <w:t>n Florida Wind-Driven Rain:</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_Toc180058622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14</w:t>
            </w:r>
            <w:r w:rsidR="008E74D1" w:rsidRPr="008E74D1">
              <w:rPr>
                <w:noProof/>
                <w:webHidden/>
                <w:sz w:val="20"/>
                <w:szCs w:val="20"/>
              </w:rPr>
              <w:fldChar w:fldCharType="end"/>
            </w:r>
          </w:hyperlink>
        </w:p>
        <w:p w14:paraId="33FB257B" w14:textId="031AA5BB" w:rsidR="008E74D1" w:rsidRPr="008E74D1" w:rsidRDefault="00586DF4">
          <w:pPr>
            <w:pStyle w:val="TOC2"/>
            <w:tabs>
              <w:tab w:val="right" w:leader="dot" w:pos="9350"/>
            </w:tabs>
            <w:rPr>
              <w:rFonts w:eastAsiaTheme="minorEastAsia"/>
              <w:noProof/>
              <w:kern w:val="2"/>
              <w:lang w:val="en-US"/>
              <w14:ligatures w14:val="standardContextual"/>
            </w:rPr>
          </w:pPr>
          <w:hyperlink w:anchor="_Toc180058624" w:history="1">
            <w:r w:rsidR="008E74D1" w:rsidRPr="008E74D1">
              <w:rPr>
                <w:rStyle w:val="Hyperlink"/>
                <w:b/>
                <w:bCs/>
                <w:noProof/>
                <w:sz w:val="20"/>
                <w:szCs w:val="20"/>
              </w:rPr>
              <w:t xml:space="preserve">2.7 Fiu Experiment </w:t>
            </w:r>
            <w:r w:rsidR="0036219E">
              <w:rPr>
                <w:rStyle w:val="Hyperlink"/>
                <w:b/>
                <w:bCs/>
                <w:noProof/>
                <w:sz w:val="20"/>
                <w:szCs w:val="20"/>
              </w:rPr>
              <w:t>o</w:t>
            </w:r>
            <w:r w:rsidR="008E74D1" w:rsidRPr="008E74D1">
              <w:rPr>
                <w:rStyle w:val="Hyperlink"/>
                <w:b/>
                <w:bCs/>
                <w:noProof/>
                <w:sz w:val="20"/>
                <w:szCs w:val="20"/>
              </w:rPr>
              <w:t>n W</w:t>
            </w:r>
            <w:r w:rsidR="0036219E">
              <w:rPr>
                <w:rStyle w:val="Hyperlink"/>
                <w:b/>
                <w:bCs/>
                <w:noProof/>
                <w:sz w:val="20"/>
                <w:szCs w:val="20"/>
              </w:rPr>
              <w:t>DR</w:t>
            </w:r>
            <w:r w:rsidR="008E74D1" w:rsidRPr="008E74D1">
              <w:rPr>
                <w:rStyle w:val="Hyperlink"/>
                <w:b/>
                <w:bCs/>
                <w:noProof/>
                <w:sz w:val="20"/>
                <w:szCs w:val="20"/>
              </w:rPr>
              <w:t xml:space="preserve"> </w:t>
            </w:r>
            <w:r w:rsidR="0036219E">
              <w:rPr>
                <w:rStyle w:val="Hyperlink"/>
                <w:b/>
                <w:bCs/>
                <w:noProof/>
                <w:sz w:val="20"/>
                <w:szCs w:val="20"/>
              </w:rPr>
              <w:t>o</w:t>
            </w:r>
            <w:r w:rsidR="008E74D1" w:rsidRPr="008E74D1">
              <w:rPr>
                <w:rStyle w:val="Hyperlink"/>
                <w:b/>
                <w:bCs/>
                <w:noProof/>
                <w:sz w:val="20"/>
                <w:szCs w:val="20"/>
              </w:rPr>
              <w:t>n S</w:t>
            </w:r>
            <w:r w:rsidR="0036219E">
              <w:rPr>
                <w:rStyle w:val="Hyperlink"/>
                <w:b/>
                <w:bCs/>
                <w:noProof/>
                <w:sz w:val="20"/>
                <w:szCs w:val="20"/>
              </w:rPr>
              <w:t>GDs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_Toc180058624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16</w:t>
            </w:r>
            <w:r w:rsidR="008E74D1" w:rsidRPr="008E74D1">
              <w:rPr>
                <w:noProof/>
                <w:webHidden/>
                <w:sz w:val="20"/>
                <w:szCs w:val="20"/>
              </w:rPr>
              <w:fldChar w:fldCharType="end"/>
            </w:r>
          </w:hyperlink>
        </w:p>
        <w:p w14:paraId="44D9B2B4" w14:textId="382371F6" w:rsidR="008E74D1" w:rsidRPr="008E74D1" w:rsidRDefault="00586DF4">
          <w:pPr>
            <w:pStyle w:val="TOC2"/>
            <w:tabs>
              <w:tab w:val="right" w:leader="dot" w:pos="9350"/>
            </w:tabs>
            <w:rPr>
              <w:rFonts w:eastAsiaTheme="minorEastAsia"/>
              <w:noProof/>
              <w:kern w:val="2"/>
              <w:lang w:val="en-US"/>
              <w14:ligatures w14:val="standardContextual"/>
            </w:rPr>
          </w:pPr>
          <w:hyperlink w:anchor="_Toc180058625" w:history="1">
            <w:r w:rsidR="008E74D1" w:rsidRPr="008E74D1">
              <w:rPr>
                <w:rStyle w:val="Hyperlink"/>
                <w:b/>
                <w:bCs/>
                <w:noProof/>
                <w:sz w:val="20"/>
                <w:szCs w:val="20"/>
              </w:rPr>
              <w:t xml:space="preserve">2.8 Summary </w:t>
            </w:r>
            <w:r w:rsidR="0036219E">
              <w:rPr>
                <w:rStyle w:val="Hyperlink"/>
                <w:b/>
                <w:bCs/>
                <w:noProof/>
                <w:sz w:val="20"/>
                <w:szCs w:val="20"/>
              </w:rPr>
              <w:t>Of</w:t>
            </w:r>
            <w:r w:rsidR="008E74D1" w:rsidRPr="008E74D1">
              <w:rPr>
                <w:rStyle w:val="Hyperlink"/>
                <w:b/>
                <w:bCs/>
                <w:noProof/>
                <w:sz w:val="20"/>
                <w:szCs w:val="20"/>
              </w:rPr>
              <w:t xml:space="preserve"> Storm Armour Testing </w:t>
            </w:r>
            <w:r w:rsidR="0036219E">
              <w:rPr>
                <w:rStyle w:val="Hyperlink"/>
                <w:b/>
                <w:bCs/>
                <w:noProof/>
                <w:sz w:val="20"/>
                <w:szCs w:val="20"/>
              </w:rPr>
              <w:t>and</w:t>
            </w:r>
            <w:r w:rsidR="008E74D1" w:rsidRPr="008E74D1">
              <w:rPr>
                <w:rStyle w:val="Hyperlink"/>
                <w:b/>
                <w:bCs/>
                <w:noProof/>
                <w:sz w:val="20"/>
                <w:szCs w:val="20"/>
              </w:rPr>
              <w:t xml:space="preserve"> Reports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_Toc180058625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18</w:t>
            </w:r>
            <w:r w:rsidR="008E74D1" w:rsidRPr="008E74D1">
              <w:rPr>
                <w:noProof/>
                <w:webHidden/>
                <w:sz w:val="20"/>
                <w:szCs w:val="20"/>
              </w:rPr>
              <w:fldChar w:fldCharType="end"/>
            </w:r>
          </w:hyperlink>
        </w:p>
        <w:p w14:paraId="6EA9871E" w14:textId="39ECDC50" w:rsidR="008E74D1" w:rsidRPr="008E74D1" w:rsidRDefault="00586DF4">
          <w:pPr>
            <w:pStyle w:val="TOC2"/>
            <w:tabs>
              <w:tab w:val="right" w:leader="dot" w:pos="9350"/>
            </w:tabs>
            <w:rPr>
              <w:rFonts w:eastAsiaTheme="minorEastAsia"/>
              <w:noProof/>
              <w:kern w:val="2"/>
              <w:lang w:val="en-US"/>
              <w14:ligatures w14:val="standardContextual"/>
            </w:rPr>
          </w:pPr>
          <w:hyperlink w:anchor="_Toc180058626" w:history="1">
            <w:r w:rsidR="008E74D1" w:rsidRPr="008E74D1">
              <w:rPr>
                <w:rStyle w:val="Hyperlink"/>
                <w:b/>
                <w:bCs/>
                <w:noProof/>
                <w:sz w:val="20"/>
                <w:szCs w:val="20"/>
                <w:lang w:val="en-US"/>
              </w:rPr>
              <w:t xml:space="preserve">2.8 University </w:t>
            </w:r>
            <w:r w:rsidR="0036219E">
              <w:rPr>
                <w:rStyle w:val="Hyperlink"/>
                <w:b/>
                <w:bCs/>
                <w:noProof/>
                <w:sz w:val="20"/>
                <w:szCs w:val="20"/>
                <w:lang w:val="en-US"/>
              </w:rPr>
              <w:t>Of</w:t>
            </w:r>
            <w:r w:rsidR="008E74D1" w:rsidRPr="008E74D1">
              <w:rPr>
                <w:rStyle w:val="Hyperlink"/>
                <w:b/>
                <w:bCs/>
                <w:noProof/>
                <w:sz w:val="20"/>
                <w:szCs w:val="20"/>
                <w:lang w:val="en-US"/>
              </w:rPr>
              <w:t xml:space="preserve"> Florida (U</w:t>
            </w:r>
            <w:r w:rsidR="0036219E">
              <w:rPr>
                <w:rStyle w:val="Hyperlink"/>
                <w:b/>
                <w:bCs/>
                <w:noProof/>
                <w:sz w:val="20"/>
                <w:szCs w:val="20"/>
                <w:lang w:val="en-US"/>
              </w:rPr>
              <w:t>F</w:t>
            </w:r>
            <w:r w:rsidR="008E74D1" w:rsidRPr="008E74D1">
              <w:rPr>
                <w:rStyle w:val="Hyperlink"/>
                <w:b/>
                <w:bCs/>
                <w:noProof/>
                <w:sz w:val="20"/>
                <w:szCs w:val="20"/>
                <w:lang w:val="en-US"/>
              </w:rPr>
              <w:t>) Experimental Testing Findings: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_Toc180058626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20</w:t>
            </w:r>
            <w:r w:rsidR="008E74D1" w:rsidRPr="008E74D1">
              <w:rPr>
                <w:noProof/>
                <w:webHidden/>
                <w:sz w:val="20"/>
                <w:szCs w:val="20"/>
              </w:rPr>
              <w:fldChar w:fldCharType="end"/>
            </w:r>
          </w:hyperlink>
        </w:p>
        <w:p w14:paraId="78B18108" w14:textId="30889A26" w:rsidR="008E74D1" w:rsidRPr="008E74D1" w:rsidRDefault="00586DF4">
          <w:pPr>
            <w:pStyle w:val="TOC2"/>
            <w:tabs>
              <w:tab w:val="right" w:leader="dot" w:pos="9350"/>
            </w:tabs>
            <w:rPr>
              <w:rFonts w:eastAsiaTheme="minorEastAsia"/>
              <w:noProof/>
              <w:kern w:val="2"/>
              <w:lang w:val="en-US"/>
              <w14:ligatures w14:val="standardContextual"/>
            </w:rPr>
          </w:pPr>
          <w:hyperlink w:anchor="_Toc180058627" w:history="1">
            <w:r w:rsidR="008E74D1" w:rsidRPr="008E74D1">
              <w:rPr>
                <w:rStyle w:val="Hyperlink"/>
                <w:b/>
                <w:bCs/>
                <w:noProof/>
                <w:sz w:val="20"/>
                <w:szCs w:val="20"/>
              </w:rPr>
              <w:t xml:space="preserve">2.10 Summary Chart </w:t>
            </w:r>
            <w:r w:rsidR="0036219E">
              <w:rPr>
                <w:rStyle w:val="Hyperlink"/>
                <w:b/>
                <w:bCs/>
                <w:noProof/>
                <w:sz w:val="20"/>
                <w:szCs w:val="20"/>
              </w:rPr>
              <w:t>Of</w:t>
            </w:r>
            <w:r w:rsidR="008E74D1" w:rsidRPr="008E74D1">
              <w:rPr>
                <w:rStyle w:val="Hyperlink"/>
                <w:b/>
                <w:bCs/>
                <w:noProof/>
                <w:sz w:val="20"/>
                <w:szCs w:val="20"/>
              </w:rPr>
              <w:t xml:space="preserve"> </w:t>
            </w:r>
            <w:r w:rsidR="0036219E">
              <w:rPr>
                <w:rStyle w:val="Hyperlink"/>
                <w:b/>
                <w:bCs/>
                <w:noProof/>
                <w:sz w:val="20"/>
                <w:szCs w:val="20"/>
              </w:rPr>
              <w:t>WDR</w:t>
            </w:r>
            <w:r w:rsidR="008E74D1" w:rsidRPr="008E74D1">
              <w:rPr>
                <w:rStyle w:val="Hyperlink"/>
                <w:b/>
                <w:bCs/>
                <w:noProof/>
                <w:sz w:val="20"/>
                <w:szCs w:val="20"/>
              </w:rPr>
              <w:t xml:space="preserve"> Sliding Glass Window Experiments </w:t>
            </w:r>
            <w:r w:rsidR="0036219E">
              <w:rPr>
                <w:rStyle w:val="Hyperlink"/>
                <w:b/>
                <w:bCs/>
                <w:noProof/>
                <w:sz w:val="20"/>
                <w:szCs w:val="20"/>
              </w:rPr>
              <w:t>and</w:t>
            </w:r>
            <w:r w:rsidR="008E74D1" w:rsidRPr="008E74D1">
              <w:rPr>
                <w:rStyle w:val="Hyperlink"/>
                <w:b/>
                <w:bCs/>
                <w:noProof/>
                <w:sz w:val="20"/>
                <w:szCs w:val="20"/>
              </w:rPr>
              <w:t xml:space="preserve"> Other Research</w:t>
            </w:r>
            <w:r w:rsidR="00A64677">
              <w:rPr>
                <w:rStyle w:val="Hyperlink"/>
                <w:b/>
                <w:bCs/>
                <w:noProof/>
                <w:sz w:val="20"/>
                <w:szCs w:val="20"/>
              </w:rPr>
              <w:t>es</w:t>
            </w:r>
            <w:r w:rsidR="008E74D1" w:rsidRPr="008E74D1">
              <w:rPr>
                <w:rStyle w:val="Hyperlink"/>
                <w:b/>
                <w:bCs/>
                <w:noProof/>
                <w:sz w:val="20"/>
                <w:szCs w:val="20"/>
              </w:rPr>
              <w:t xml:space="preserve"> </w:t>
            </w:r>
            <w:r w:rsidR="00031927">
              <w:rPr>
                <w:rStyle w:val="Hyperlink"/>
                <w:b/>
                <w:bCs/>
                <w:noProof/>
                <w:sz w:val="20"/>
                <w:szCs w:val="20"/>
              </w:rPr>
              <w:t>i</w:t>
            </w:r>
            <w:r w:rsidR="008E74D1" w:rsidRPr="008E74D1">
              <w:rPr>
                <w:rStyle w:val="Hyperlink"/>
                <w:b/>
                <w:bCs/>
                <w:noProof/>
                <w:sz w:val="20"/>
                <w:szCs w:val="20"/>
              </w:rPr>
              <w:t>n Florida:</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_Toc180058627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22</w:t>
            </w:r>
            <w:r w:rsidR="008E74D1" w:rsidRPr="008E74D1">
              <w:rPr>
                <w:noProof/>
                <w:webHidden/>
                <w:sz w:val="20"/>
                <w:szCs w:val="20"/>
              </w:rPr>
              <w:fldChar w:fldCharType="end"/>
            </w:r>
          </w:hyperlink>
        </w:p>
        <w:p w14:paraId="4CB008EA" w14:textId="72D813B7" w:rsidR="008E74D1" w:rsidRPr="008E74D1" w:rsidRDefault="00586DF4">
          <w:pPr>
            <w:pStyle w:val="TOC3"/>
            <w:tabs>
              <w:tab w:val="right" w:leader="dot" w:pos="9350"/>
            </w:tabs>
            <w:rPr>
              <w:rFonts w:ascii="Arial" w:hAnsi="Arial" w:cs="Arial"/>
              <w:noProof/>
              <w:kern w:val="2"/>
              <w14:ligatures w14:val="standardContextual"/>
            </w:rPr>
          </w:pPr>
          <w:hyperlink w:anchor="_Toc180058628" w:history="1">
            <w:r w:rsidR="00D86FF4">
              <w:rPr>
                <w:rStyle w:val="Hyperlink"/>
                <w:rFonts w:ascii="Arial" w:hAnsi="Arial" w:cs="Arial"/>
                <w:b/>
                <w:bCs/>
                <w:noProof/>
                <w:sz w:val="20"/>
                <w:szCs w:val="20"/>
              </w:rPr>
              <w:t>i</w:t>
            </w:r>
            <w:r w:rsidR="008E74D1" w:rsidRPr="008E74D1">
              <w:rPr>
                <w:rStyle w:val="Hyperlink"/>
                <w:rFonts w:ascii="Arial" w:hAnsi="Arial" w:cs="Arial"/>
                <w:b/>
                <w:bCs/>
                <w:noProof/>
                <w:sz w:val="20"/>
                <w:szCs w:val="20"/>
              </w:rPr>
              <w:t xml:space="preserve">). Performance Assessment </w:t>
            </w:r>
            <w:r w:rsidR="00031927">
              <w:rPr>
                <w:rStyle w:val="Hyperlink"/>
                <w:rFonts w:ascii="Arial" w:hAnsi="Arial" w:cs="Arial"/>
                <w:b/>
                <w:bCs/>
                <w:noProof/>
                <w:sz w:val="20"/>
                <w:szCs w:val="20"/>
              </w:rPr>
              <w:t>o</w:t>
            </w:r>
            <w:r w:rsidR="0036219E">
              <w:rPr>
                <w:rStyle w:val="Hyperlink"/>
                <w:rFonts w:ascii="Arial" w:hAnsi="Arial" w:cs="Arial"/>
                <w:b/>
                <w:bCs/>
                <w:noProof/>
                <w:sz w:val="20"/>
                <w:szCs w:val="20"/>
              </w:rPr>
              <w:t>f</w:t>
            </w:r>
            <w:r w:rsidR="008E74D1" w:rsidRPr="008E74D1">
              <w:rPr>
                <w:rStyle w:val="Hyperlink"/>
                <w:rFonts w:ascii="Arial" w:hAnsi="Arial" w:cs="Arial"/>
                <w:b/>
                <w:bCs/>
                <w:noProof/>
                <w:sz w:val="20"/>
                <w:szCs w:val="20"/>
              </w:rPr>
              <w:t xml:space="preserve"> Door Tracks: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_Toc180058628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24</w:t>
            </w:r>
            <w:r w:rsidR="008E74D1" w:rsidRPr="008E74D1">
              <w:rPr>
                <w:rFonts w:ascii="Arial" w:hAnsi="Arial" w:cs="Arial"/>
                <w:noProof/>
                <w:webHidden/>
                <w:sz w:val="20"/>
                <w:szCs w:val="20"/>
              </w:rPr>
              <w:fldChar w:fldCharType="end"/>
            </w:r>
          </w:hyperlink>
        </w:p>
        <w:p w14:paraId="1852E056" w14:textId="417A4BC7" w:rsidR="008E74D1" w:rsidRPr="008E74D1" w:rsidRDefault="00586DF4">
          <w:pPr>
            <w:pStyle w:val="TOC3"/>
            <w:tabs>
              <w:tab w:val="right" w:leader="dot" w:pos="9350"/>
            </w:tabs>
            <w:rPr>
              <w:rFonts w:ascii="Arial" w:hAnsi="Arial" w:cs="Arial"/>
              <w:noProof/>
              <w:kern w:val="2"/>
              <w14:ligatures w14:val="standardContextual"/>
            </w:rPr>
          </w:pPr>
          <w:hyperlink w:anchor="_Toc180058629" w:history="1">
            <w:r w:rsidR="00D86FF4">
              <w:rPr>
                <w:rStyle w:val="Hyperlink"/>
                <w:rFonts w:ascii="Arial" w:hAnsi="Arial" w:cs="Arial"/>
                <w:b/>
                <w:bCs/>
                <w:noProof/>
                <w:sz w:val="20"/>
                <w:szCs w:val="20"/>
              </w:rPr>
              <w:t>i</w:t>
            </w:r>
            <w:r w:rsidR="008E74D1" w:rsidRPr="008E74D1">
              <w:rPr>
                <w:rStyle w:val="Hyperlink"/>
                <w:rFonts w:ascii="Arial" w:hAnsi="Arial" w:cs="Arial"/>
                <w:b/>
                <w:bCs/>
                <w:noProof/>
                <w:sz w:val="20"/>
                <w:szCs w:val="20"/>
              </w:rPr>
              <w:t>i). Future Guidance:</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_Toc180058629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27</w:t>
            </w:r>
            <w:r w:rsidR="008E74D1" w:rsidRPr="008E74D1">
              <w:rPr>
                <w:rFonts w:ascii="Arial" w:hAnsi="Arial" w:cs="Arial"/>
                <w:noProof/>
                <w:webHidden/>
                <w:sz w:val="20"/>
                <w:szCs w:val="20"/>
              </w:rPr>
              <w:fldChar w:fldCharType="end"/>
            </w:r>
          </w:hyperlink>
        </w:p>
        <w:p w14:paraId="3E75093A" w14:textId="1F0595DE" w:rsidR="008E74D1" w:rsidRPr="008E74D1" w:rsidRDefault="00586DF4">
          <w:pPr>
            <w:pStyle w:val="TOC3"/>
            <w:tabs>
              <w:tab w:val="right" w:leader="dot" w:pos="9350"/>
            </w:tabs>
            <w:rPr>
              <w:rFonts w:ascii="Arial" w:hAnsi="Arial" w:cs="Arial"/>
              <w:noProof/>
              <w:kern w:val="2"/>
              <w14:ligatures w14:val="standardContextual"/>
            </w:rPr>
          </w:pPr>
          <w:hyperlink w:anchor="_Toc180058630" w:history="1">
            <w:r w:rsidR="00D86FF4">
              <w:rPr>
                <w:rStyle w:val="Hyperlink"/>
                <w:rFonts w:ascii="Arial" w:hAnsi="Arial" w:cs="Arial"/>
                <w:b/>
                <w:bCs/>
                <w:noProof/>
                <w:sz w:val="20"/>
                <w:szCs w:val="20"/>
              </w:rPr>
              <w:t>i</w:t>
            </w:r>
            <w:r w:rsidR="008E74D1" w:rsidRPr="008E74D1">
              <w:rPr>
                <w:rStyle w:val="Hyperlink"/>
                <w:rFonts w:ascii="Arial" w:hAnsi="Arial" w:cs="Arial"/>
                <w:b/>
                <w:bCs/>
                <w:noProof/>
                <w:sz w:val="20"/>
                <w:szCs w:val="20"/>
              </w:rPr>
              <w:t xml:space="preserve">ii).  Impact </w:t>
            </w:r>
            <w:r w:rsidR="00031927">
              <w:rPr>
                <w:rStyle w:val="Hyperlink"/>
                <w:rFonts w:ascii="Arial" w:hAnsi="Arial" w:cs="Arial"/>
                <w:b/>
                <w:bCs/>
                <w:noProof/>
                <w:sz w:val="20"/>
                <w:szCs w:val="20"/>
              </w:rPr>
              <w:t>o</w:t>
            </w:r>
            <w:r w:rsidR="0036219E">
              <w:rPr>
                <w:rStyle w:val="Hyperlink"/>
                <w:rFonts w:ascii="Arial" w:hAnsi="Arial" w:cs="Arial"/>
                <w:b/>
                <w:bCs/>
                <w:noProof/>
                <w:sz w:val="20"/>
                <w:szCs w:val="20"/>
              </w:rPr>
              <w:t>f</w:t>
            </w:r>
            <w:r w:rsidR="008E74D1" w:rsidRPr="008E74D1">
              <w:rPr>
                <w:rStyle w:val="Hyperlink"/>
                <w:rFonts w:ascii="Arial" w:hAnsi="Arial" w:cs="Arial"/>
                <w:b/>
                <w:bCs/>
                <w:noProof/>
                <w:sz w:val="20"/>
                <w:szCs w:val="20"/>
              </w:rPr>
              <w:t xml:space="preserve"> Real-World Scenarios: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_Toc180058630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27</w:t>
            </w:r>
            <w:r w:rsidR="008E74D1" w:rsidRPr="008E74D1">
              <w:rPr>
                <w:rFonts w:ascii="Arial" w:hAnsi="Arial" w:cs="Arial"/>
                <w:noProof/>
                <w:webHidden/>
                <w:sz w:val="20"/>
                <w:szCs w:val="20"/>
              </w:rPr>
              <w:fldChar w:fldCharType="end"/>
            </w:r>
          </w:hyperlink>
        </w:p>
        <w:p w14:paraId="2AEFC293" w14:textId="2D16B7FC" w:rsidR="008E74D1" w:rsidRPr="008E74D1" w:rsidRDefault="00586DF4">
          <w:pPr>
            <w:pStyle w:val="TOC1"/>
            <w:tabs>
              <w:tab w:val="right" w:leader="dot" w:pos="9350"/>
            </w:tabs>
            <w:rPr>
              <w:rFonts w:ascii="Arial" w:hAnsi="Arial" w:cs="Arial"/>
              <w:noProof/>
              <w:kern w:val="2"/>
              <w14:ligatures w14:val="standardContextual"/>
            </w:rPr>
          </w:pPr>
          <w:hyperlink w:anchor="_Toc180058631" w:history="1">
            <w:r w:rsidR="008E74D1" w:rsidRPr="008E74D1">
              <w:rPr>
                <w:rStyle w:val="Hyperlink"/>
                <w:rFonts w:ascii="Arial" w:hAnsi="Arial" w:cs="Arial"/>
                <w:b/>
                <w:bCs/>
                <w:noProof/>
                <w:sz w:val="20"/>
                <w:szCs w:val="20"/>
              </w:rPr>
              <w:t xml:space="preserve">3. Course </w:t>
            </w:r>
            <w:r w:rsidR="00337706">
              <w:rPr>
                <w:rStyle w:val="Hyperlink"/>
                <w:rFonts w:ascii="Arial" w:hAnsi="Arial" w:cs="Arial"/>
                <w:b/>
                <w:bCs/>
                <w:noProof/>
                <w:sz w:val="20"/>
                <w:szCs w:val="20"/>
              </w:rPr>
              <w:t>o</w:t>
            </w:r>
            <w:r w:rsidR="0036219E">
              <w:rPr>
                <w:rStyle w:val="Hyperlink"/>
                <w:rFonts w:ascii="Arial" w:hAnsi="Arial" w:cs="Arial"/>
                <w:b/>
                <w:bCs/>
                <w:noProof/>
                <w:sz w:val="20"/>
                <w:szCs w:val="20"/>
              </w:rPr>
              <w:t>f</w:t>
            </w:r>
            <w:r w:rsidR="008E74D1" w:rsidRPr="008E74D1">
              <w:rPr>
                <w:rStyle w:val="Hyperlink"/>
                <w:rFonts w:ascii="Arial" w:hAnsi="Arial" w:cs="Arial"/>
                <w:b/>
                <w:bCs/>
                <w:noProof/>
                <w:sz w:val="20"/>
                <w:szCs w:val="20"/>
              </w:rPr>
              <w:t xml:space="preserve"> Action:</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_Toc180058631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27</w:t>
            </w:r>
            <w:r w:rsidR="008E74D1" w:rsidRPr="008E74D1">
              <w:rPr>
                <w:rFonts w:ascii="Arial" w:hAnsi="Arial" w:cs="Arial"/>
                <w:noProof/>
                <w:webHidden/>
                <w:sz w:val="20"/>
                <w:szCs w:val="20"/>
              </w:rPr>
              <w:fldChar w:fldCharType="end"/>
            </w:r>
          </w:hyperlink>
        </w:p>
        <w:p w14:paraId="4B084656" w14:textId="1CF56897" w:rsidR="008E74D1" w:rsidRPr="008E74D1" w:rsidRDefault="00586DF4">
          <w:pPr>
            <w:pStyle w:val="TOC2"/>
            <w:tabs>
              <w:tab w:val="right" w:leader="dot" w:pos="9350"/>
            </w:tabs>
            <w:rPr>
              <w:rFonts w:eastAsiaTheme="minorEastAsia"/>
              <w:noProof/>
              <w:kern w:val="2"/>
              <w:lang w:val="en-US"/>
              <w14:ligatures w14:val="standardContextual"/>
            </w:rPr>
          </w:pPr>
          <w:hyperlink w:anchor="_Toc180058632" w:history="1">
            <w:r w:rsidR="008E74D1" w:rsidRPr="008E74D1">
              <w:rPr>
                <w:rStyle w:val="Hyperlink"/>
                <w:b/>
                <w:bCs/>
                <w:noProof/>
                <w:sz w:val="20"/>
                <w:szCs w:val="20"/>
                <w:lang w:val="en-US"/>
              </w:rPr>
              <w:t>3.1 Recommendations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_Toc180058632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28</w:t>
            </w:r>
            <w:r w:rsidR="008E74D1" w:rsidRPr="008E74D1">
              <w:rPr>
                <w:noProof/>
                <w:webHidden/>
                <w:sz w:val="20"/>
                <w:szCs w:val="20"/>
              </w:rPr>
              <w:fldChar w:fldCharType="end"/>
            </w:r>
          </w:hyperlink>
        </w:p>
        <w:p w14:paraId="177F2F48" w14:textId="73BB4F8B" w:rsidR="008E74D1" w:rsidRPr="008E74D1" w:rsidRDefault="00586DF4">
          <w:pPr>
            <w:pStyle w:val="TOC2"/>
            <w:tabs>
              <w:tab w:val="right" w:leader="dot" w:pos="9350"/>
            </w:tabs>
            <w:rPr>
              <w:rFonts w:eastAsiaTheme="minorEastAsia"/>
              <w:noProof/>
              <w:kern w:val="2"/>
              <w:lang w:val="en-US"/>
              <w14:ligatures w14:val="standardContextual"/>
            </w:rPr>
          </w:pPr>
          <w:hyperlink w:anchor="_Toc180058633" w:history="1">
            <w:r w:rsidR="008E74D1" w:rsidRPr="008E74D1">
              <w:rPr>
                <w:rStyle w:val="Hyperlink"/>
                <w:b/>
                <w:bCs/>
                <w:noProof/>
                <w:sz w:val="20"/>
                <w:szCs w:val="20"/>
                <w:lang w:val="en-US"/>
              </w:rPr>
              <w:t>3.2 Retesting Protocols: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_Toc180058633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28</w:t>
            </w:r>
            <w:r w:rsidR="008E74D1" w:rsidRPr="008E74D1">
              <w:rPr>
                <w:noProof/>
                <w:webHidden/>
                <w:sz w:val="20"/>
                <w:szCs w:val="20"/>
              </w:rPr>
              <w:fldChar w:fldCharType="end"/>
            </w:r>
          </w:hyperlink>
        </w:p>
        <w:p w14:paraId="05458F10" w14:textId="24A531C2" w:rsidR="008E74D1" w:rsidRPr="008E74D1" w:rsidRDefault="00586DF4">
          <w:pPr>
            <w:pStyle w:val="TOC2"/>
            <w:tabs>
              <w:tab w:val="right" w:leader="dot" w:pos="9350"/>
            </w:tabs>
            <w:rPr>
              <w:rFonts w:eastAsiaTheme="minorEastAsia"/>
              <w:noProof/>
              <w:kern w:val="2"/>
              <w:lang w:val="en-US"/>
              <w14:ligatures w14:val="standardContextual"/>
            </w:rPr>
          </w:pPr>
          <w:hyperlink w:anchor="_Toc180058634" w:history="1">
            <w:r w:rsidR="008E74D1" w:rsidRPr="008E74D1">
              <w:rPr>
                <w:rStyle w:val="Hyperlink"/>
                <w:b/>
                <w:bCs/>
                <w:noProof/>
                <w:sz w:val="20"/>
                <w:szCs w:val="20"/>
                <w:lang w:val="en-US"/>
              </w:rPr>
              <w:t>3.3 Laboratory Conditions:</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_Toc180058634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28</w:t>
            </w:r>
            <w:r w:rsidR="008E74D1" w:rsidRPr="008E74D1">
              <w:rPr>
                <w:noProof/>
                <w:webHidden/>
                <w:sz w:val="20"/>
                <w:szCs w:val="20"/>
              </w:rPr>
              <w:fldChar w:fldCharType="end"/>
            </w:r>
          </w:hyperlink>
        </w:p>
        <w:p w14:paraId="588E0B3D" w14:textId="2DB40BB3" w:rsidR="008E74D1" w:rsidRPr="008E74D1" w:rsidRDefault="00586DF4">
          <w:pPr>
            <w:pStyle w:val="TOC2"/>
            <w:tabs>
              <w:tab w:val="right" w:leader="dot" w:pos="9350"/>
            </w:tabs>
            <w:rPr>
              <w:rFonts w:eastAsiaTheme="minorEastAsia"/>
              <w:noProof/>
              <w:kern w:val="2"/>
              <w:lang w:val="en-US"/>
              <w14:ligatures w14:val="standardContextual"/>
            </w:rPr>
          </w:pPr>
          <w:hyperlink w:anchor="_Toc180058635" w:history="1">
            <w:r w:rsidR="008E74D1" w:rsidRPr="008E74D1">
              <w:rPr>
                <w:rStyle w:val="Hyperlink"/>
                <w:b/>
                <w:bCs/>
                <w:noProof/>
                <w:sz w:val="20"/>
                <w:szCs w:val="20"/>
                <w:lang w:val="en-US"/>
              </w:rPr>
              <w:t>3.4 Br</w:t>
            </w:r>
            <w:r w:rsidR="0036219E">
              <w:rPr>
                <w:rStyle w:val="Hyperlink"/>
                <w:b/>
                <w:bCs/>
                <w:noProof/>
                <w:sz w:val="20"/>
                <w:szCs w:val="20"/>
                <w:lang w:val="en-US"/>
              </w:rPr>
              <w:t>and</w:t>
            </w:r>
            <w:r w:rsidR="008E74D1" w:rsidRPr="008E74D1">
              <w:rPr>
                <w:rStyle w:val="Hyperlink"/>
                <w:b/>
                <w:bCs/>
                <w:noProof/>
                <w:sz w:val="20"/>
                <w:szCs w:val="20"/>
                <w:lang w:val="en-US"/>
              </w:rPr>
              <w:t xml:space="preserve"> New System Validation:</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_Toc180058635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29</w:t>
            </w:r>
            <w:r w:rsidR="008E74D1" w:rsidRPr="008E74D1">
              <w:rPr>
                <w:noProof/>
                <w:webHidden/>
                <w:sz w:val="20"/>
                <w:szCs w:val="20"/>
              </w:rPr>
              <w:fldChar w:fldCharType="end"/>
            </w:r>
          </w:hyperlink>
        </w:p>
        <w:p w14:paraId="5C52065D" w14:textId="4D7C33C6" w:rsidR="008E74D1" w:rsidRPr="008E74D1" w:rsidRDefault="00586DF4">
          <w:pPr>
            <w:pStyle w:val="TOC1"/>
            <w:tabs>
              <w:tab w:val="right" w:leader="dot" w:pos="9350"/>
            </w:tabs>
            <w:rPr>
              <w:rFonts w:ascii="Arial" w:hAnsi="Arial" w:cs="Arial"/>
              <w:noProof/>
              <w:kern w:val="2"/>
              <w14:ligatures w14:val="standardContextual"/>
            </w:rPr>
          </w:pPr>
          <w:hyperlink w:anchor="_Toc180058636" w:history="1">
            <w:r w:rsidR="008E74D1" w:rsidRPr="008E74D1">
              <w:rPr>
                <w:rStyle w:val="Hyperlink"/>
                <w:rFonts w:ascii="Arial" w:hAnsi="Arial" w:cs="Arial"/>
                <w:b/>
                <w:bCs/>
                <w:noProof/>
                <w:sz w:val="20"/>
                <w:szCs w:val="20"/>
              </w:rPr>
              <w:t>4. Conclusions: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_Toc180058636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29</w:t>
            </w:r>
            <w:r w:rsidR="008E74D1" w:rsidRPr="008E74D1">
              <w:rPr>
                <w:rFonts w:ascii="Arial" w:hAnsi="Arial" w:cs="Arial"/>
                <w:noProof/>
                <w:webHidden/>
                <w:sz w:val="20"/>
                <w:szCs w:val="20"/>
              </w:rPr>
              <w:fldChar w:fldCharType="end"/>
            </w:r>
          </w:hyperlink>
        </w:p>
        <w:p w14:paraId="51CB0A81" w14:textId="26CBA490" w:rsidR="008E74D1" w:rsidRPr="008E74D1" w:rsidRDefault="00586DF4">
          <w:pPr>
            <w:pStyle w:val="TOC1"/>
            <w:tabs>
              <w:tab w:val="right" w:leader="dot" w:pos="9350"/>
            </w:tabs>
            <w:rPr>
              <w:rFonts w:ascii="Arial" w:hAnsi="Arial" w:cs="Arial"/>
              <w:noProof/>
              <w:kern w:val="2"/>
              <w14:ligatures w14:val="standardContextual"/>
            </w:rPr>
          </w:pPr>
          <w:hyperlink w:anchor="_Toc180058637" w:history="1">
            <w:r w:rsidR="008E74D1" w:rsidRPr="008E74D1">
              <w:rPr>
                <w:rStyle w:val="Hyperlink"/>
                <w:rFonts w:ascii="Arial" w:hAnsi="Arial" w:cs="Arial"/>
                <w:noProof/>
                <w:sz w:val="20"/>
                <w:szCs w:val="20"/>
              </w:rPr>
              <w:t xml:space="preserve">5. </w:t>
            </w:r>
            <w:r w:rsidR="008E74D1" w:rsidRPr="008E74D1">
              <w:rPr>
                <w:rStyle w:val="Hyperlink"/>
                <w:rFonts w:ascii="Arial" w:hAnsi="Arial" w:cs="Arial"/>
                <w:b/>
                <w:bCs/>
                <w:noProof/>
                <w:sz w:val="20"/>
                <w:szCs w:val="20"/>
              </w:rPr>
              <w:t>References: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_Toc180058637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30</w:t>
            </w:r>
            <w:r w:rsidR="008E74D1" w:rsidRPr="008E74D1">
              <w:rPr>
                <w:rFonts w:ascii="Arial" w:hAnsi="Arial" w:cs="Arial"/>
                <w:noProof/>
                <w:webHidden/>
                <w:sz w:val="20"/>
                <w:szCs w:val="20"/>
              </w:rPr>
              <w:fldChar w:fldCharType="end"/>
            </w:r>
          </w:hyperlink>
        </w:p>
        <w:p w14:paraId="755EE634" w14:textId="4721E80B" w:rsidR="008E74D1" w:rsidRPr="008E74D1" w:rsidRDefault="00586DF4">
          <w:pPr>
            <w:pStyle w:val="TOC1"/>
            <w:tabs>
              <w:tab w:val="right" w:leader="dot" w:pos="9350"/>
            </w:tabs>
            <w:rPr>
              <w:rFonts w:ascii="Arial" w:hAnsi="Arial" w:cs="Arial"/>
              <w:noProof/>
              <w:kern w:val="2"/>
              <w14:ligatures w14:val="standardContextual"/>
            </w:rPr>
          </w:pPr>
          <w:hyperlink w:anchor="_Toc180058638" w:history="1">
            <w:r w:rsidR="008E74D1" w:rsidRPr="008E74D1">
              <w:rPr>
                <w:rStyle w:val="Hyperlink"/>
                <w:rFonts w:ascii="Arial" w:hAnsi="Arial" w:cs="Arial"/>
                <w:b/>
                <w:bCs/>
                <w:noProof/>
                <w:sz w:val="20"/>
                <w:szCs w:val="20"/>
              </w:rPr>
              <w:t>6. Appendices</w:t>
            </w:r>
            <w:r w:rsidR="008E74D1" w:rsidRPr="008E74D1">
              <w:rPr>
                <w:rFonts w:ascii="Arial" w:hAnsi="Arial" w:cs="Arial"/>
                <w:noProof/>
                <w:webHidden/>
                <w:sz w:val="20"/>
                <w:szCs w:val="20"/>
              </w:rPr>
              <w:tab/>
            </w:r>
            <w:r w:rsidR="008E74D1" w:rsidRPr="008E74D1">
              <w:rPr>
                <w:rFonts w:ascii="Arial" w:hAnsi="Arial" w:cs="Arial"/>
                <w:noProof/>
                <w:webHidden/>
                <w:sz w:val="20"/>
                <w:szCs w:val="20"/>
              </w:rPr>
              <w:fldChar w:fldCharType="begin"/>
            </w:r>
            <w:r w:rsidR="008E74D1" w:rsidRPr="008E74D1">
              <w:rPr>
                <w:rFonts w:ascii="Arial" w:hAnsi="Arial" w:cs="Arial"/>
                <w:noProof/>
                <w:webHidden/>
                <w:sz w:val="20"/>
                <w:szCs w:val="20"/>
              </w:rPr>
              <w:instrText xml:space="preserve"> PAGEREF _Toc180058638 \h </w:instrText>
            </w:r>
            <w:r w:rsidR="008E74D1" w:rsidRPr="008E74D1">
              <w:rPr>
                <w:rFonts w:ascii="Arial" w:hAnsi="Arial" w:cs="Arial"/>
                <w:noProof/>
                <w:webHidden/>
                <w:sz w:val="20"/>
                <w:szCs w:val="20"/>
              </w:rPr>
            </w:r>
            <w:r w:rsidR="008E74D1" w:rsidRPr="008E74D1">
              <w:rPr>
                <w:rFonts w:ascii="Arial" w:hAnsi="Arial" w:cs="Arial"/>
                <w:noProof/>
                <w:webHidden/>
                <w:sz w:val="20"/>
                <w:szCs w:val="20"/>
              </w:rPr>
              <w:fldChar w:fldCharType="separate"/>
            </w:r>
            <w:r w:rsidR="008E74D1" w:rsidRPr="008E74D1">
              <w:rPr>
                <w:rFonts w:ascii="Arial" w:hAnsi="Arial" w:cs="Arial"/>
                <w:noProof/>
                <w:webHidden/>
                <w:sz w:val="20"/>
                <w:szCs w:val="20"/>
              </w:rPr>
              <w:t>32</w:t>
            </w:r>
            <w:r w:rsidR="008E74D1" w:rsidRPr="008E74D1">
              <w:rPr>
                <w:rFonts w:ascii="Arial" w:hAnsi="Arial" w:cs="Arial"/>
                <w:noProof/>
                <w:webHidden/>
                <w:sz w:val="20"/>
                <w:szCs w:val="20"/>
              </w:rPr>
              <w:fldChar w:fldCharType="end"/>
            </w:r>
          </w:hyperlink>
        </w:p>
        <w:p w14:paraId="5B00B92E" w14:textId="231D7486" w:rsidR="008E74D1" w:rsidRPr="008E74D1" w:rsidRDefault="00586DF4" w:rsidP="00021A52">
          <w:pPr>
            <w:pStyle w:val="TOC2"/>
            <w:tabs>
              <w:tab w:val="right" w:leader="dot" w:pos="9350"/>
            </w:tabs>
            <w:rPr>
              <w:rFonts w:eastAsiaTheme="minorEastAsia"/>
              <w:noProof/>
              <w:kern w:val="2"/>
              <w:lang w:val="en-US"/>
              <w14:ligatures w14:val="standardContextual"/>
            </w:rPr>
          </w:pPr>
          <w:hyperlink w:anchor="_Toc180058640" w:history="1">
            <w:r w:rsidR="008E74D1" w:rsidRPr="008E74D1">
              <w:rPr>
                <w:rStyle w:val="Hyperlink"/>
                <w:b/>
                <w:bCs/>
                <w:noProof/>
                <w:sz w:val="20"/>
                <w:szCs w:val="20"/>
              </w:rPr>
              <w:t xml:space="preserve">Appendix </w:t>
            </w:r>
            <w:r w:rsidR="00021A52">
              <w:rPr>
                <w:rStyle w:val="Hyperlink"/>
                <w:b/>
                <w:bCs/>
                <w:noProof/>
                <w:sz w:val="20"/>
                <w:szCs w:val="20"/>
              </w:rPr>
              <w:t>A</w:t>
            </w:r>
            <w:r w:rsidR="008E74D1" w:rsidRPr="008E74D1">
              <w:rPr>
                <w:rStyle w:val="Hyperlink"/>
                <w:b/>
                <w:bCs/>
                <w:noProof/>
                <w:sz w:val="20"/>
                <w:szCs w:val="20"/>
              </w:rPr>
              <w:t>: Meeting #1</w:t>
            </w:r>
            <w:r w:rsidR="00021A52">
              <w:rPr>
                <w:rStyle w:val="Hyperlink"/>
                <w:b/>
                <w:bCs/>
                <w:noProof/>
                <w:sz w:val="20"/>
                <w:szCs w:val="20"/>
              </w:rPr>
              <w:t xml:space="preserve"> Minutes</w:t>
            </w:r>
            <w:r w:rsidR="00021A52" w:rsidRPr="00021A52">
              <w:rPr>
                <w:rStyle w:val="Hyperlink"/>
                <w:b/>
                <w:bCs/>
                <w:noProof/>
                <w:sz w:val="20"/>
                <w:szCs w:val="20"/>
              </w:rPr>
              <w:t>– 12</w:t>
            </w:r>
            <w:r w:rsidR="00021A52" w:rsidRPr="00021A52">
              <w:rPr>
                <w:rStyle w:val="Hyperlink"/>
                <w:b/>
                <w:bCs/>
                <w:noProof/>
                <w:sz w:val="20"/>
                <w:szCs w:val="20"/>
                <w:vertAlign w:val="superscript"/>
              </w:rPr>
              <w:t>th</w:t>
            </w:r>
            <w:r w:rsidR="00021A52" w:rsidRPr="00021A52">
              <w:rPr>
                <w:rStyle w:val="Hyperlink"/>
                <w:b/>
                <w:bCs/>
                <w:noProof/>
                <w:sz w:val="20"/>
                <w:szCs w:val="20"/>
              </w:rPr>
              <w:t xml:space="preserve"> September 2024</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_Toc180058640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34</w:t>
            </w:r>
            <w:r w:rsidR="008E74D1" w:rsidRPr="008E74D1">
              <w:rPr>
                <w:noProof/>
                <w:webHidden/>
                <w:sz w:val="20"/>
                <w:szCs w:val="20"/>
              </w:rPr>
              <w:fldChar w:fldCharType="end"/>
            </w:r>
          </w:hyperlink>
        </w:p>
        <w:p w14:paraId="45CCFA71" w14:textId="62F1D244" w:rsidR="008E74D1" w:rsidRPr="008E74D1" w:rsidRDefault="00586DF4">
          <w:pPr>
            <w:pStyle w:val="TOC2"/>
            <w:tabs>
              <w:tab w:val="right" w:leader="dot" w:pos="9350"/>
            </w:tabs>
            <w:rPr>
              <w:rFonts w:eastAsiaTheme="minorEastAsia"/>
              <w:noProof/>
              <w:kern w:val="2"/>
              <w:lang w:val="en-US"/>
              <w14:ligatures w14:val="standardContextual"/>
            </w:rPr>
          </w:pPr>
          <w:hyperlink w:anchor="_Toc180058642" w:history="1">
            <w:r w:rsidR="008E74D1" w:rsidRPr="008E74D1">
              <w:rPr>
                <w:rStyle w:val="Hyperlink"/>
                <w:b/>
                <w:bCs/>
                <w:noProof/>
                <w:sz w:val="20"/>
                <w:szCs w:val="20"/>
              </w:rPr>
              <w:t>Appendix B: Meeting #2 Minutes – 25</w:t>
            </w:r>
            <w:r w:rsidR="008E74D1" w:rsidRPr="008E74D1">
              <w:rPr>
                <w:rStyle w:val="Hyperlink"/>
                <w:b/>
                <w:bCs/>
                <w:noProof/>
                <w:sz w:val="20"/>
                <w:szCs w:val="20"/>
                <w:vertAlign w:val="superscript"/>
              </w:rPr>
              <w:t>th</w:t>
            </w:r>
            <w:r w:rsidR="008E74D1" w:rsidRPr="008E74D1">
              <w:rPr>
                <w:rStyle w:val="Hyperlink"/>
                <w:b/>
                <w:bCs/>
                <w:noProof/>
                <w:sz w:val="20"/>
                <w:szCs w:val="20"/>
              </w:rPr>
              <w:t xml:space="preserve"> September 2024</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_Toc180058642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37</w:t>
            </w:r>
            <w:r w:rsidR="008E74D1" w:rsidRPr="008E74D1">
              <w:rPr>
                <w:noProof/>
                <w:webHidden/>
                <w:sz w:val="20"/>
                <w:szCs w:val="20"/>
              </w:rPr>
              <w:fldChar w:fldCharType="end"/>
            </w:r>
          </w:hyperlink>
        </w:p>
        <w:p w14:paraId="63B0ADFF" w14:textId="7D03EF32" w:rsidR="008E74D1" w:rsidRDefault="00586DF4">
          <w:pPr>
            <w:pStyle w:val="TOC2"/>
            <w:tabs>
              <w:tab w:val="right" w:leader="dot" w:pos="9350"/>
            </w:tabs>
            <w:rPr>
              <w:rStyle w:val="Hyperlink"/>
              <w:noProof/>
              <w:sz w:val="20"/>
              <w:szCs w:val="20"/>
            </w:rPr>
          </w:pPr>
          <w:hyperlink w:anchor="_Toc180058643" w:history="1">
            <w:r w:rsidR="008E74D1" w:rsidRPr="008E74D1">
              <w:rPr>
                <w:rStyle w:val="Hyperlink"/>
                <w:b/>
                <w:bCs/>
                <w:noProof/>
                <w:sz w:val="20"/>
                <w:szCs w:val="20"/>
              </w:rPr>
              <w:t xml:space="preserve">Appendix C: Meeting Minutes </w:t>
            </w:r>
            <w:r w:rsidR="00021A52">
              <w:rPr>
                <w:rStyle w:val="Hyperlink"/>
                <w:b/>
                <w:bCs/>
                <w:noProof/>
                <w:sz w:val="20"/>
                <w:szCs w:val="20"/>
              </w:rPr>
              <w:t>(Internal)</w:t>
            </w:r>
            <w:r w:rsidR="008E74D1" w:rsidRPr="008E74D1">
              <w:rPr>
                <w:rStyle w:val="Hyperlink"/>
                <w:b/>
                <w:bCs/>
                <w:noProof/>
                <w:sz w:val="20"/>
                <w:szCs w:val="20"/>
              </w:rPr>
              <w:t>– 11th October 2024</w:t>
            </w:r>
            <w:r w:rsidR="008E74D1" w:rsidRPr="008E74D1">
              <w:rPr>
                <w:noProof/>
                <w:webHidden/>
                <w:sz w:val="20"/>
                <w:szCs w:val="20"/>
              </w:rPr>
              <w:tab/>
            </w:r>
            <w:r w:rsidR="008E74D1" w:rsidRPr="008E74D1">
              <w:rPr>
                <w:noProof/>
                <w:webHidden/>
                <w:sz w:val="20"/>
                <w:szCs w:val="20"/>
              </w:rPr>
              <w:fldChar w:fldCharType="begin"/>
            </w:r>
            <w:r w:rsidR="008E74D1" w:rsidRPr="008E74D1">
              <w:rPr>
                <w:noProof/>
                <w:webHidden/>
                <w:sz w:val="20"/>
                <w:szCs w:val="20"/>
              </w:rPr>
              <w:instrText xml:space="preserve"> PAGEREF _Toc180058643 \h </w:instrText>
            </w:r>
            <w:r w:rsidR="008E74D1" w:rsidRPr="008E74D1">
              <w:rPr>
                <w:noProof/>
                <w:webHidden/>
                <w:sz w:val="20"/>
                <w:szCs w:val="20"/>
              </w:rPr>
            </w:r>
            <w:r w:rsidR="008E74D1" w:rsidRPr="008E74D1">
              <w:rPr>
                <w:noProof/>
                <w:webHidden/>
                <w:sz w:val="20"/>
                <w:szCs w:val="20"/>
              </w:rPr>
              <w:fldChar w:fldCharType="separate"/>
            </w:r>
            <w:r w:rsidR="008E74D1" w:rsidRPr="008E74D1">
              <w:rPr>
                <w:noProof/>
                <w:webHidden/>
                <w:sz w:val="20"/>
                <w:szCs w:val="20"/>
              </w:rPr>
              <w:t>39</w:t>
            </w:r>
            <w:r w:rsidR="008E74D1" w:rsidRPr="008E74D1">
              <w:rPr>
                <w:noProof/>
                <w:webHidden/>
                <w:sz w:val="20"/>
                <w:szCs w:val="20"/>
              </w:rPr>
              <w:fldChar w:fldCharType="end"/>
            </w:r>
          </w:hyperlink>
        </w:p>
        <w:p w14:paraId="29E78AAD" w14:textId="72A1C5AF" w:rsidR="00BE6966" w:rsidRPr="008E74D1" w:rsidRDefault="00586DF4" w:rsidP="00BE6966">
          <w:pPr>
            <w:pStyle w:val="TOC2"/>
            <w:tabs>
              <w:tab w:val="right" w:leader="dot" w:pos="9350"/>
            </w:tabs>
            <w:rPr>
              <w:rFonts w:eastAsiaTheme="minorEastAsia"/>
              <w:noProof/>
              <w:kern w:val="2"/>
              <w:lang w:val="en-US"/>
              <w14:ligatures w14:val="standardContextual"/>
            </w:rPr>
          </w:pPr>
          <w:hyperlink w:anchor="_Toc180058643" w:history="1">
            <w:r w:rsidR="00BE6966" w:rsidRPr="008E74D1">
              <w:rPr>
                <w:rStyle w:val="Hyperlink"/>
                <w:b/>
                <w:bCs/>
                <w:noProof/>
                <w:sz w:val="20"/>
                <w:szCs w:val="20"/>
              </w:rPr>
              <w:t xml:space="preserve">Appendix </w:t>
            </w:r>
            <w:r w:rsidR="00BE6966">
              <w:rPr>
                <w:rStyle w:val="Hyperlink"/>
                <w:b/>
                <w:bCs/>
                <w:noProof/>
                <w:sz w:val="20"/>
                <w:szCs w:val="20"/>
              </w:rPr>
              <w:t>D</w:t>
            </w:r>
            <w:r w:rsidR="00BE6966" w:rsidRPr="008E74D1">
              <w:rPr>
                <w:rStyle w:val="Hyperlink"/>
                <w:b/>
                <w:bCs/>
                <w:noProof/>
                <w:sz w:val="20"/>
                <w:szCs w:val="20"/>
              </w:rPr>
              <w:t xml:space="preserve">: </w:t>
            </w:r>
            <w:r w:rsidR="00BE6966">
              <w:rPr>
                <w:rStyle w:val="Hyperlink"/>
                <w:b/>
                <w:bCs/>
                <w:noProof/>
                <w:sz w:val="20"/>
                <w:szCs w:val="20"/>
              </w:rPr>
              <w:t>Meeting</w:t>
            </w:r>
            <w:r w:rsidR="00021A52">
              <w:rPr>
                <w:rStyle w:val="Hyperlink"/>
                <w:b/>
                <w:bCs/>
                <w:noProof/>
                <w:sz w:val="20"/>
                <w:szCs w:val="20"/>
              </w:rPr>
              <w:t xml:space="preserve"> </w:t>
            </w:r>
            <w:r w:rsidR="00BE6966">
              <w:rPr>
                <w:rStyle w:val="Hyperlink"/>
                <w:b/>
                <w:bCs/>
                <w:noProof/>
                <w:sz w:val="20"/>
                <w:szCs w:val="20"/>
              </w:rPr>
              <w:t>#</w:t>
            </w:r>
            <w:r w:rsidR="00021A52">
              <w:rPr>
                <w:rStyle w:val="Hyperlink"/>
                <w:b/>
                <w:bCs/>
                <w:noProof/>
                <w:sz w:val="20"/>
                <w:szCs w:val="20"/>
              </w:rPr>
              <w:t>3 Minutes</w:t>
            </w:r>
            <w:r w:rsidR="00BE6966" w:rsidRPr="008E74D1">
              <w:rPr>
                <w:rStyle w:val="Hyperlink"/>
                <w:b/>
                <w:bCs/>
                <w:noProof/>
                <w:sz w:val="20"/>
                <w:szCs w:val="20"/>
              </w:rPr>
              <w:t>– 1</w:t>
            </w:r>
            <w:r w:rsidR="00BE6966">
              <w:rPr>
                <w:rStyle w:val="Hyperlink"/>
                <w:b/>
                <w:bCs/>
                <w:noProof/>
                <w:sz w:val="20"/>
                <w:szCs w:val="20"/>
              </w:rPr>
              <w:t>7</w:t>
            </w:r>
            <w:r w:rsidR="00BE6966" w:rsidRPr="008E74D1">
              <w:rPr>
                <w:rStyle w:val="Hyperlink"/>
                <w:b/>
                <w:bCs/>
                <w:noProof/>
                <w:sz w:val="20"/>
                <w:szCs w:val="20"/>
              </w:rPr>
              <w:t>th October 2024</w:t>
            </w:r>
            <w:r w:rsidR="00BE6966" w:rsidRPr="008E74D1">
              <w:rPr>
                <w:noProof/>
                <w:webHidden/>
                <w:sz w:val="20"/>
                <w:szCs w:val="20"/>
              </w:rPr>
              <w:tab/>
            </w:r>
            <w:r w:rsidR="00BE6966" w:rsidRPr="008E74D1">
              <w:rPr>
                <w:noProof/>
                <w:webHidden/>
                <w:sz w:val="20"/>
                <w:szCs w:val="20"/>
              </w:rPr>
              <w:fldChar w:fldCharType="begin"/>
            </w:r>
            <w:r w:rsidR="00BE6966" w:rsidRPr="008E74D1">
              <w:rPr>
                <w:noProof/>
                <w:webHidden/>
                <w:sz w:val="20"/>
                <w:szCs w:val="20"/>
              </w:rPr>
              <w:instrText xml:space="preserve"> PAGEREF _Toc180058643 \h </w:instrText>
            </w:r>
            <w:r w:rsidR="00BE6966" w:rsidRPr="008E74D1">
              <w:rPr>
                <w:noProof/>
                <w:webHidden/>
                <w:sz w:val="20"/>
                <w:szCs w:val="20"/>
              </w:rPr>
            </w:r>
            <w:r w:rsidR="00BE6966" w:rsidRPr="008E74D1">
              <w:rPr>
                <w:noProof/>
                <w:webHidden/>
                <w:sz w:val="20"/>
                <w:szCs w:val="20"/>
              </w:rPr>
              <w:fldChar w:fldCharType="separate"/>
            </w:r>
            <w:r w:rsidR="00BE6966" w:rsidRPr="008E74D1">
              <w:rPr>
                <w:noProof/>
                <w:webHidden/>
                <w:sz w:val="20"/>
                <w:szCs w:val="20"/>
              </w:rPr>
              <w:t>39</w:t>
            </w:r>
            <w:r w:rsidR="00BE6966" w:rsidRPr="008E74D1">
              <w:rPr>
                <w:noProof/>
                <w:webHidden/>
                <w:sz w:val="20"/>
                <w:szCs w:val="20"/>
              </w:rPr>
              <w:fldChar w:fldCharType="end"/>
            </w:r>
          </w:hyperlink>
        </w:p>
        <w:p w14:paraId="59CD0938" w14:textId="77777777" w:rsidR="00BE6966" w:rsidRPr="00BE6966" w:rsidRDefault="00BE6966" w:rsidP="00BE6966"/>
        <w:p w14:paraId="78AEFB5C" w14:textId="0C0FED86" w:rsidR="0046091A" w:rsidRPr="00C4697E" w:rsidRDefault="0046091A">
          <w:pPr>
            <w:rPr>
              <w:ins w:id="136" w:author="Mostafa Sameer" w:date="2024-10-16T00:52:00Z" w16du:dateUtc="2024-10-16T04:52:00Z"/>
              <w:sz w:val="20"/>
              <w:szCs w:val="20"/>
              <w:rPrChange w:id="137" w:author="Mostafa Sameer" w:date="2024-10-16T00:53:00Z" w16du:dateUtc="2024-10-16T04:53:00Z">
                <w:rPr>
                  <w:ins w:id="138" w:author="Mostafa Sameer" w:date="2024-10-16T00:52:00Z" w16du:dateUtc="2024-10-16T04:52:00Z"/>
                </w:rPr>
              </w:rPrChange>
            </w:rPr>
          </w:pPr>
          <w:ins w:id="139" w:author="Mostafa Sameer" w:date="2024-10-16T00:52:00Z" w16du:dateUtc="2024-10-16T04:52:00Z">
            <w:r w:rsidRPr="005C4511">
              <w:rPr>
                <w:noProof/>
                <w:rPrChange w:id="140" w:author="Mostafa Sameer" w:date="2024-10-16T02:12:00Z" w16du:dateUtc="2024-10-16T06:12:00Z">
                  <w:rPr>
                    <w:b/>
                    <w:bCs/>
                    <w:noProof/>
                  </w:rPr>
                </w:rPrChange>
              </w:rPr>
              <w:fldChar w:fldCharType="end"/>
            </w:r>
          </w:ins>
        </w:p>
        <w:customXmlInsRangeStart w:id="141" w:author="Mostafa Sameer" w:date="2024-10-16T00:52:00Z"/>
      </w:sdtContent>
    </w:sdt>
    <w:customXmlInsRangeEnd w:id="141"/>
    <w:p w14:paraId="00000025" w14:textId="77777777" w:rsidR="00A67222" w:rsidRPr="00C4697E" w:rsidRDefault="00A67222">
      <w:pPr>
        <w:spacing w:line="240" w:lineRule="auto"/>
        <w:ind w:left="720"/>
        <w:jc w:val="both"/>
        <w:rPr>
          <w:sz w:val="20"/>
          <w:szCs w:val="20"/>
          <w:rPrChange w:id="142" w:author="Mostafa Sameer" w:date="2024-10-16T00:53:00Z" w16du:dateUtc="2024-10-16T04:53:00Z">
            <w:rPr>
              <w:sz w:val="24"/>
              <w:szCs w:val="24"/>
            </w:rPr>
          </w:rPrChange>
        </w:rPr>
      </w:pPr>
    </w:p>
    <w:tbl>
      <w:tblPr>
        <w:tblStyle w:val="afe"/>
        <w:tblW w:w="9360" w:type="dxa"/>
        <w:tblLayout w:type="fixed"/>
        <w:tblLook w:val="0400" w:firstRow="0" w:lastRow="0" w:firstColumn="0" w:lastColumn="0" w:noHBand="0" w:noVBand="1"/>
      </w:tblPr>
      <w:tblGrid>
        <w:gridCol w:w="7244"/>
        <w:gridCol w:w="2116"/>
      </w:tblGrid>
      <w:tr w:rsidR="00A67222" w:rsidRPr="00C4697E" w14:paraId="04818B1C" w14:textId="77777777">
        <w:trPr>
          <w:trHeight w:val="312"/>
        </w:trPr>
        <w:tc>
          <w:tcPr>
            <w:tcW w:w="7244" w:type="dxa"/>
            <w:tcBorders>
              <w:top w:val="nil"/>
              <w:left w:val="nil"/>
              <w:bottom w:val="nil"/>
              <w:right w:val="nil"/>
            </w:tcBorders>
            <w:shd w:val="clear" w:color="auto" w:fill="auto"/>
            <w:vAlign w:val="bottom"/>
          </w:tcPr>
          <w:p w14:paraId="00000026" w14:textId="77777777" w:rsidR="00A67222" w:rsidRPr="00C4697E" w:rsidRDefault="00A67222">
            <w:pPr>
              <w:rPr>
                <w:rFonts w:eastAsia="Times New Roman"/>
                <w:sz w:val="20"/>
                <w:szCs w:val="20"/>
                <w:rPrChange w:id="143" w:author="Mostafa Sameer" w:date="2024-10-16T00:53:00Z" w16du:dateUtc="2024-10-16T04:53:00Z">
                  <w:rPr>
                    <w:rFonts w:ascii="Times New Roman" w:eastAsia="Times New Roman" w:hAnsi="Times New Roman" w:cs="Times New Roman"/>
                    <w:sz w:val="24"/>
                    <w:szCs w:val="24"/>
                  </w:rPr>
                </w:rPrChange>
              </w:rPr>
            </w:pPr>
          </w:p>
        </w:tc>
        <w:tc>
          <w:tcPr>
            <w:tcW w:w="2116" w:type="dxa"/>
            <w:tcBorders>
              <w:top w:val="nil"/>
              <w:left w:val="nil"/>
              <w:bottom w:val="nil"/>
              <w:right w:val="nil"/>
            </w:tcBorders>
            <w:shd w:val="clear" w:color="auto" w:fill="auto"/>
            <w:vAlign w:val="center"/>
          </w:tcPr>
          <w:p w14:paraId="00000027" w14:textId="7BD13303" w:rsidR="00A67222" w:rsidRPr="00C4697E" w:rsidRDefault="005F6334">
            <w:pPr>
              <w:jc w:val="center"/>
              <w:rPr>
                <w:b/>
                <w:color w:val="000000"/>
                <w:sz w:val="20"/>
                <w:szCs w:val="20"/>
                <w:rPrChange w:id="144" w:author="Mostafa Sameer" w:date="2024-10-16T00:53:00Z" w16du:dateUtc="2024-10-16T04:53:00Z">
                  <w:rPr>
                    <w:b/>
                    <w:color w:val="000000"/>
                    <w:sz w:val="24"/>
                    <w:szCs w:val="24"/>
                  </w:rPr>
                </w:rPrChange>
              </w:rPr>
            </w:pPr>
            <w:del w:id="145" w:author="Mostafa Sameer" w:date="2024-10-16T00:52:00Z" w16du:dateUtc="2024-10-16T04:52:00Z">
              <w:r w:rsidRPr="00C4697E" w:rsidDel="0046091A">
                <w:rPr>
                  <w:b/>
                  <w:color w:val="000000"/>
                  <w:sz w:val="20"/>
                  <w:szCs w:val="20"/>
                  <w:rPrChange w:id="146" w:author="Mostafa Sameer" w:date="2024-10-16T00:53:00Z" w16du:dateUtc="2024-10-16T04:53:00Z">
                    <w:rPr>
                      <w:b/>
                      <w:color w:val="000000"/>
                      <w:sz w:val="24"/>
                      <w:szCs w:val="24"/>
                    </w:rPr>
                  </w:rPrChange>
                </w:rPr>
                <w:delText xml:space="preserve">Page No. </w:delText>
              </w:r>
            </w:del>
          </w:p>
        </w:tc>
      </w:tr>
      <w:tr w:rsidR="00A67222" w:rsidRPr="00C4697E" w14:paraId="78C26E3C" w14:textId="77777777">
        <w:trPr>
          <w:trHeight w:val="300"/>
        </w:trPr>
        <w:tc>
          <w:tcPr>
            <w:tcW w:w="7244" w:type="dxa"/>
            <w:tcBorders>
              <w:top w:val="nil"/>
              <w:left w:val="nil"/>
              <w:bottom w:val="nil"/>
              <w:right w:val="nil"/>
            </w:tcBorders>
            <w:shd w:val="clear" w:color="auto" w:fill="auto"/>
            <w:vAlign w:val="center"/>
          </w:tcPr>
          <w:p w14:paraId="00000028" w14:textId="24C12353" w:rsidR="00A67222" w:rsidRPr="00C4697E" w:rsidRDefault="005F6334">
            <w:pPr>
              <w:jc w:val="both"/>
              <w:rPr>
                <w:color w:val="000000"/>
                <w:sz w:val="20"/>
                <w:szCs w:val="20"/>
                <w:rPrChange w:id="147" w:author="Mostafa Sameer" w:date="2024-10-16T00:53:00Z" w16du:dateUtc="2024-10-16T04:53:00Z">
                  <w:rPr>
                    <w:color w:val="000000"/>
                    <w:sz w:val="24"/>
                    <w:szCs w:val="24"/>
                  </w:rPr>
                </w:rPrChange>
              </w:rPr>
            </w:pPr>
            <w:del w:id="148" w:author="Mostafa Sameer" w:date="2024-10-16T00:52:00Z" w16du:dateUtc="2024-10-16T04:52:00Z">
              <w:r w:rsidRPr="00C4697E" w:rsidDel="0046091A">
                <w:rPr>
                  <w:color w:val="000000"/>
                  <w:sz w:val="20"/>
                  <w:szCs w:val="20"/>
                  <w:rPrChange w:id="149" w:author="Mostafa Sameer" w:date="2024-10-16T00:53:00Z" w16du:dateUtc="2024-10-16T04:53:00Z">
                    <w:rPr>
                      <w:color w:val="000000"/>
                      <w:sz w:val="24"/>
                      <w:szCs w:val="24"/>
                    </w:rPr>
                  </w:rPrChange>
                </w:rPr>
                <w:delText xml:space="preserve">1. Executive Summary  </w:delText>
              </w:r>
            </w:del>
          </w:p>
        </w:tc>
        <w:tc>
          <w:tcPr>
            <w:tcW w:w="2116" w:type="dxa"/>
            <w:tcBorders>
              <w:top w:val="nil"/>
              <w:left w:val="nil"/>
              <w:bottom w:val="nil"/>
              <w:right w:val="nil"/>
            </w:tcBorders>
            <w:shd w:val="clear" w:color="auto" w:fill="auto"/>
            <w:vAlign w:val="center"/>
          </w:tcPr>
          <w:p w14:paraId="00000029" w14:textId="239EF8F2" w:rsidR="00A67222" w:rsidRPr="00C4697E" w:rsidRDefault="005F6334">
            <w:pPr>
              <w:jc w:val="center"/>
              <w:rPr>
                <w:color w:val="000000"/>
                <w:sz w:val="20"/>
                <w:szCs w:val="20"/>
                <w:rPrChange w:id="150" w:author="Mostafa Sameer" w:date="2024-10-16T00:53:00Z" w16du:dateUtc="2024-10-16T04:53:00Z">
                  <w:rPr>
                    <w:color w:val="000000"/>
                    <w:sz w:val="24"/>
                    <w:szCs w:val="24"/>
                  </w:rPr>
                </w:rPrChange>
              </w:rPr>
            </w:pPr>
            <w:del w:id="151" w:author="Mostafa Sameer" w:date="2024-10-16T00:52:00Z" w16du:dateUtc="2024-10-16T04:52:00Z">
              <w:r w:rsidRPr="00C4697E" w:rsidDel="0046091A">
                <w:rPr>
                  <w:color w:val="000000"/>
                  <w:sz w:val="20"/>
                  <w:szCs w:val="20"/>
                  <w:rPrChange w:id="152" w:author="Mostafa Sameer" w:date="2024-10-16T00:53:00Z" w16du:dateUtc="2024-10-16T04:53:00Z">
                    <w:rPr>
                      <w:color w:val="000000"/>
                      <w:sz w:val="24"/>
                      <w:szCs w:val="24"/>
                    </w:rPr>
                  </w:rPrChange>
                </w:rPr>
                <w:delText>3</w:delText>
              </w:r>
            </w:del>
          </w:p>
        </w:tc>
      </w:tr>
      <w:tr w:rsidR="00A67222" w:rsidRPr="00C4697E" w14:paraId="560BF56C" w14:textId="77777777">
        <w:trPr>
          <w:trHeight w:val="300"/>
        </w:trPr>
        <w:tc>
          <w:tcPr>
            <w:tcW w:w="7244" w:type="dxa"/>
            <w:tcBorders>
              <w:top w:val="nil"/>
              <w:left w:val="nil"/>
              <w:bottom w:val="nil"/>
              <w:right w:val="nil"/>
            </w:tcBorders>
            <w:shd w:val="clear" w:color="auto" w:fill="auto"/>
            <w:vAlign w:val="center"/>
          </w:tcPr>
          <w:p w14:paraId="0000002A" w14:textId="3E8C7D4E" w:rsidR="00A67222" w:rsidRPr="00C4697E" w:rsidRDefault="005F6334">
            <w:pPr>
              <w:jc w:val="both"/>
              <w:rPr>
                <w:color w:val="000000"/>
                <w:sz w:val="20"/>
                <w:szCs w:val="20"/>
                <w:rPrChange w:id="153" w:author="Mostafa Sameer" w:date="2024-10-16T00:53:00Z" w16du:dateUtc="2024-10-16T04:53:00Z">
                  <w:rPr>
                    <w:color w:val="000000"/>
                    <w:sz w:val="24"/>
                    <w:szCs w:val="24"/>
                  </w:rPr>
                </w:rPrChange>
              </w:rPr>
            </w:pPr>
            <w:del w:id="154" w:author="Mostafa Sameer" w:date="2024-10-16T00:52:00Z" w16du:dateUtc="2024-10-16T04:52:00Z">
              <w:r w:rsidRPr="00C4697E" w:rsidDel="0046091A">
                <w:rPr>
                  <w:color w:val="000000"/>
                  <w:sz w:val="20"/>
                  <w:szCs w:val="20"/>
                  <w:rPrChange w:id="155" w:author="Mostafa Sameer" w:date="2024-10-16T00:53:00Z" w16du:dateUtc="2024-10-16T04:53:00Z">
                    <w:rPr>
                      <w:color w:val="000000"/>
                      <w:sz w:val="24"/>
                      <w:szCs w:val="24"/>
                    </w:rPr>
                  </w:rPrChange>
                </w:rPr>
                <w:delText xml:space="preserve">2. Background  </w:delText>
              </w:r>
            </w:del>
          </w:p>
        </w:tc>
        <w:tc>
          <w:tcPr>
            <w:tcW w:w="2116" w:type="dxa"/>
            <w:tcBorders>
              <w:top w:val="nil"/>
              <w:left w:val="nil"/>
              <w:bottom w:val="nil"/>
              <w:right w:val="nil"/>
            </w:tcBorders>
            <w:shd w:val="clear" w:color="auto" w:fill="auto"/>
            <w:vAlign w:val="center"/>
          </w:tcPr>
          <w:p w14:paraId="0000002B" w14:textId="2074DE9A" w:rsidR="00A67222" w:rsidRPr="00C4697E" w:rsidRDefault="005F6334">
            <w:pPr>
              <w:jc w:val="center"/>
              <w:rPr>
                <w:color w:val="000000"/>
                <w:sz w:val="20"/>
                <w:szCs w:val="20"/>
                <w:rPrChange w:id="156" w:author="Mostafa Sameer" w:date="2024-10-16T00:53:00Z" w16du:dateUtc="2024-10-16T04:53:00Z">
                  <w:rPr>
                    <w:color w:val="000000"/>
                    <w:sz w:val="24"/>
                    <w:szCs w:val="24"/>
                  </w:rPr>
                </w:rPrChange>
              </w:rPr>
            </w:pPr>
            <w:del w:id="157" w:author="Mostafa Sameer" w:date="2024-10-16T00:52:00Z" w16du:dateUtc="2024-10-16T04:52:00Z">
              <w:r w:rsidRPr="00C4697E" w:rsidDel="0046091A">
                <w:rPr>
                  <w:color w:val="000000"/>
                  <w:sz w:val="20"/>
                  <w:szCs w:val="20"/>
                  <w:rPrChange w:id="158" w:author="Mostafa Sameer" w:date="2024-10-16T00:53:00Z" w16du:dateUtc="2024-10-16T04:53:00Z">
                    <w:rPr>
                      <w:color w:val="000000"/>
                      <w:sz w:val="24"/>
                      <w:szCs w:val="24"/>
                    </w:rPr>
                  </w:rPrChange>
                </w:rPr>
                <w:delText>4</w:delText>
              </w:r>
            </w:del>
          </w:p>
        </w:tc>
      </w:tr>
      <w:tr w:rsidR="00A67222" w:rsidRPr="00C4697E" w14:paraId="23D3135E" w14:textId="77777777">
        <w:trPr>
          <w:trHeight w:val="300"/>
        </w:trPr>
        <w:tc>
          <w:tcPr>
            <w:tcW w:w="7244" w:type="dxa"/>
            <w:tcBorders>
              <w:top w:val="nil"/>
              <w:left w:val="nil"/>
              <w:bottom w:val="nil"/>
              <w:right w:val="nil"/>
            </w:tcBorders>
            <w:shd w:val="clear" w:color="auto" w:fill="auto"/>
            <w:vAlign w:val="center"/>
          </w:tcPr>
          <w:p w14:paraId="0000002C" w14:textId="30C2E37E" w:rsidR="00A67222" w:rsidRPr="00C4697E" w:rsidRDefault="005F6334">
            <w:pPr>
              <w:jc w:val="both"/>
              <w:rPr>
                <w:color w:val="000000"/>
                <w:sz w:val="20"/>
                <w:szCs w:val="20"/>
                <w:rPrChange w:id="159" w:author="Mostafa Sameer" w:date="2024-10-16T00:53:00Z" w16du:dateUtc="2024-10-16T04:53:00Z">
                  <w:rPr>
                    <w:color w:val="000000"/>
                    <w:sz w:val="24"/>
                    <w:szCs w:val="24"/>
                  </w:rPr>
                </w:rPrChange>
              </w:rPr>
            </w:pPr>
            <w:del w:id="160" w:author="Mostafa Sameer" w:date="2024-10-16T00:52:00Z" w16du:dateUtc="2024-10-16T04:52:00Z">
              <w:r w:rsidRPr="00C4697E" w:rsidDel="0046091A">
                <w:rPr>
                  <w:color w:val="000000"/>
                  <w:sz w:val="20"/>
                  <w:szCs w:val="20"/>
                  <w:rPrChange w:id="161" w:author="Mostafa Sameer" w:date="2024-10-16T00:53:00Z" w16du:dateUtc="2024-10-16T04:53:00Z">
                    <w:rPr>
                      <w:color w:val="000000"/>
                      <w:sz w:val="24"/>
                      <w:szCs w:val="24"/>
                    </w:rPr>
                  </w:rPrChange>
                </w:rPr>
                <w:delText xml:space="preserve">3. Introduction  </w:delText>
              </w:r>
            </w:del>
          </w:p>
        </w:tc>
        <w:tc>
          <w:tcPr>
            <w:tcW w:w="2116" w:type="dxa"/>
            <w:tcBorders>
              <w:top w:val="nil"/>
              <w:left w:val="nil"/>
              <w:bottom w:val="nil"/>
              <w:right w:val="nil"/>
            </w:tcBorders>
            <w:shd w:val="clear" w:color="auto" w:fill="auto"/>
            <w:vAlign w:val="center"/>
          </w:tcPr>
          <w:p w14:paraId="0000002D" w14:textId="2EAFFE7E" w:rsidR="00A67222" w:rsidRPr="00C4697E" w:rsidRDefault="005F6334">
            <w:pPr>
              <w:jc w:val="center"/>
              <w:rPr>
                <w:color w:val="000000"/>
                <w:sz w:val="20"/>
                <w:szCs w:val="20"/>
                <w:rPrChange w:id="162" w:author="Mostafa Sameer" w:date="2024-10-16T00:53:00Z" w16du:dateUtc="2024-10-16T04:53:00Z">
                  <w:rPr>
                    <w:color w:val="000000"/>
                    <w:sz w:val="24"/>
                    <w:szCs w:val="24"/>
                  </w:rPr>
                </w:rPrChange>
              </w:rPr>
            </w:pPr>
            <w:del w:id="163" w:author="Mostafa Sameer" w:date="2024-10-16T00:52:00Z" w16du:dateUtc="2024-10-16T04:52:00Z">
              <w:r w:rsidRPr="00C4697E" w:rsidDel="0046091A">
                <w:rPr>
                  <w:color w:val="000000"/>
                  <w:sz w:val="20"/>
                  <w:szCs w:val="20"/>
                  <w:rPrChange w:id="164" w:author="Mostafa Sameer" w:date="2024-10-16T00:53:00Z" w16du:dateUtc="2024-10-16T04:53:00Z">
                    <w:rPr>
                      <w:color w:val="000000"/>
                      <w:sz w:val="24"/>
                      <w:szCs w:val="24"/>
                    </w:rPr>
                  </w:rPrChange>
                </w:rPr>
                <w:delText>5</w:delText>
              </w:r>
            </w:del>
          </w:p>
        </w:tc>
      </w:tr>
      <w:tr w:rsidR="00A67222" w:rsidRPr="00C4697E" w14:paraId="739ABC89" w14:textId="77777777">
        <w:trPr>
          <w:trHeight w:val="300"/>
        </w:trPr>
        <w:tc>
          <w:tcPr>
            <w:tcW w:w="7244" w:type="dxa"/>
            <w:tcBorders>
              <w:top w:val="nil"/>
              <w:left w:val="nil"/>
              <w:bottom w:val="nil"/>
              <w:right w:val="nil"/>
            </w:tcBorders>
            <w:shd w:val="clear" w:color="auto" w:fill="auto"/>
            <w:vAlign w:val="center"/>
          </w:tcPr>
          <w:p w14:paraId="0000002E" w14:textId="31B27219" w:rsidR="00A67222" w:rsidRPr="00C4697E" w:rsidRDefault="005F6334">
            <w:pPr>
              <w:jc w:val="both"/>
              <w:rPr>
                <w:color w:val="000000"/>
                <w:sz w:val="20"/>
                <w:szCs w:val="20"/>
                <w:rPrChange w:id="165" w:author="Mostafa Sameer" w:date="2024-10-16T00:53:00Z" w16du:dateUtc="2024-10-16T04:53:00Z">
                  <w:rPr>
                    <w:color w:val="000000"/>
                    <w:sz w:val="24"/>
                    <w:szCs w:val="24"/>
                  </w:rPr>
                </w:rPrChange>
              </w:rPr>
            </w:pPr>
            <w:del w:id="166" w:author="Mostafa Sameer" w:date="2024-10-16T00:52:00Z" w16du:dateUtc="2024-10-16T04:52:00Z">
              <w:r w:rsidRPr="00C4697E" w:rsidDel="0046091A">
                <w:rPr>
                  <w:color w:val="000000"/>
                  <w:sz w:val="20"/>
                  <w:szCs w:val="20"/>
                  <w:rPrChange w:id="167" w:author="Mostafa Sameer" w:date="2024-10-16T00:53:00Z" w16du:dateUtc="2024-10-16T04:53:00Z">
                    <w:rPr>
                      <w:color w:val="000000"/>
                      <w:sz w:val="24"/>
                      <w:szCs w:val="24"/>
                    </w:rPr>
                  </w:rPrChange>
                </w:rPr>
                <w:delText xml:space="preserve">4. Motivation and Purpose  </w:delText>
              </w:r>
            </w:del>
          </w:p>
        </w:tc>
        <w:tc>
          <w:tcPr>
            <w:tcW w:w="2116" w:type="dxa"/>
            <w:tcBorders>
              <w:top w:val="nil"/>
              <w:left w:val="nil"/>
              <w:bottom w:val="nil"/>
              <w:right w:val="nil"/>
            </w:tcBorders>
            <w:shd w:val="clear" w:color="auto" w:fill="auto"/>
            <w:vAlign w:val="center"/>
          </w:tcPr>
          <w:p w14:paraId="0000002F" w14:textId="3F9E29B2" w:rsidR="00A67222" w:rsidRPr="00C4697E" w:rsidRDefault="005F6334">
            <w:pPr>
              <w:jc w:val="center"/>
              <w:rPr>
                <w:color w:val="000000"/>
                <w:sz w:val="20"/>
                <w:szCs w:val="20"/>
                <w:rPrChange w:id="168" w:author="Mostafa Sameer" w:date="2024-10-16T00:53:00Z" w16du:dateUtc="2024-10-16T04:53:00Z">
                  <w:rPr>
                    <w:color w:val="000000"/>
                    <w:sz w:val="24"/>
                    <w:szCs w:val="24"/>
                  </w:rPr>
                </w:rPrChange>
              </w:rPr>
            </w:pPr>
            <w:del w:id="169" w:author="Mostafa Sameer" w:date="2024-10-16T00:52:00Z" w16du:dateUtc="2024-10-16T04:52:00Z">
              <w:r w:rsidRPr="00C4697E" w:rsidDel="0046091A">
                <w:rPr>
                  <w:color w:val="000000"/>
                  <w:sz w:val="20"/>
                  <w:szCs w:val="20"/>
                  <w:rPrChange w:id="170" w:author="Mostafa Sameer" w:date="2024-10-16T00:53:00Z" w16du:dateUtc="2024-10-16T04:53:00Z">
                    <w:rPr>
                      <w:color w:val="000000"/>
                      <w:sz w:val="24"/>
                      <w:szCs w:val="24"/>
                    </w:rPr>
                  </w:rPrChange>
                </w:rPr>
                <w:delText>6</w:delText>
              </w:r>
            </w:del>
          </w:p>
        </w:tc>
      </w:tr>
      <w:tr w:rsidR="00A67222" w:rsidRPr="00C4697E" w14:paraId="123FC73D" w14:textId="77777777">
        <w:trPr>
          <w:trHeight w:val="300"/>
        </w:trPr>
        <w:tc>
          <w:tcPr>
            <w:tcW w:w="7244" w:type="dxa"/>
            <w:tcBorders>
              <w:top w:val="nil"/>
              <w:left w:val="nil"/>
              <w:bottom w:val="nil"/>
              <w:right w:val="nil"/>
            </w:tcBorders>
            <w:shd w:val="clear" w:color="auto" w:fill="auto"/>
            <w:vAlign w:val="center"/>
          </w:tcPr>
          <w:p w14:paraId="00000030" w14:textId="36BC988A" w:rsidR="00A67222" w:rsidRPr="00C4697E" w:rsidRDefault="005F6334">
            <w:pPr>
              <w:jc w:val="both"/>
              <w:rPr>
                <w:color w:val="000000"/>
                <w:sz w:val="20"/>
                <w:szCs w:val="20"/>
                <w:rPrChange w:id="171" w:author="Mostafa Sameer" w:date="2024-10-16T00:53:00Z" w16du:dateUtc="2024-10-16T04:53:00Z">
                  <w:rPr>
                    <w:color w:val="000000"/>
                    <w:sz w:val="24"/>
                    <w:szCs w:val="24"/>
                  </w:rPr>
                </w:rPrChange>
              </w:rPr>
            </w:pPr>
            <w:del w:id="172" w:author="Mostafa Sameer" w:date="2024-10-16T00:52:00Z" w16du:dateUtc="2024-10-16T04:52:00Z">
              <w:r w:rsidRPr="00C4697E" w:rsidDel="0046091A">
                <w:rPr>
                  <w:color w:val="000000"/>
                  <w:sz w:val="20"/>
                  <w:szCs w:val="20"/>
                  <w:rPrChange w:id="173" w:author="Mostafa Sameer" w:date="2024-10-16T00:53:00Z" w16du:dateUtc="2024-10-16T04:53:00Z">
                    <w:rPr>
                      <w:color w:val="000000"/>
                      <w:sz w:val="24"/>
                      <w:szCs w:val="24"/>
                    </w:rPr>
                  </w:rPrChange>
                </w:rPr>
                <w:delText xml:space="preserve">5. Literature Review  </w:delText>
              </w:r>
            </w:del>
          </w:p>
        </w:tc>
        <w:tc>
          <w:tcPr>
            <w:tcW w:w="2116" w:type="dxa"/>
            <w:tcBorders>
              <w:top w:val="nil"/>
              <w:left w:val="nil"/>
              <w:bottom w:val="nil"/>
              <w:right w:val="nil"/>
            </w:tcBorders>
            <w:shd w:val="clear" w:color="auto" w:fill="auto"/>
            <w:vAlign w:val="center"/>
          </w:tcPr>
          <w:p w14:paraId="00000031" w14:textId="25CFFA28" w:rsidR="00A67222" w:rsidRPr="00C4697E" w:rsidRDefault="005F6334">
            <w:pPr>
              <w:jc w:val="center"/>
              <w:rPr>
                <w:color w:val="000000"/>
                <w:sz w:val="20"/>
                <w:szCs w:val="20"/>
                <w:rPrChange w:id="174" w:author="Mostafa Sameer" w:date="2024-10-16T00:53:00Z" w16du:dateUtc="2024-10-16T04:53:00Z">
                  <w:rPr>
                    <w:color w:val="000000"/>
                    <w:sz w:val="24"/>
                    <w:szCs w:val="24"/>
                  </w:rPr>
                </w:rPrChange>
              </w:rPr>
            </w:pPr>
            <w:del w:id="175" w:author="Mostafa Sameer" w:date="2024-10-16T00:52:00Z" w16du:dateUtc="2024-10-16T04:52:00Z">
              <w:r w:rsidRPr="00C4697E" w:rsidDel="0046091A">
                <w:rPr>
                  <w:color w:val="000000"/>
                  <w:sz w:val="20"/>
                  <w:szCs w:val="20"/>
                  <w:rPrChange w:id="176" w:author="Mostafa Sameer" w:date="2024-10-16T00:53:00Z" w16du:dateUtc="2024-10-16T04:53:00Z">
                    <w:rPr>
                      <w:color w:val="000000"/>
                      <w:sz w:val="24"/>
                      <w:szCs w:val="24"/>
                    </w:rPr>
                  </w:rPrChange>
                </w:rPr>
                <w:delText>6</w:delText>
              </w:r>
            </w:del>
          </w:p>
        </w:tc>
      </w:tr>
      <w:tr w:rsidR="00A67222" w:rsidRPr="00C4697E" w14:paraId="33CB1F31" w14:textId="77777777">
        <w:trPr>
          <w:trHeight w:val="600"/>
        </w:trPr>
        <w:tc>
          <w:tcPr>
            <w:tcW w:w="7244" w:type="dxa"/>
            <w:tcBorders>
              <w:top w:val="nil"/>
              <w:left w:val="nil"/>
              <w:bottom w:val="nil"/>
              <w:right w:val="nil"/>
            </w:tcBorders>
            <w:shd w:val="clear" w:color="auto" w:fill="auto"/>
            <w:vAlign w:val="center"/>
          </w:tcPr>
          <w:p w14:paraId="00000032" w14:textId="1C513746" w:rsidR="00A67222" w:rsidRPr="00C4697E" w:rsidRDefault="005F6334">
            <w:pPr>
              <w:jc w:val="both"/>
              <w:rPr>
                <w:color w:val="000000"/>
                <w:sz w:val="20"/>
                <w:szCs w:val="20"/>
                <w:rPrChange w:id="177" w:author="Mostafa Sameer" w:date="2024-10-16T00:53:00Z" w16du:dateUtc="2024-10-16T04:53:00Z">
                  <w:rPr>
                    <w:color w:val="000000"/>
                    <w:sz w:val="24"/>
                    <w:szCs w:val="24"/>
                  </w:rPr>
                </w:rPrChange>
              </w:rPr>
            </w:pPr>
            <w:del w:id="178" w:author="Mostafa Sameer" w:date="2024-10-16T00:52:00Z" w16du:dateUtc="2024-10-16T04:52:00Z">
              <w:r w:rsidRPr="00C4697E" w:rsidDel="0046091A">
                <w:rPr>
                  <w:color w:val="000000"/>
                  <w:sz w:val="20"/>
                  <w:szCs w:val="20"/>
                  <w:rPrChange w:id="179" w:author="Mostafa Sameer" w:date="2024-10-16T00:53:00Z" w16du:dateUtc="2024-10-16T04:53:00Z">
                    <w:rPr>
                      <w:color w:val="000000"/>
                      <w:sz w:val="24"/>
                      <w:szCs w:val="24"/>
                    </w:rPr>
                  </w:rPrChange>
                </w:rPr>
                <w:delText xml:space="preserve">   - i. Mitigation Assessment Team Reports (Hurricanes Irma and Maria, Hurricane Harvey, Hurricane Michael)  </w:delText>
              </w:r>
            </w:del>
          </w:p>
        </w:tc>
        <w:tc>
          <w:tcPr>
            <w:tcW w:w="2116" w:type="dxa"/>
            <w:tcBorders>
              <w:top w:val="nil"/>
              <w:left w:val="nil"/>
              <w:bottom w:val="nil"/>
              <w:right w:val="nil"/>
            </w:tcBorders>
            <w:shd w:val="clear" w:color="auto" w:fill="auto"/>
            <w:vAlign w:val="center"/>
          </w:tcPr>
          <w:p w14:paraId="00000033" w14:textId="7C34AEF6" w:rsidR="00A67222" w:rsidRPr="00C4697E" w:rsidRDefault="005F6334">
            <w:pPr>
              <w:jc w:val="center"/>
              <w:rPr>
                <w:color w:val="000000"/>
                <w:sz w:val="20"/>
                <w:szCs w:val="20"/>
                <w:rPrChange w:id="180" w:author="Mostafa Sameer" w:date="2024-10-16T00:53:00Z" w16du:dateUtc="2024-10-16T04:53:00Z">
                  <w:rPr>
                    <w:color w:val="000000"/>
                    <w:sz w:val="24"/>
                    <w:szCs w:val="24"/>
                  </w:rPr>
                </w:rPrChange>
              </w:rPr>
            </w:pPr>
            <w:del w:id="181" w:author="Mostafa Sameer" w:date="2024-10-16T00:52:00Z" w16du:dateUtc="2024-10-16T04:52:00Z">
              <w:r w:rsidRPr="00C4697E" w:rsidDel="0046091A">
                <w:rPr>
                  <w:color w:val="000000"/>
                  <w:sz w:val="20"/>
                  <w:szCs w:val="20"/>
                  <w:rPrChange w:id="182" w:author="Mostafa Sameer" w:date="2024-10-16T00:53:00Z" w16du:dateUtc="2024-10-16T04:53:00Z">
                    <w:rPr>
                      <w:color w:val="000000"/>
                      <w:sz w:val="24"/>
                      <w:szCs w:val="24"/>
                    </w:rPr>
                  </w:rPrChange>
                </w:rPr>
                <w:delText>7</w:delText>
              </w:r>
            </w:del>
          </w:p>
        </w:tc>
      </w:tr>
      <w:tr w:rsidR="00A67222" w:rsidRPr="00C4697E" w14:paraId="12785ED7" w14:textId="77777777">
        <w:trPr>
          <w:trHeight w:val="300"/>
        </w:trPr>
        <w:tc>
          <w:tcPr>
            <w:tcW w:w="7244" w:type="dxa"/>
            <w:tcBorders>
              <w:top w:val="nil"/>
              <w:left w:val="nil"/>
              <w:bottom w:val="nil"/>
              <w:right w:val="nil"/>
            </w:tcBorders>
            <w:shd w:val="clear" w:color="auto" w:fill="auto"/>
            <w:vAlign w:val="center"/>
          </w:tcPr>
          <w:p w14:paraId="00000034" w14:textId="21E9A91D" w:rsidR="00A67222" w:rsidRPr="00C4697E" w:rsidRDefault="005F6334">
            <w:pPr>
              <w:jc w:val="both"/>
              <w:rPr>
                <w:color w:val="000000"/>
                <w:sz w:val="20"/>
                <w:szCs w:val="20"/>
                <w:rPrChange w:id="183" w:author="Mostafa Sameer" w:date="2024-10-16T00:53:00Z" w16du:dateUtc="2024-10-16T04:53:00Z">
                  <w:rPr>
                    <w:color w:val="000000"/>
                    <w:sz w:val="24"/>
                    <w:szCs w:val="24"/>
                  </w:rPr>
                </w:rPrChange>
              </w:rPr>
            </w:pPr>
            <w:del w:id="184" w:author="Mostafa Sameer" w:date="2024-10-16T00:52:00Z" w16du:dateUtc="2024-10-16T04:52:00Z">
              <w:r w:rsidRPr="00C4697E" w:rsidDel="0046091A">
                <w:rPr>
                  <w:color w:val="000000"/>
                  <w:sz w:val="20"/>
                  <w:szCs w:val="20"/>
                  <w:rPrChange w:id="185" w:author="Mostafa Sameer" w:date="2024-10-16T00:53:00Z" w16du:dateUtc="2024-10-16T04:53:00Z">
                    <w:rPr>
                      <w:color w:val="000000"/>
                      <w:sz w:val="24"/>
                      <w:szCs w:val="24"/>
                    </w:rPr>
                  </w:rPrChange>
                </w:rPr>
                <w:delText xml:space="preserve">   - ii. Review Current Standards  </w:delText>
              </w:r>
            </w:del>
          </w:p>
        </w:tc>
        <w:tc>
          <w:tcPr>
            <w:tcW w:w="2116" w:type="dxa"/>
            <w:tcBorders>
              <w:top w:val="nil"/>
              <w:left w:val="nil"/>
              <w:bottom w:val="nil"/>
              <w:right w:val="nil"/>
            </w:tcBorders>
            <w:shd w:val="clear" w:color="auto" w:fill="auto"/>
            <w:vAlign w:val="center"/>
          </w:tcPr>
          <w:p w14:paraId="00000035" w14:textId="72C2454E" w:rsidR="00A67222" w:rsidRPr="00C4697E" w:rsidRDefault="005F6334">
            <w:pPr>
              <w:jc w:val="center"/>
              <w:rPr>
                <w:color w:val="000000"/>
                <w:sz w:val="20"/>
                <w:szCs w:val="20"/>
                <w:rPrChange w:id="186" w:author="Mostafa Sameer" w:date="2024-10-16T00:53:00Z" w16du:dateUtc="2024-10-16T04:53:00Z">
                  <w:rPr>
                    <w:color w:val="000000"/>
                    <w:sz w:val="24"/>
                    <w:szCs w:val="24"/>
                  </w:rPr>
                </w:rPrChange>
              </w:rPr>
            </w:pPr>
            <w:del w:id="187" w:author="Mostafa Sameer" w:date="2024-10-16T00:52:00Z" w16du:dateUtc="2024-10-16T04:52:00Z">
              <w:r w:rsidRPr="00C4697E" w:rsidDel="0046091A">
                <w:rPr>
                  <w:color w:val="000000"/>
                  <w:sz w:val="20"/>
                  <w:szCs w:val="20"/>
                  <w:rPrChange w:id="188" w:author="Mostafa Sameer" w:date="2024-10-16T00:53:00Z" w16du:dateUtc="2024-10-16T04:53:00Z">
                    <w:rPr>
                      <w:color w:val="000000"/>
                      <w:sz w:val="24"/>
                      <w:szCs w:val="24"/>
                    </w:rPr>
                  </w:rPrChange>
                </w:rPr>
                <w:delText>10</w:delText>
              </w:r>
            </w:del>
          </w:p>
        </w:tc>
      </w:tr>
      <w:tr w:rsidR="00A67222" w:rsidRPr="00C4697E" w14:paraId="2EDB0EE3" w14:textId="77777777">
        <w:trPr>
          <w:trHeight w:val="300"/>
        </w:trPr>
        <w:tc>
          <w:tcPr>
            <w:tcW w:w="7244" w:type="dxa"/>
            <w:tcBorders>
              <w:top w:val="nil"/>
              <w:left w:val="nil"/>
              <w:bottom w:val="nil"/>
              <w:right w:val="nil"/>
            </w:tcBorders>
            <w:shd w:val="clear" w:color="auto" w:fill="auto"/>
            <w:vAlign w:val="center"/>
          </w:tcPr>
          <w:p w14:paraId="00000036" w14:textId="348E6BBE" w:rsidR="00A67222" w:rsidRPr="00C4697E" w:rsidRDefault="005F6334">
            <w:pPr>
              <w:jc w:val="both"/>
              <w:rPr>
                <w:color w:val="000000"/>
                <w:sz w:val="20"/>
                <w:szCs w:val="20"/>
                <w:rPrChange w:id="189" w:author="Mostafa Sameer" w:date="2024-10-16T00:53:00Z" w16du:dateUtc="2024-10-16T04:53:00Z">
                  <w:rPr>
                    <w:color w:val="000000"/>
                    <w:sz w:val="24"/>
                    <w:szCs w:val="24"/>
                  </w:rPr>
                </w:rPrChange>
              </w:rPr>
            </w:pPr>
            <w:del w:id="190" w:author="Mostafa Sameer" w:date="2024-10-16T00:52:00Z" w16du:dateUtc="2024-10-16T04:52:00Z">
              <w:r w:rsidRPr="00C4697E" w:rsidDel="0046091A">
                <w:rPr>
                  <w:color w:val="000000"/>
                  <w:sz w:val="20"/>
                  <w:szCs w:val="20"/>
                  <w:rPrChange w:id="191" w:author="Mostafa Sameer" w:date="2024-10-16T00:53:00Z" w16du:dateUtc="2024-10-16T04:53:00Z">
                    <w:rPr>
                      <w:color w:val="000000"/>
                      <w:sz w:val="24"/>
                      <w:szCs w:val="24"/>
                    </w:rPr>
                  </w:rPrChange>
                </w:rPr>
                <w:delText xml:space="preserve">   - iii. Applicable Water Penetration Test Standards/Procedures  </w:delText>
              </w:r>
            </w:del>
          </w:p>
        </w:tc>
        <w:tc>
          <w:tcPr>
            <w:tcW w:w="2116" w:type="dxa"/>
            <w:tcBorders>
              <w:top w:val="nil"/>
              <w:left w:val="nil"/>
              <w:bottom w:val="nil"/>
              <w:right w:val="nil"/>
            </w:tcBorders>
            <w:shd w:val="clear" w:color="auto" w:fill="auto"/>
            <w:vAlign w:val="center"/>
          </w:tcPr>
          <w:p w14:paraId="00000037" w14:textId="1C09870B" w:rsidR="00A67222" w:rsidRPr="00C4697E" w:rsidRDefault="005F6334">
            <w:pPr>
              <w:jc w:val="center"/>
              <w:rPr>
                <w:color w:val="000000"/>
                <w:sz w:val="20"/>
                <w:szCs w:val="20"/>
                <w:rPrChange w:id="192" w:author="Mostafa Sameer" w:date="2024-10-16T00:53:00Z" w16du:dateUtc="2024-10-16T04:53:00Z">
                  <w:rPr>
                    <w:color w:val="000000"/>
                    <w:sz w:val="24"/>
                    <w:szCs w:val="24"/>
                  </w:rPr>
                </w:rPrChange>
              </w:rPr>
            </w:pPr>
            <w:del w:id="193" w:author="Mostafa Sameer" w:date="2024-10-16T00:52:00Z" w16du:dateUtc="2024-10-16T04:52:00Z">
              <w:r w:rsidRPr="00C4697E" w:rsidDel="0046091A">
                <w:rPr>
                  <w:color w:val="000000"/>
                  <w:sz w:val="20"/>
                  <w:szCs w:val="20"/>
                  <w:rPrChange w:id="194" w:author="Mostafa Sameer" w:date="2024-10-16T00:53:00Z" w16du:dateUtc="2024-10-16T04:53:00Z">
                    <w:rPr>
                      <w:color w:val="000000"/>
                      <w:sz w:val="24"/>
                      <w:szCs w:val="24"/>
                    </w:rPr>
                  </w:rPrChange>
                </w:rPr>
                <w:delText>11</w:delText>
              </w:r>
            </w:del>
          </w:p>
        </w:tc>
      </w:tr>
      <w:tr w:rsidR="00A67222" w:rsidRPr="00C4697E" w14:paraId="24D6D775" w14:textId="77777777">
        <w:trPr>
          <w:trHeight w:val="300"/>
        </w:trPr>
        <w:tc>
          <w:tcPr>
            <w:tcW w:w="7244" w:type="dxa"/>
            <w:tcBorders>
              <w:top w:val="nil"/>
              <w:left w:val="nil"/>
              <w:bottom w:val="nil"/>
              <w:right w:val="nil"/>
            </w:tcBorders>
            <w:shd w:val="clear" w:color="auto" w:fill="auto"/>
            <w:vAlign w:val="center"/>
          </w:tcPr>
          <w:p w14:paraId="00000038" w14:textId="55C3E445" w:rsidR="00A67222" w:rsidRPr="00C4697E" w:rsidRDefault="005F6334">
            <w:pPr>
              <w:jc w:val="both"/>
              <w:rPr>
                <w:color w:val="000000"/>
                <w:sz w:val="20"/>
                <w:szCs w:val="20"/>
                <w:rPrChange w:id="195" w:author="Mostafa Sameer" w:date="2024-10-16T00:53:00Z" w16du:dateUtc="2024-10-16T04:53:00Z">
                  <w:rPr>
                    <w:color w:val="000000"/>
                    <w:sz w:val="24"/>
                    <w:szCs w:val="24"/>
                  </w:rPr>
                </w:rPrChange>
              </w:rPr>
            </w:pPr>
            <w:del w:id="196" w:author="Mostafa Sameer" w:date="2024-10-16T00:52:00Z" w16du:dateUtc="2024-10-16T04:52:00Z">
              <w:r w:rsidRPr="00C4697E" w:rsidDel="0046091A">
                <w:rPr>
                  <w:color w:val="000000"/>
                  <w:sz w:val="20"/>
                  <w:szCs w:val="20"/>
                  <w:rPrChange w:id="197" w:author="Mostafa Sameer" w:date="2024-10-16T00:53:00Z" w16du:dateUtc="2024-10-16T04:53:00Z">
                    <w:rPr>
                      <w:color w:val="000000"/>
                      <w:sz w:val="24"/>
                      <w:szCs w:val="24"/>
                    </w:rPr>
                  </w:rPrChange>
                </w:rPr>
                <w:delText xml:space="preserve">   - iv. Dr. Chowdhury’s Experiment on WDR on SGDs  </w:delText>
              </w:r>
            </w:del>
          </w:p>
        </w:tc>
        <w:tc>
          <w:tcPr>
            <w:tcW w:w="2116" w:type="dxa"/>
            <w:tcBorders>
              <w:top w:val="nil"/>
              <w:left w:val="nil"/>
              <w:bottom w:val="nil"/>
              <w:right w:val="nil"/>
            </w:tcBorders>
            <w:shd w:val="clear" w:color="auto" w:fill="auto"/>
            <w:vAlign w:val="center"/>
          </w:tcPr>
          <w:p w14:paraId="00000039" w14:textId="56C81B15" w:rsidR="00A67222" w:rsidRPr="00C4697E" w:rsidRDefault="005F6334">
            <w:pPr>
              <w:jc w:val="center"/>
              <w:rPr>
                <w:color w:val="000000"/>
                <w:sz w:val="20"/>
                <w:szCs w:val="20"/>
                <w:rPrChange w:id="198" w:author="Mostafa Sameer" w:date="2024-10-16T00:53:00Z" w16du:dateUtc="2024-10-16T04:53:00Z">
                  <w:rPr>
                    <w:color w:val="000000"/>
                    <w:sz w:val="24"/>
                    <w:szCs w:val="24"/>
                  </w:rPr>
                </w:rPrChange>
              </w:rPr>
            </w:pPr>
            <w:del w:id="199" w:author="Mostafa Sameer" w:date="2024-10-16T00:52:00Z" w16du:dateUtc="2024-10-16T04:52:00Z">
              <w:r w:rsidRPr="00C4697E" w:rsidDel="0046091A">
                <w:rPr>
                  <w:color w:val="000000"/>
                  <w:sz w:val="20"/>
                  <w:szCs w:val="20"/>
                  <w:rPrChange w:id="200" w:author="Mostafa Sameer" w:date="2024-10-16T00:53:00Z" w16du:dateUtc="2024-10-16T04:53:00Z">
                    <w:rPr>
                      <w:color w:val="000000"/>
                      <w:sz w:val="24"/>
                      <w:szCs w:val="24"/>
                    </w:rPr>
                  </w:rPrChange>
                </w:rPr>
                <w:delText>15</w:delText>
              </w:r>
            </w:del>
          </w:p>
        </w:tc>
      </w:tr>
      <w:tr w:rsidR="00A67222" w:rsidRPr="00C4697E" w14:paraId="611477CC" w14:textId="77777777">
        <w:trPr>
          <w:trHeight w:val="300"/>
        </w:trPr>
        <w:tc>
          <w:tcPr>
            <w:tcW w:w="7244" w:type="dxa"/>
            <w:tcBorders>
              <w:top w:val="nil"/>
              <w:left w:val="nil"/>
              <w:bottom w:val="nil"/>
              <w:right w:val="nil"/>
            </w:tcBorders>
            <w:shd w:val="clear" w:color="auto" w:fill="auto"/>
            <w:vAlign w:val="center"/>
          </w:tcPr>
          <w:p w14:paraId="0000003A" w14:textId="79929F46" w:rsidR="00A67222" w:rsidRPr="00C4697E" w:rsidRDefault="005F6334">
            <w:pPr>
              <w:jc w:val="both"/>
              <w:rPr>
                <w:color w:val="000000"/>
                <w:sz w:val="20"/>
                <w:szCs w:val="20"/>
                <w:rPrChange w:id="201" w:author="Mostafa Sameer" w:date="2024-10-16T00:53:00Z" w16du:dateUtc="2024-10-16T04:53:00Z">
                  <w:rPr>
                    <w:color w:val="000000"/>
                    <w:sz w:val="24"/>
                    <w:szCs w:val="24"/>
                  </w:rPr>
                </w:rPrChange>
              </w:rPr>
            </w:pPr>
            <w:del w:id="202" w:author="Mostafa Sameer" w:date="2024-10-16T00:52:00Z" w16du:dateUtc="2024-10-16T04:52:00Z">
              <w:r w:rsidRPr="00C4697E" w:rsidDel="0046091A">
                <w:rPr>
                  <w:color w:val="000000"/>
                  <w:sz w:val="20"/>
                  <w:szCs w:val="20"/>
                  <w:rPrChange w:id="203" w:author="Mostafa Sameer" w:date="2024-10-16T00:53:00Z" w16du:dateUtc="2024-10-16T04:53:00Z">
                    <w:rPr>
                      <w:color w:val="000000"/>
                      <w:sz w:val="24"/>
                      <w:szCs w:val="24"/>
                    </w:rPr>
                  </w:rPrChange>
                </w:rPr>
                <w:delText xml:space="preserve">   - v. Summary of Storm Armour Testing and Reports  </w:delText>
              </w:r>
            </w:del>
          </w:p>
        </w:tc>
        <w:tc>
          <w:tcPr>
            <w:tcW w:w="2116" w:type="dxa"/>
            <w:tcBorders>
              <w:top w:val="nil"/>
              <w:left w:val="nil"/>
              <w:bottom w:val="nil"/>
              <w:right w:val="nil"/>
            </w:tcBorders>
            <w:shd w:val="clear" w:color="auto" w:fill="auto"/>
            <w:vAlign w:val="center"/>
          </w:tcPr>
          <w:p w14:paraId="0000003B" w14:textId="57191DA1" w:rsidR="00A67222" w:rsidRPr="00C4697E" w:rsidRDefault="005F6334">
            <w:pPr>
              <w:jc w:val="center"/>
              <w:rPr>
                <w:color w:val="000000"/>
                <w:sz w:val="20"/>
                <w:szCs w:val="20"/>
                <w:rPrChange w:id="204" w:author="Mostafa Sameer" w:date="2024-10-16T00:53:00Z" w16du:dateUtc="2024-10-16T04:53:00Z">
                  <w:rPr>
                    <w:color w:val="000000"/>
                    <w:sz w:val="24"/>
                    <w:szCs w:val="24"/>
                  </w:rPr>
                </w:rPrChange>
              </w:rPr>
            </w:pPr>
            <w:del w:id="205" w:author="Mostafa Sameer" w:date="2024-10-16T00:52:00Z" w16du:dateUtc="2024-10-16T04:52:00Z">
              <w:r w:rsidRPr="00C4697E" w:rsidDel="0046091A">
                <w:rPr>
                  <w:color w:val="000000"/>
                  <w:sz w:val="20"/>
                  <w:szCs w:val="20"/>
                  <w:rPrChange w:id="206" w:author="Mostafa Sameer" w:date="2024-10-16T00:53:00Z" w16du:dateUtc="2024-10-16T04:53:00Z">
                    <w:rPr>
                      <w:color w:val="000000"/>
                      <w:sz w:val="24"/>
                      <w:szCs w:val="24"/>
                    </w:rPr>
                  </w:rPrChange>
                </w:rPr>
                <w:delText>17</w:delText>
              </w:r>
            </w:del>
          </w:p>
        </w:tc>
      </w:tr>
      <w:tr w:rsidR="00A67222" w:rsidRPr="00C4697E" w14:paraId="6944B435" w14:textId="77777777">
        <w:trPr>
          <w:trHeight w:val="600"/>
        </w:trPr>
        <w:tc>
          <w:tcPr>
            <w:tcW w:w="7244" w:type="dxa"/>
            <w:tcBorders>
              <w:top w:val="nil"/>
              <w:left w:val="nil"/>
              <w:bottom w:val="nil"/>
              <w:right w:val="nil"/>
            </w:tcBorders>
            <w:shd w:val="clear" w:color="auto" w:fill="auto"/>
            <w:vAlign w:val="center"/>
          </w:tcPr>
          <w:p w14:paraId="0000003C" w14:textId="4116F71F" w:rsidR="00A67222" w:rsidRPr="00C4697E" w:rsidRDefault="005F6334">
            <w:pPr>
              <w:jc w:val="both"/>
              <w:rPr>
                <w:color w:val="000000"/>
                <w:sz w:val="20"/>
                <w:szCs w:val="20"/>
                <w:rPrChange w:id="207" w:author="Mostafa Sameer" w:date="2024-10-16T00:53:00Z" w16du:dateUtc="2024-10-16T04:53:00Z">
                  <w:rPr>
                    <w:color w:val="000000"/>
                    <w:sz w:val="24"/>
                    <w:szCs w:val="24"/>
                  </w:rPr>
                </w:rPrChange>
              </w:rPr>
            </w:pPr>
            <w:del w:id="208" w:author="Mostafa Sameer" w:date="2024-10-16T00:52:00Z" w16du:dateUtc="2024-10-16T04:52:00Z">
              <w:r w:rsidRPr="00C4697E" w:rsidDel="0046091A">
                <w:rPr>
                  <w:color w:val="000000"/>
                  <w:sz w:val="20"/>
                  <w:szCs w:val="20"/>
                  <w:rPrChange w:id="209" w:author="Mostafa Sameer" w:date="2024-10-16T00:53:00Z" w16du:dateUtc="2024-10-16T04:53:00Z">
                    <w:rPr>
                      <w:color w:val="000000"/>
                      <w:sz w:val="24"/>
                      <w:szCs w:val="24"/>
                    </w:rPr>
                  </w:rPrChange>
                </w:rPr>
                <w:delText xml:space="preserve">   - vi. Summary Chart of WDR Sliding Glass Window Experiments and Other Research in Florida  </w:delText>
              </w:r>
            </w:del>
          </w:p>
        </w:tc>
        <w:tc>
          <w:tcPr>
            <w:tcW w:w="2116" w:type="dxa"/>
            <w:tcBorders>
              <w:top w:val="nil"/>
              <w:left w:val="nil"/>
              <w:bottom w:val="nil"/>
              <w:right w:val="nil"/>
            </w:tcBorders>
            <w:shd w:val="clear" w:color="auto" w:fill="auto"/>
            <w:vAlign w:val="center"/>
          </w:tcPr>
          <w:p w14:paraId="0000003D" w14:textId="08F52EF4" w:rsidR="00A67222" w:rsidRPr="00C4697E" w:rsidRDefault="005F6334">
            <w:pPr>
              <w:jc w:val="center"/>
              <w:rPr>
                <w:color w:val="000000"/>
                <w:sz w:val="20"/>
                <w:szCs w:val="20"/>
                <w:rPrChange w:id="210" w:author="Mostafa Sameer" w:date="2024-10-16T00:53:00Z" w16du:dateUtc="2024-10-16T04:53:00Z">
                  <w:rPr>
                    <w:color w:val="000000"/>
                    <w:sz w:val="24"/>
                    <w:szCs w:val="24"/>
                  </w:rPr>
                </w:rPrChange>
              </w:rPr>
            </w:pPr>
            <w:del w:id="211" w:author="Mostafa Sameer" w:date="2024-10-16T00:52:00Z" w16du:dateUtc="2024-10-16T04:52:00Z">
              <w:r w:rsidRPr="00C4697E" w:rsidDel="0046091A">
                <w:rPr>
                  <w:color w:val="000000"/>
                  <w:sz w:val="20"/>
                  <w:szCs w:val="20"/>
                  <w:rPrChange w:id="212" w:author="Mostafa Sameer" w:date="2024-10-16T00:53:00Z" w16du:dateUtc="2024-10-16T04:53:00Z">
                    <w:rPr>
                      <w:color w:val="000000"/>
                      <w:sz w:val="24"/>
                      <w:szCs w:val="24"/>
                    </w:rPr>
                  </w:rPrChange>
                </w:rPr>
                <w:delText>20</w:delText>
              </w:r>
            </w:del>
          </w:p>
        </w:tc>
      </w:tr>
      <w:tr w:rsidR="00A67222" w:rsidRPr="00C4697E" w14:paraId="0BC25310" w14:textId="77777777">
        <w:trPr>
          <w:trHeight w:val="300"/>
        </w:trPr>
        <w:tc>
          <w:tcPr>
            <w:tcW w:w="7244" w:type="dxa"/>
            <w:tcBorders>
              <w:top w:val="nil"/>
              <w:left w:val="nil"/>
              <w:bottom w:val="nil"/>
              <w:right w:val="nil"/>
            </w:tcBorders>
            <w:shd w:val="clear" w:color="auto" w:fill="auto"/>
            <w:vAlign w:val="center"/>
          </w:tcPr>
          <w:p w14:paraId="0000003E" w14:textId="5EE888CD" w:rsidR="00A67222" w:rsidRPr="00C4697E" w:rsidRDefault="005F6334">
            <w:pPr>
              <w:jc w:val="both"/>
              <w:rPr>
                <w:color w:val="000000"/>
                <w:sz w:val="20"/>
                <w:szCs w:val="20"/>
                <w:rPrChange w:id="213" w:author="Mostafa Sameer" w:date="2024-10-16T00:53:00Z" w16du:dateUtc="2024-10-16T04:53:00Z">
                  <w:rPr>
                    <w:color w:val="000000"/>
                    <w:sz w:val="24"/>
                    <w:szCs w:val="24"/>
                  </w:rPr>
                </w:rPrChange>
              </w:rPr>
            </w:pPr>
            <w:del w:id="214" w:author="Mostafa Sameer" w:date="2024-10-16T00:52:00Z" w16du:dateUtc="2024-10-16T04:52:00Z">
              <w:r w:rsidRPr="00C4697E" w:rsidDel="0046091A">
                <w:rPr>
                  <w:color w:val="000000"/>
                  <w:sz w:val="20"/>
                  <w:szCs w:val="20"/>
                  <w:rPrChange w:id="215" w:author="Mostafa Sameer" w:date="2024-10-16T00:53:00Z" w16du:dateUtc="2024-10-16T04:53:00Z">
                    <w:rPr>
                      <w:color w:val="000000"/>
                      <w:sz w:val="24"/>
                      <w:szCs w:val="24"/>
                    </w:rPr>
                  </w:rPrChange>
                </w:rPr>
                <w:delText xml:space="preserve">   - vii. Performance Assessment of Door Tracks  </w:delText>
              </w:r>
            </w:del>
          </w:p>
        </w:tc>
        <w:tc>
          <w:tcPr>
            <w:tcW w:w="2116" w:type="dxa"/>
            <w:tcBorders>
              <w:top w:val="nil"/>
              <w:left w:val="nil"/>
              <w:bottom w:val="nil"/>
              <w:right w:val="nil"/>
            </w:tcBorders>
            <w:shd w:val="clear" w:color="auto" w:fill="auto"/>
            <w:vAlign w:val="center"/>
          </w:tcPr>
          <w:p w14:paraId="0000003F" w14:textId="291327BF" w:rsidR="00A67222" w:rsidRPr="00C4697E" w:rsidRDefault="005F6334">
            <w:pPr>
              <w:jc w:val="center"/>
              <w:rPr>
                <w:color w:val="000000"/>
                <w:sz w:val="20"/>
                <w:szCs w:val="20"/>
                <w:rPrChange w:id="216" w:author="Mostafa Sameer" w:date="2024-10-16T00:53:00Z" w16du:dateUtc="2024-10-16T04:53:00Z">
                  <w:rPr>
                    <w:color w:val="000000"/>
                    <w:sz w:val="24"/>
                    <w:szCs w:val="24"/>
                  </w:rPr>
                </w:rPrChange>
              </w:rPr>
            </w:pPr>
            <w:del w:id="217" w:author="Mostafa Sameer" w:date="2024-10-16T00:52:00Z" w16du:dateUtc="2024-10-16T04:52:00Z">
              <w:r w:rsidRPr="00C4697E" w:rsidDel="0046091A">
                <w:rPr>
                  <w:color w:val="000000"/>
                  <w:sz w:val="20"/>
                  <w:szCs w:val="20"/>
                  <w:rPrChange w:id="218" w:author="Mostafa Sameer" w:date="2024-10-16T00:53:00Z" w16du:dateUtc="2024-10-16T04:53:00Z">
                    <w:rPr>
                      <w:color w:val="000000"/>
                      <w:sz w:val="24"/>
                      <w:szCs w:val="24"/>
                    </w:rPr>
                  </w:rPrChange>
                </w:rPr>
                <w:delText>22</w:delText>
              </w:r>
            </w:del>
          </w:p>
        </w:tc>
      </w:tr>
      <w:tr w:rsidR="00A67222" w:rsidRPr="00C4697E" w14:paraId="38F93F51" w14:textId="77777777">
        <w:trPr>
          <w:trHeight w:val="300"/>
        </w:trPr>
        <w:tc>
          <w:tcPr>
            <w:tcW w:w="7244" w:type="dxa"/>
            <w:tcBorders>
              <w:top w:val="nil"/>
              <w:left w:val="nil"/>
              <w:bottom w:val="nil"/>
              <w:right w:val="nil"/>
            </w:tcBorders>
            <w:shd w:val="clear" w:color="auto" w:fill="auto"/>
            <w:vAlign w:val="center"/>
          </w:tcPr>
          <w:p w14:paraId="00000040" w14:textId="1C56EC6F" w:rsidR="00A67222" w:rsidRPr="00C4697E" w:rsidRDefault="005F6334">
            <w:pPr>
              <w:jc w:val="both"/>
              <w:rPr>
                <w:color w:val="000000"/>
                <w:sz w:val="20"/>
                <w:szCs w:val="20"/>
                <w:rPrChange w:id="219" w:author="Mostafa Sameer" w:date="2024-10-16T00:53:00Z" w16du:dateUtc="2024-10-16T04:53:00Z">
                  <w:rPr>
                    <w:color w:val="000000"/>
                    <w:sz w:val="24"/>
                    <w:szCs w:val="24"/>
                  </w:rPr>
                </w:rPrChange>
              </w:rPr>
            </w:pPr>
            <w:del w:id="220" w:author="Mostafa Sameer" w:date="2024-10-16T00:52:00Z" w16du:dateUtc="2024-10-16T04:52:00Z">
              <w:r w:rsidRPr="00C4697E" w:rsidDel="0046091A">
                <w:rPr>
                  <w:color w:val="000000"/>
                  <w:sz w:val="20"/>
                  <w:szCs w:val="20"/>
                  <w:rPrChange w:id="221" w:author="Mostafa Sameer" w:date="2024-10-16T00:53:00Z" w16du:dateUtc="2024-10-16T04:53:00Z">
                    <w:rPr>
                      <w:color w:val="000000"/>
                      <w:sz w:val="24"/>
                      <w:szCs w:val="24"/>
                    </w:rPr>
                  </w:rPrChange>
                </w:rPr>
                <w:delText xml:space="preserve">   - viii. Future Guidance  </w:delText>
              </w:r>
            </w:del>
          </w:p>
        </w:tc>
        <w:tc>
          <w:tcPr>
            <w:tcW w:w="2116" w:type="dxa"/>
            <w:tcBorders>
              <w:top w:val="nil"/>
              <w:left w:val="nil"/>
              <w:bottom w:val="nil"/>
              <w:right w:val="nil"/>
            </w:tcBorders>
            <w:shd w:val="clear" w:color="auto" w:fill="auto"/>
            <w:vAlign w:val="center"/>
          </w:tcPr>
          <w:p w14:paraId="00000041" w14:textId="19D50614" w:rsidR="00A67222" w:rsidRPr="00C4697E" w:rsidRDefault="005F6334">
            <w:pPr>
              <w:jc w:val="center"/>
              <w:rPr>
                <w:color w:val="000000"/>
                <w:sz w:val="20"/>
                <w:szCs w:val="20"/>
                <w:rPrChange w:id="222" w:author="Mostafa Sameer" w:date="2024-10-16T00:53:00Z" w16du:dateUtc="2024-10-16T04:53:00Z">
                  <w:rPr>
                    <w:color w:val="000000"/>
                    <w:sz w:val="24"/>
                    <w:szCs w:val="24"/>
                  </w:rPr>
                </w:rPrChange>
              </w:rPr>
            </w:pPr>
            <w:del w:id="223" w:author="Mostafa Sameer" w:date="2024-10-16T00:52:00Z" w16du:dateUtc="2024-10-16T04:52:00Z">
              <w:r w:rsidRPr="00C4697E" w:rsidDel="0046091A">
                <w:rPr>
                  <w:color w:val="000000"/>
                  <w:sz w:val="20"/>
                  <w:szCs w:val="20"/>
                  <w:rPrChange w:id="224" w:author="Mostafa Sameer" w:date="2024-10-16T00:53:00Z" w16du:dateUtc="2024-10-16T04:53:00Z">
                    <w:rPr>
                      <w:color w:val="000000"/>
                      <w:sz w:val="24"/>
                      <w:szCs w:val="24"/>
                    </w:rPr>
                  </w:rPrChange>
                </w:rPr>
                <w:delText>22</w:delText>
              </w:r>
            </w:del>
          </w:p>
        </w:tc>
      </w:tr>
      <w:tr w:rsidR="00A67222" w:rsidRPr="00C4697E" w14:paraId="4CFECA3C" w14:textId="77777777">
        <w:trPr>
          <w:trHeight w:val="300"/>
        </w:trPr>
        <w:tc>
          <w:tcPr>
            <w:tcW w:w="7244" w:type="dxa"/>
            <w:tcBorders>
              <w:top w:val="nil"/>
              <w:left w:val="nil"/>
              <w:bottom w:val="nil"/>
              <w:right w:val="nil"/>
            </w:tcBorders>
            <w:shd w:val="clear" w:color="auto" w:fill="auto"/>
            <w:vAlign w:val="center"/>
          </w:tcPr>
          <w:p w14:paraId="00000042" w14:textId="50A1CEFF" w:rsidR="00A67222" w:rsidRPr="00C4697E" w:rsidRDefault="005F6334">
            <w:pPr>
              <w:jc w:val="both"/>
              <w:rPr>
                <w:color w:val="000000"/>
                <w:sz w:val="20"/>
                <w:szCs w:val="20"/>
                <w:rPrChange w:id="225" w:author="Mostafa Sameer" w:date="2024-10-16T00:53:00Z" w16du:dateUtc="2024-10-16T04:53:00Z">
                  <w:rPr>
                    <w:color w:val="000000"/>
                    <w:sz w:val="24"/>
                    <w:szCs w:val="24"/>
                  </w:rPr>
                </w:rPrChange>
              </w:rPr>
            </w:pPr>
            <w:del w:id="226" w:author="Mostafa Sameer" w:date="2024-10-16T00:52:00Z" w16du:dateUtc="2024-10-16T04:52:00Z">
              <w:r w:rsidRPr="00C4697E" w:rsidDel="0046091A">
                <w:rPr>
                  <w:color w:val="000000"/>
                  <w:sz w:val="20"/>
                  <w:szCs w:val="20"/>
                  <w:rPrChange w:id="227" w:author="Mostafa Sameer" w:date="2024-10-16T00:53:00Z" w16du:dateUtc="2024-10-16T04:53:00Z">
                    <w:rPr>
                      <w:color w:val="000000"/>
                      <w:sz w:val="24"/>
                      <w:szCs w:val="24"/>
                    </w:rPr>
                  </w:rPrChange>
                </w:rPr>
                <w:delText xml:space="preserve">6. Recommended Course of Action  </w:delText>
              </w:r>
            </w:del>
          </w:p>
        </w:tc>
        <w:tc>
          <w:tcPr>
            <w:tcW w:w="2116" w:type="dxa"/>
            <w:tcBorders>
              <w:top w:val="nil"/>
              <w:left w:val="nil"/>
              <w:bottom w:val="nil"/>
              <w:right w:val="nil"/>
            </w:tcBorders>
            <w:shd w:val="clear" w:color="auto" w:fill="auto"/>
            <w:vAlign w:val="center"/>
          </w:tcPr>
          <w:p w14:paraId="00000043" w14:textId="4DB91685" w:rsidR="00A67222" w:rsidRPr="00C4697E" w:rsidRDefault="005F6334">
            <w:pPr>
              <w:jc w:val="center"/>
              <w:rPr>
                <w:color w:val="000000"/>
                <w:sz w:val="20"/>
                <w:szCs w:val="20"/>
                <w:rPrChange w:id="228" w:author="Mostafa Sameer" w:date="2024-10-16T00:53:00Z" w16du:dateUtc="2024-10-16T04:53:00Z">
                  <w:rPr>
                    <w:color w:val="000000"/>
                    <w:sz w:val="24"/>
                    <w:szCs w:val="24"/>
                  </w:rPr>
                </w:rPrChange>
              </w:rPr>
            </w:pPr>
            <w:del w:id="229" w:author="Mostafa Sameer" w:date="2024-10-16T00:52:00Z" w16du:dateUtc="2024-10-16T04:52:00Z">
              <w:r w:rsidRPr="00C4697E" w:rsidDel="0046091A">
                <w:rPr>
                  <w:color w:val="000000"/>
                  <w:sz w:val="20"/>
                  <w:szCs w:val="20"/>
                  <w:rPrChange w:id="230" w:author="Mostafa Sameer" w:date="2024-10-16T00:53:00Z" w16du:dateUtc="2024-10-16T04:53:00Z">
                    <w:rPr>
                      <w:color w:val="000000"/>
                      <w:sz w:val="24"/>
                      <w:szCs w:val="24"/>
                    </w:rPr>
                  </w:rPrChange>
                </w:rPr>
                <w:delText>22</w:delText>
              </w:r>
            </w:del>
          </w:p>
        </w:tc>
      </w:tr>
      <w:tr w:rsidR="00A67222" w:rsidRPr="00C4697E" w14:paraId="65A14865" w14:textId="77777777">
        <w:trPr>
          <w:trHeight w:val="300"/>
        </w:trPr>
        <w:tc>
          <w:tcPr>
            <w:tcW w:w="7244" w:type="dxa"/>
            <w:tcBorders>
              <w:top w:val="nil"/>
              <w:left w:val="nil"/>
              <w:bottom w:val="nil"/>
              <w:right w:val="nil"/>
            </w:tcBorders>
            <w:shd w:val="clear" w:color="auto" w:fill="auto"/>
            <w:vAlign w:val="center"/>
          </w:tcPr>
          <w:p w14:paraId="00000044" w14:textId="08717962" w:rsidR="00A67222" w:rsidRPr="00C4697E" w:rsidRDefault="005F6334">
            <w:pPr>
              <w:jc w:val="both"/>
              <w:rPr>
                <w:color w:val="000000"/>
                <w:sz w:val="20"/>
                <w:szCs w:val="20"/>
                <w:rPrChange w:id="231" w:author="Mostafa Sameer" w:date="2024-10-16T00:53:00Z" w16du:dateUtc="2024-10-16T04:53:00Z">
                  <w:rPr>
                    <w:color w:val="000000"/>
                    <w:sz w:val="24"/>
                    <w:szCs w:val="24"/>
                  </w:rPr>
                </w:rPrChange>
              </w:rPr>
            </w:pPr>
            <w:del w:id="232" w:author="Mostafa Sameer" w:date="2024-10-16T00:52:00Z" w16du:dateUtc="2024-10-16T04:52:00Z">
              <w:r w:rsidRPr="00C4697E" w:rsidDel="0046091A">
                <w:rPr>
                  <w:color w:val="000000"/>
                  <w:sz w:val="20"/>
                  <w:szCs w:val="20"/>
                  <w:rPrChange w:id="233" w:author="Mostafa Sameer" w:date="2024-10-16T00:53:00Z" w16du:dateUtc="2024-10-16T04:53:00Z">
                    <w:rPr>
                      <w:color w:val="000000"/>
                      <w:sz w:val="24"/>
                      <w:szCs w:val="24"/>
                    </w:rPr>
                  </w:rPrChange>
                </w:rPr>
                <w:delText xml:space="preserve">7. Conclusion  </w:delText>
              </w:r>
            </w:del>
          </w:p>
        </w:tc>
        <w:tc>
          <w:tcPr>
            <w:tcW w:w="2116" w:type="dxa"/>
            <w:tcBorders>
              <w:top w:val="nil"/>
              <w:left w:val="nil"/>
              <w:bottom w:val="nil"/>
              <w:right w:val="nil"/>
            </w:tcBorders>
            <w:shd w:val="clear" w:color="auto" w:fill="auto"/>
            <w:vAlign w:val="center"/>
          </w:tcPr>
          <w:p w14:paraId="00000045" w14:textId="6A8EEEF1" w:rsidR="00A67222" w:rsidRPr="00C4697E" w:rsidRDefault="005F6334">
            <w:pPr>
              <w:jc w:val="center"/>
              <w:rPr>
                <w:color w:val="000000"/>
                <w:sz w:val="20"/>
                <w:szCs w:val="20"/>
                <w:rPrChange w:id="234" w:author="Mostafa Sameer" w:date="2024-10-16T00:53:00Z" w16du:dateUtc="2024-10-16T04:53:00Z">
                  <w:rPr>
                    <w:color w:val="000000"/>
                    <w:sz w:val="24"/>
                    <w:szCs w:val="24"/>
                  </w:rPr>
                </w:rPrChange>
              </w:rPr>
            </w:pPr>
            <w:del w:id="235" w:author="Mostafa Sameer" w:date="2024-10-16T00:52:00Z" w16du:dateUtc="2024-10-16T04:52:00Z">
              <w:r w:rsidRPr="00C4697E" w:rsidDel="0046091A">
                <w:rPr>
                  <w:color w:val="000000"/>
                  <w:sz w:val="20"/>
                  <w:szCs w:val="20"/>
                  <w:rPrChange w:id="236" w:author="Mostafa Sameer" w:date="2024-10-16T00:53:00Z" w16du:dateUtc="2024-10-16T04:53:00Z">
                    <w:rPr>
                      <w:color w:val="000000"/>
                      <w:sz w:val="24"/>
                      <w:szCs w:val="24"/>
                    </w:rPr>
                  </w:rPrChange>
                </w:rPr>
                <w:delText>23</w:delText>
              </w:r>
            </w:del>
          </w:p>
        </w:tc>
      </w:tr>
      <w:tr w:rsidR="00A67222" w:rsidRPr="00C4697E" w14:paraId="77633A68" w14:textId="77777777">
        <w:trPr>
          <w:trHeight w:val="300"/>
        </w:trPr>
        <w:tc>
          <w:tcPr>
            <w:tcW w:w="7244" w:type="dxa"/>
            <w:tcBorders>
              <w:top w:val="nil"/>
              <w:left w:val="nil"/>
              <w:bottom w:val="nil"/>
              <w:right w:val="nil"/>
            </w:tcBorders>
            <w:shd w:val="clear" w:color="auto" w:fill="auto"/>
            <w:vAlign w:val="center"/>
          </w:tcPr>
          <w:p w14:paraId="00000046" w14:textId="324472E6" w:rsidR="00A67222" w:rsidRPr="00C4697E" w:rsidRDefault="005F6334">
            <w:pPr>
              <w:jc w:val="both"/>
              <w:rPr>
                <w:color w:val="000000"/>
                <w:sz w:val="20"/>
                <w:szCs w:val="20"/>
                <w:rPrChange w:id="237" w:author="Mostafa Sameer" w:date="2024-10-16T00:53:00Z" w16du:dateUtc="2024-10-16T04:53:00Z">
                  <w:rPr>
                    <w:color w:val="000000"/>
                    <w:sz w:val="24"/>
                    <w:szCs w:val="24"/>
                  </w:rPr>
                </w:rPrChange>
              </w:rPr>
            </w:pPr>
            <w:del w:id="238" w:author="Mostafa Sameer" w:date="2024-10-16T00:52:00Z" w16du:dateUtc="2024-10-16T04:52:00Z">
              <w:r w:rsidRPr="00C4697E" w:rsidDel="0046091A">
                <w:rPr>
                  <w:color w:val="000000"/>
                  <w:sz w:val="20"/>
                  <w:szCs w:val="20"/>
                  <w:rPrChange w:id="239" w:author="Mostafa Sameer" w:date="2024-10-16T00:53:00Z" w16du:dateUtc="2024-10-16T04:53:00Z">
                    <w:rPr>
                      <w:color w:val="000000"/>
                      <w:sz w:val="24"/>
                      <w:szCs w:val="24"/>
                    </w:rPr>
                  </w:rPrChange>
                </w:rPr>
                <w:delText xml:space="preserve">8. References  </w:delText>
              </w:r>
            </w:del>
          </w:p>
        </w:tc>
        <w:tc>
          <w:tcPr>
            <w:tcW w:w="2116" w:type="dxa"/>
            <w:tcBorders>
              <w:top w:val="nil"/>
              <w:left w:val="nil"/>
              <w:bottom w:val="nil"/>
              <w:right w:val="nil"/>
            </w:tcBorders>
            <w:shd w:val="clear" w:color="auto" w:fill="auto"/>
            <w:vAlign w:val="center"/>
          </w:tcPr>
          <w:p w14:paraId="00000047" w14:textId="044A5250" w:rsidR="00A67222" w:rsidRPr="00C4697E" w:rsidRDefault="005F6334">
            <w:pPr>
              <w:jc w:val="center"/>
              <w:rPr>
                <w:color w:val="000000"/>
                <w:sz w:val="20"/>
                <w:szCs w:val="20"/>
                <w:rPrChange w:id="240" w:author="Mostafa Sameer" w:date="2024-10-16T00:53:00Z" w16du:dateUtc="2024-10-16T04:53:00Z">
                  <w:rPr>
                    <w:color w:val="000000"/>
                    <w:sz w:val="24"/>
                    <w:szCs w:val="24"/>
                  </w:rPr>
                </w:rPrChange>
              </w:rPr>
            </w:pPr>
            <w:del w:id="241" w:author="Mostafa Sameer" w:date="2024-10-16T00:52:00Z" w16du:dateUtc="2024-10-16T04:52:00Z">
              <w:r w:rsidRPr="00C4697E" w:rsidDel="0046091A">
                <w:rPr>
                  <w:color w:val="000000"/>
                  <w:sz w:val="20"/>
                  <w:szCs w:val="20"/>
                  <w:rPrChange w:id="242" w:author="Mostafa Sameer" w:date="2024-10-16T00:53:00Z" w16du:dateUtc="2024-10-16T04:53:00Z">
                    <w:rPr>
                      <w:color w:val="000000"/>
                      <w:sz w:val="24"/>
                      <w:szCs w:val="24"/>
                    </w:rPr>
                  </w:rPrChange>
                </w:rPr>
                <w:delText>24</w:delText>
              </w:r>
            </w:del>
          </w:p>
        </w:tc>
      </w:tr>
      <w:tr w:rsidR="00A67222" w:rsidRPr="00C4697E" w14:paraId="34C4A151" w14:textId="77777777">
        <w:trPr>
          <w:trHeight w:val="300"/>
        </w:trPr>
        <w:tc>
          <w:tcPr>
            <w:tcW w:w="7244" w:type="dxa"/>
            <w:tcBorders>
              <w:top w:val="nil"/>
              <w:left w:val="nil"/>
              <w:bottom w:val="nil"/>
              <w:right w:val="nil"/>
            </w:tcBorders>
            <w:shd w:val="clear" w:color="auto" w:fill="auto"/>
            <w:vAlign w:val="center"/>
          </w:tcPr>
          <w:p w14:paraId="00000048" w14:textId="0AF87462" w:rsidR="00A67222" w:rsidRPr="00C4697E" w:rsidRDefault="005F6334">
            <w:pPr>
              <w:jc w:val="both"/>
              <w:rPr>
                <w:color w:val="000000"/>
                <w:sz w:val="20"/>
                <w:szCs w:val="20"/>
                <w:rPrChange w:id="243" w:author="Mostafa Sameer" w:date="2024-10-16T00:53:00Z" w16du:dateUtc="2024-10-16T04:53:00Z">
                  <w:rPr>
                    <w:color w:val="000000"/>
                    <w:sz w:val="24"/>
                    <w:szCs w:val="24"/>
                  </w:rPr>
                </w:rPrChange>
              </w:rPr>
            </w:pPr>
            <w:del w:id="244" w:author="Mostafa Sameer" w:date="2024-10-16T00:52:00Z" w16du:dateUtc="2024-10-16T04:52:00Z">
              <w:r w:rsidRPr="00C4697E" w:rsidDel="0046091A">
                <w:rPr>
                  <w:color w:val="000000"/>
                  <w:sz w:val="20"/>
                  <w:szCs w:val="20"/>
                  <w:rPrChange w:id="245" w:author="Mostafa Sameer" w:date="2024-10-16T00:53:00Z" w16du:dateUtc="2024-10-16T04:53:00Z">
                    <w:rPr>
                      <w:color w:val="000000"/>
                      <w:sz w:val="24"/>
                      <w:szCs w:val="24"/>
                    </w:rPr>
                  </w:rPrChange>
                </w:rPr>
                <w:delText xml:space="preserve">9. Appendix  </w:delText>
              </w:r>
            </w:del>
          </w:p>
        </w:tc>
        <w:tc>
          <w:tcPr>
            <w:tcW w:w="2116" w:type="dxa"/>
            <w:tcBorders>
              <w:top w:val="nil"/>
              <w:left w:val="nil"/>
              <w:bottom w:val="nil"/>
              <w:right w:val="nil"/>
            </w:tcBorders>
            <w:shd w:val="clear" w:color="auto" w:fill="auto"/>
            <w:vAlign w:val="center"/>
          </w:tcPr>
          <w:p w14:paraId="00000049" w14:textId="06F89F00" w:rsidR="00A67222" w:rsidRPr="00C4697E" w:rsidRDefault="005F6334">
            <w:pPr>
              <w:jc w:val="center"/>
              <w:rPr>
                <w:color w:val="000000"/>
                <w:sz w:val="20"/>
                <w:szCs w:val="20"/>
                <w:rPrChange w:id="246" w:author="Mostafa Sameer" w:date="2024-10-16T00:53:00Z" w16du:dateUtc="2024-10-16T04:53:00Z">
                  <w:rPr>
                    <w:color w:val="000000"/>
                    <w:sz w:val="24"/>
                    <w:szCs w:val="24"/>
                  </w:rPr>
                </w:rPrChange>
              </w:rPr>
            </w:pPr>
            <w:del w:id="247" w:author="Mostafa Sameer" w:date="2024-10-16T00:52:00Z" w16du:dateUtc="2024-10-16T04:52:00Z">
              <w:r w:rsidRPr="00C4697E" w:rsidDel="0046091A">
                <w:rPr>
                  <w:color w:val="000000"/>
                  <w:sz w:val="20"/>
                  <w:szCs w:val="20"/>
                  <w:rPrChange w:id="248" w:author="Mostafa Sameer" w:date="2024-10-16T00:53:00Z" w16du:dateUtc="2024-10-16T04:53:00Z">
                    <w:rPr>
                      <w:color w:val="000000"/>
                      <w:sz w:val="24"/>
                      <w:szCs w:val="24"/>
                    </w:rPr>
                  </w:rPrChange>
                </w:rPr>
                <w:delText>27</w:delText>
              </w:r>
            </w:del>
          </w:p>
        </w:tc>
      </w:tr>
    </w:tbl>
    <w:p w14:paraId="72FED385" w14:textId="3C47FA0A" w:rsidR="008E666E" w:rsidRPr="00312C2E" w:rsidRDefault="008E666E">
      <w:pPr>
        <w:pStyle w:val="Heading1"/>
        <w:rPr>
          <w:b/>
          <w:bCs/>
          <w:rPrChange w:id="249" w:author="Mostafa Sameer" w:date="2024-10-16T00:55:00Z" w16du:dateUtc="2024-10-16T04:55:00Z">
            <w:rPr/>
          </w:rPrChange>
        </w:rPr>
        <w:pPrChange w:id="250" w:author="Mostafa Sameer" w:date="2024-10-16T00:28:00Z" w16du:dateUtc="2024-10-16T04:28:00Z">
          <w:pPr>
            <w:pStyle w:val="ListParagraph"/>
            <w:numPr>
              <w:ilvl w:val="3"/>
              <w:numId w:val="2"/>
            </w:numPr>
            <w:spacing w:after="120" w:line="360" w:lineRule="auto"/>
            <w:ind w:left="360" w:hanging="360"/>
            <w:jc w:val="both"/>
          </w:pPr>
        </w:pPrChange>
      </w:pPr>
      <w:bookmarkStart w:id="251" w:name="_Toc180058605"/>
      <w:r w:rsidRPr="00312C2E">
        <w:rPr>
          <w:b/>
          <w:bCs/>
          <w:sz w:val="22"/>
          <w:szCs w:val="22"/>
          <w:rPrChange w:id="252" w:author="Mostafa Sameer" w:date="2024-10-16T00:55:00Z" w16du:dateUtc="2024-10-16T04:55:00Z">
            <w:rPr/>
          </w:rPrChange>
        </w:rPr>
        <w:lastRenderedPageBreak/>
        <w:t>Introduction</w:t>
      </w:r>
      <w:bookmarkEnd w:id="251"/>
      <w:r w:rsidRPr="00312C2E">
        <w:rPr>
          <w:b/>
          <w:bCs/>
          <w:sz w:val="22"/>
          <w:szCs w:val="22"/>
          <w:rPrChange w:id="253" w:author="Mostafa Sameer" w:date="2024-10-16T00:55:00Z" w16du:dateUtc="2024-10-16T04:55:00Z">
            <w:rPr/>
          </w:rPrChange>
        </w:rPr>
        <w:t xml:space="preserve"> </w:t>
      </w:r>
    </w:p>
    <w:p w14:paraId="2314D5EE" w14:textId="30F102D5" w:rsidR="00240050" w:rsidRPr="00312C2E" w:rsidRDefault="00240050">
      <w:pPr>
        <w:jc w:val="both"/>
        <w:rPr>
          <w:rPrChange w:id="254" w:author="Mostafa Sameer" w:date="2024-10-16T00:55:00Z" w16du:dateUtc="2024-10-16T04:55:00Z">
            <w:rPr>
              <w:sz w:val="24"/>
              <w:szCs w:val="24"/>
            </w:rPr>
          </w:rPrChange>
        </w:rPr>
        <w:pPrChange w:id="255" w:author="Mostafa Sameer" w:date="2024-10-16T00:28:00Z" w16du:dateUtc="2024-10-16T04:28:00Z">
          <w:pPr>
            <w:spacing w:line="360" w:lineRule="auto"/>
            <w:jc w:val="both"/>
          </w:pPr>
        </w:pPrChange>
      </w:pPr>
      <w:r w:rsidRPr="00312C2E">
        <w:rPr>
          <w:rPrChange w:id="256" w:author="Mostafa Sameer" w:date="2024-10-16T00:55:00Z" w16du:dateUtc="2024-10-16T04:55:00Z">
            <w:rPr>
              <w:sz w:val="24"/>
              <w:szCs w:val="24"/>
            </w:rPr>
          </w:rPrChange>
        </w:rPr>
        <w:t>Wind-driven rain (</w:t>
      </w:r>
      <w:r w:rsidR="0036219E">
        <w:t>WDR</w:t>
      </w:r>
      <w:r w:rsidRPr="00312C2E">
        <w:rPr>
          <w:rPrChange w:id="257" w:author="Mostafa Sameer" w:date="2024-10-16T00:55:00Z" w16du:dateUtc="2024-10-16T04:55:00Z">
            <w:rPr>
              <w:sz w:val="24"/>
              <w:szCs w:val="24"/>
            </w:rPr>
          </w:rPrChange>
        </w:rPr>
        <w:t xml:space="preserve">) intrusion through sliding glass door installations is a serious hazard during hurricanes, especially in coastal areas like Florida. The failure </w:t>
      </w:r>
      <w:r w:rsidR="0036219E">
        <w:t>of</w:t>
      </w:r>
      <w:r w:rsidRPr="00312C2E">
        <w:rPr>
          <w:rPrChange w:id="258" w:author="Mostafa Sameer" w:date="2024-10-16T00:55:00Z" w16du:dateUtc="2024-10-16T04:55:00Z">
            <w:rPr>
              <w:sz w:val="24"/>
              <w:szCs w:val="24"/>
            </w:rPr>
          </w:rPrChange>
        </w:rPr>
        <w:t xml:space="preserve"> door systems to stop water from getting inside may result in significant structural damage, interior flooding, </w:t>
      </w:r>
      <w:r w:rsidR="0036219E">
        <w:t>and</w:t>
      </w:r>
      <w:r w:rsidRPr="00312C2E">
        <w:rPr>
          <w:rPrChange w:id="259" w:author="Mostafa Sameer" w:date="2024-10-16T00:55:00Z" w16du:dateUtc="2024-10-16T04:55:00Z">
            <w:rPr>
              <w:sz w:val="24"/>
              <w:szCs w:val="24"/>
            </w:rPr>
          </w:rPrChange>
        </w:rPr>
        <w:t xml:space="preserve"> expensive </w:t>
      </w:r>
      <w:r w:rsidR="0036219E">
        <w:t>and</w:t>
      </w:r>
      <w:r w:rsidRPr="00312C2E">
        <w:rPr>
          <w:rPrChange w:id="260" w:author="Mostafa Sameer" w:date="2024-10-16T00:55:00Z" w16du:dateUtc="2024-10-16T04:55:00Z">
            <w:rPr>
              <w:sz w:val="24"/>
              <w:szCs w:val="24"/>
            </w:rPr>
          </w:rPrChange>
        </w:rPr>
        <w:t xml:space="preserve"> long-lasting repairs. </w:t>
      </w:r>
    </w:p>
    <w:p w14:paraId="7AB697DE" w14:textId="77777777" w:rsidR="00240050" w:rsidRPr="00312C2E" w:rsidDel="00D10AC2" w:rsidRDefault="00240050">
      <w:pPr>
        <w:jc w:val="both"/>
        <w:rPr>
          <w:del w:id="261" w:author="Mostafa Sameer" w:date="2024-10-16T00:30:00Z" w16du:dateUtc="2024-10-16T04:30:00Z"/>
          <w:rPrChange w:id="262" w:author="Mostafa Sameer" w:date="2024-10-16T00:55:00Z" w16du:dateUtc="2024-10-16T04:55:00Z">
            <w:rPr>
              <w:del w:id="263" w:author="Mostafa Sameer" w:date="2024-10-16T00:30:00Z" w16du:dateUtc="2024-10-16T04:30:00Z"/>
              <w:sz w:val="24"/>
              <w:szCs w:val="24"/>
            </w:rPr>
          </w:rPrChange>
        </w:rPr>
        <w:pPrChange w:id="264" w:author="Mostafa Sameer" w:date="2024-10-16T00:28:00Z" w16du:dateUtc="2024-10-16T04:28:00Z">
          <w:pPr>
            <w:spacing w:line="360" w:lineRule="auto"/>
            <w:jc w:val="both"/>
          </w:pPr>
        </w:pPrChange>
      </w:pPr>
    </w:p>
    <w:p w14:paraId="00000064" w14:textId="7E20E7AB" w:rsidR="00A67222" w:rsidRPr="00312C2E" w:rsidRDefault="00D10AC2">
      <w:pPr>
        <w:pStyle w:val="Heading2"/>
        <w:rPr>
          <w:b/>
          <w:bCs/>
          <w:rPrChange w:id="265" w:author="Mostafa Sameer" w:date="2024-10-16T00:55:00Z" w16du:dateUtc="2024-10-16T04:55:00Z">
            <w:rPr/>
          </w:rPrChange>
        </w:rPr>
        <w:pPrChange w:id="266" w:author="Mostafa Sameer" w:date="2024-10-16T00:28:00Z" w16du:dateUtc="2024-10-16T04:28:00Z">
          <w:pPr>
            <w:pStyle w:val="ListParagraph"/>
            <w:numPr>
              <w:ilvl w:val="1"/>
              <w:numId w:val="5"/>
            </w:numPr>
            <w:spacing w:after="120" w:line="360" w:lineRule="auto"/>
            <w:ind w:left="432" w:hanging="432"/>
            <w:jc w:val="both"/>
          </w:pPr>
        </w:pPrChange>
      </w:pPr>
      <w:bookmarkStart w:id="267" w:name="_Toc180058606"/>
      <w:ins w:id="268" w:author="Mostafa Sameer" w:date="2024-10-16T00:30:00Z" w16du:dateUtc="2024-10-16T04:30:00Z">
        <w:r w:rsidRPr="00312C2E">
          <w:rPr>
            <w:b/>
            <w:bCs/>
            <w:sz w:val="22"/>
            <w:szCs w:val="22"/>
            <w:rPrChange w:id="269" w:author="Mostafa Sameer" w:date="2024-10-16T00:55:00Z" w16du:dateUtc="2024-10-16T04:55:00Z">
              <w:rPr>
                <w:b/>
                <w:bCs/>
                <w:sz w:val="24"/>
                <w:szCs w:val="24"/>
              </w:rPr>
            </w:rPrChange>
          </w:rPr>
          <w:t xml:space="preserve">1.1 </w:t>
        </w:r>
      </w:ins>
      <w:r w:rsidR="005F6334" w:rsidRPr="00312C2E">
        <w:rPr>
          <w:b/>
          <w:bCs/>
          <w:sz w:val="22"/>
          <w:szCs w:val="22"/>
          <w:rPrChange w:id="270" w:author="Mostafa Sameer" w:date="2024-10-16T00:55:00Z" w16du:dateUtc="2024-10-16T04:55:00Z">
            <w:rPr/>
          </w:rPrChange>
        </w:rPr>
        <w:t>Background:</w:t>
      </w:r>
      <w:bookmarkEnd w:id="267"/>
    </w:p>
    <w:p w14:paraId="5EEE8589" w14:textId="79362B1C" w:rsidR="00673BEF" w:rsidRPr="00312C2E" w:rsidRDefault="00673BEF">
      <w:pPr>
        <w:spacing w:before="240"/>
        <w:jc w:val="both"/>
        <w:rPr>
          <w:rPrChange w:id="271" w:author="Mostafa Sameer" w:date="2024-10-16T00:55:00Z" w16du:dateUtc="2024-10-16T04:55:00Z">
            <w:rPr>
              <w:sz w:val="24"/>
              <w:szCs w:val="24"/>
            </w:rPr>
          </w:rPrChange>
        </w:rPr>
        <w:pPrChange w:id="272" w:author="Mostafa Sameer" w:date="2024-10-16T00:28:00Z" w16du:dateUtc="2024-10-16T04:28:00Z">
          <w:pPr>
            <w:spacing w:before="240" w:line="360" w:lineRule="auto"/>
            <w:jc w:val="both"/>
          </w:pPr>
        </w:pPrChange>
      </w:pPr>
      <w:r w:rsidRPr="00312C2E">
        <w:rPr>
          <w:rPrChange w:id="273" w:author="Mostafa Sameer" w:date="2024-10-16T00:55:00Z" w16du:dateUtc="2024-10-16T04:55:00Z">
            <w:rPr>
              <w:sz w:val="24"/>
              <w:szCs w:val="24"/>
            </w:rPr>
          </w:rPrChange>
        </w:rPr>
        <w:t>Sliding glass doors are subject</w:t>
      </w:r>
      <w:r w:rsidR="008E666E" w:rsidRPr="00312C2E">
        <w:rPr>
          <w:rPrChange w:id="274" w:author="Mostafa Sameer" w:date="2024-10-16T00:55:00Z" w16du:dateUtc="2024-10-16T04:55:00Z">
            <w:rPr>
              <w:sz w:val="24"/>
              <w:szCs w:val="24"/>
            </w:rPr>
          </w:rPrChange>
        </w:rPr>
        <w:t>ed</w:t>
      </w:r>
      <w:r w:rsidRPr="00312C2E">
        <w:rPr>
          <w:rPrChange w:id="275" w:author="Mostafa Sameer" w:date="2024-10-16T00:55:00Z" w16du:dateUtc="2024-10-16T04:55:00Z">
            <w:rPr>
              <w:sz w:val="24"/>
              <w:szCs w:val="24"/>
            </w:rPr>
          </w:rPrChange>
        </w:rPr>
        <w:t xml:space="preserve"> to wind-driven rain (</w:t>
      </w:r>
      <w:r w:rsidR="0036219E">
        <w:t>WDR</w:t>
      </w:r>
      <w:r w:rsidRPr="00312C2E">
        <w:rPr>
          <w:rPrChange w:id="276" w:author="Mostafa Sameer" w:date="2024-10-16T00:55:00Z" w16du:dateUtc="2024-10-16T04:55:00Z">
            <w:rPr>
              <w:sz w:val="24"/>
              <w:szCs w:val="24"/>
            </w:rPr>
          </w:rPrChange>
        </w:rPr>
        <w:t xml:space="preserve">) intrusion. Past hurricanes have shown that wind-driven rain intrusion into a structure may cause interior damage, property loss, </w:t>
      </w:r>
      <w:r w:rsidR="0036219E">
        <w:t>and</w:t>
      </w:r>
      <w:r w:rsidRPr="00312C2E">
        <w:rPr>
          <w:rPrChange w:id="277" w:author="Mostafa Sameer" w:date="2024-10-16T00:55:00Z" w16du:dateUtc="2024-10-16T04:55:00Z">
            <w:rPr>
              <w:sz w:val="24"/>
              <w:szCs w:val="24"/>
            </w:rPr>
          </w:rPrChange>
        </w:rPr>
        <w:t xml:space="preserve"> health hazards from mold </w:t>
      </w:r>
      <w:r w:rsidR="0036219E">
        <w:t>and</w:t>
      </w:r>
      <w:r w:rsidRPr="00312C2E">
        <w:rPr>
          <w:rPrChange w:id="278" w:author="Mostafa Sameer" w:date="2024-10-16T00:55:00Z" w16du:dateUtc="2024-10-16T04:55:00Z">
            <w:rPr>
              <w:sz w:val="24"/>
              <w:szCs w:val="24"/>
            </w:rPr>
          </w:rPrChange>
        </w:rPr>
        <w:t xml:space="preserve"> mildew. Currently, some mitigation solutions can exhibit differing degrees </w:t>
      </w:r>
      <w:r w:rsidR="0036219E">
        <w:t>of</w:t>
      </w:r>
      <w:r w:rsidRPr="00312C2E">
        <w:rPr>
          <w:rPrChange w:id="279" w:author="Mostafa Sameer" w:date="2024-10-16T00:55:00Z" w16du:dateUtc="2024-10-16T04:55:00Z">
            <w:rPr>
              <w:sz w:val="24"/>
              <w:szCs w:val="24"/>
            </w:rPr>
          </w:rPrChange>
        </w:rPr>
        <w:t xml:space="preserve"> efficacy contingent on storm length, the severity </w:t>
      </w:r>
      <w:r w:rsidR="0036219E">
        <w:t>of</w:t>
      </w:r>
      <w:r w:rsidRPr="00312C2E">
        <w:rPr>
          <w:rPrChange w:id="280" w:author="Mostafa Sameer" w:date="2024-10-16T00:55:00Z" w16du:dateUtc="2024-10-16T04:55:00Z">
            <w:rPr>
              <w:sz w:val="24"/>
              <w:szCs w:val="24"/>
            </w:rPr>
          </w:rPrChange>
        </w:rPr>
        <w:t xml:space="preserve"> the rain, </w:t>
      </w:r>
      <w:r w:rsidR="0036219E">
        <w:t>and</w:t>
      </w:r>
      <w:r w:rsidRPr="00312C2E">
        <w:rPr>
          <w:rPrChange w:id="281" w:author="Mostafa Sameer" w:date="2024-10-16T00:55:00Z" w16du:dateUtc="2024-10-16T04:55:00Z">
            <w:rPr>
              <w:sz w:val="24"/>
              <w:szCs w:val="24"/>
            </w:rPr>
          </w:rPrChange>
        </w:rPr>
        <w:t xml:space="preserve"> wind forces exerted on the door systems. A comprehensive literature review is necessary to uncover new improvements in protective technology </w:t>
      </w:r>
      <w:r w:rsidR="0036219E">
        <w:t>and</w:t>
      </w:r>
      <w:r w:rsidRPr="00312C2E">
        <w:rPr>
          <w:rPrChange w:id="282" w:author="Mostafa Sameer" w:date="2024-10-16T00:55:00Z" w16du:dateUtc="2024-10-16T04:55:00Z">
            <w:rPr>
              <w:sz w:val="24"/>
              <w:szCs w:val="24"/>
            </w:rPr>
          </w:rPrChange>
        </w:rPr>
        <w:t xml:space="preserve"> testing procedures. Several protective devices for rainwater penetration are now available on the market. However, their overall performance is yet to be validated.</w:t>
      </w:r>
    </w:p>
    <w:p w14:paraId="00000066" w14:textId="64E0DFDD" w:rsidR="00A67222" w:rsidRPr="00312C2E" w:rsidRDefault="005F6334">
      <w:pPr>
        <w:spacing w:before="240" w:after="240"/>
        <w:jc w:val="both"/>
        <w:rPr>
          <w:rPrChange w:id="283" w:author="Mostafa Sameer" w:date="2024-10-16T00:55:00Z" w16du:dateUtc="2024-10-16T04:55:00Z">
            <w:rPr>
              <w:sz w:val="24"/>
              <w:szCs w:val="24"/>
            </w:rPr>
          </w:rPrChange>
        </w:rPr>
        <w:pPrChange w:id="284" w:author="Mostafa Sameer" w:date="2024-10-16T00:28:00Z" w16du:dateUtc="2024-10-16T04:28:00Z">
          <w:pPr>
            <w:spacing w:before="240" w:after="240" w:line="360" w:lineRule="auto"/>
            <w:jc w:val="both"/>
          </w:pPr>
        </w:pPrChange>
      </w:pPr>
      <w:r w:rsidRPr="00312C2E">
        <w:rPr>
          <w:rPrChange w:id="285" w:author="Mostafa Sameer" w:date="2024-10-16T00:55:00Z" w16du:dateUtc="2024-10-16T04:55:00Z">
            <w:rPr>
              <w:sz w:val="24"/>
              <w:szCs w:val="24"/>
            </w:rPr>
          </w:rPrChange>
        </w:rPr>
        <w:t xml:space="preserve">Pursuant to Section 32 </w:t>
      </w:r>
      <w:r w:rsidR="0036219E">
        <w:t>of</w:t>
      </w:r>
      <w:r w:rsidRPr="00312C2E">
        <w:rPr>
          <w:rPrChange w:id="286" w:author="Mostafa Sameer" w:date="2024-10-16T00:55:00Z" w16du:dateUtc="2024-10-16T04:55:00Z">
            <w:rPr>
              <w:sz w:val="24"/>
              <w:szCs w:val="24"/>
            </w:rPr>
          </w:rPrChange>
        </w:rPr>
        <w:t xml:space="preserve"> HB 10 21 – 2024, the FBC has been tasked with performing a study on st</w:t>
      </w:r>
      <w:r w:rsidR="0036219E">
        <w:t>and</w:t>
      </w:r>
      <w:r w:rsidRPr="00312C2E">
        <w:rPr>
          <w:rPrChange w:id="287" w:author="Mostafa Sameer" w:date="2024-10-16T00:55:00Z" w16du:dateUtc="2024-10-16T04:55:00Z">
            <w:rPr>
              <w:sz w:val="24"/>
              <w:szCs w:val="24"/>
            </w:rPr>
          </w:rPrChange>
        </w:rPr>
        <w:t xml:space="preserve">ards to prevent water intrusion through the tracks </w:t>
      </w:r>
      <w:r w:rsidR="0036219E">
        <w:t>of</w:t>
      </w:r>
      <w:r w:rsidRPr="00312C2E">
        <w:rPr>
          <w:rPrChange w:id="288" w:author="Mostafa Sameer" w:date="2024-10-16T00:55:00Z" w16du:dateUtc="2024-10-16T04:55:00Z">
            <w:rPr>
              <w:sz w:val="24"/>
              <w:szCs w:val="24"/>
            </w:rPr>
          </w:rPrChange>
        </w:rPr>
        <w:t xml:space="preserve"> sliding glass doors, including the consideration </w:t>
      </w:r>
      <w:r w:rsidR="0036219E">
        <w:t>of</w:t>
      </w:r>
      <w:r w:rsidRPr="00312C2E">
        <w:rPr>
          <w:rPrChange w:id="289" w:author="Mostafa Sameer" w:date="2024-10-16T00:55:00Z" w16du:dateUtc="2024-10-16T04:55:00Z">
            <w:rPr>
              <w:sz w:val="24"/>
              <w:szCs w:val="24"/>
            </w:rPr>
          </w:rPrChange>
        </w:rPr>
        <w:t xml:space="preserve"> devices designed to further prevent such water intrusion. By December 1, 2024, the Florida Building Commission is required to provide a written report </w:t>
      </w:r>
      <w:r w:rsidR="0036219E">
        <w:t>of</w:t>
      </w:r>
      <w:r w:rsidRPr="00312C2E">
        <w:rPr>
          <w:rPrChange w:id="290" w:author="Mostafa Sameer" w:date="2024-10-16T00:55:00Z" w16du:dateUtc="2024-10-16T04:55:00Z">
            <w:rPr>
              <w:sz w:val="24"/>
              <w:szCs w:val="24"/>
            </w:rPr>
          </w:rPrChange>
        </w:rPr>
        <w:t xml:space="preserve"> its recommendations to the Governor, the President </w:t>
      </w:r>
      <w:r w:rsidR="0036219E">
        <w:t>of</w:t>
      </w:r>
      <w:r w:rsidRPr="00312C2E">
        <w:rPr>
          <w:rPrChange w:id="291" w:author="Mostafa Sameer" w:date="2024-10-16T00:55:00Z" w16du:dateUtc="2024-10-16T04:55:00Z">
            <w:rPr>
              <w:sz w:val="24"/>
              <w:szCs w:val="24"/>
            </w:rPr>
          </w:rPrChange>
        </w:rPr>
        <w:t xml:space="preserve"> the Senate, the Speaker </w:t>
      </w:r>
      <w:r w:rsidR="0036219E">
        <w:t>of</w:t>
      </w:r>
      <w:r w:rsidRPr="00312C2E">
        <w:rPr>
          <w:rPrChange w:id="292" w:author="Mostafa Sameer" w:date="2024-10-16T00:55:00Z" w16du:dateUtc="2024-10-16T04:55:00Z">
            <w:rPr>
              <w:sz w:val="24"/>
              <w:szCs w:val="24"/>
            </w:rPr>
          </w:rPrChange>
        </w:rPr>
        <w:t xml:space="preserve"> the House </w:t>
      </w:r>
      <w:r w:rsidR="0036219E">
        <w:t>of</w:t>
      </w:r>
      <w:r w:rsidRPr="00312C2E">
        <w:rPr>
          <w:rPrChange w:id="293" w:author="Mostafa Sameer" w:date="2024-10-16T00:55:00Z" w16du:dateUtc="2024-10-16T04:55:00Z">
            <w:rPr>
              <w:sz w:val="24"/>
              <w:szCs w:val="24"/>
            </w:rPr>
          </w:rPrChange>
        </w:rPr>
        <w:t xml:space="preserve"> Representatives, </w:t>
      </w:r>
      <w:r w:rsidR="0036219E">
        <w:t>and</w:t>
      </w:r>
      <w:r w:rsidRPr="00312C2E">
        <w:rPr>
          <w:rPrChange w:id="294" w:author="Mostafa Sameer" w:date="2024-10-16T00:55:00Z" w16du:dateUtc="2024-10-16T04:55:00Z">
            <w:rPr>
              <w:sz w:val="24"/>
              <w:szCs w:val="24"/>
            </w:rPr>
          </w:rPrChange>
        </w:rPr>
        <w:t xml:space="preserve"> the chairs </w:t>
      </w:r>
      <w:r w:rsidR="0036219E">
        <w:t>of</w:t>
      </w:r>
      <w:r w:rsidRPr="00312C2E">
        <w:rPr>
          <w:rPrChange w:id="295" w:author="Mostafa Sameer" w:date="2024-10-16T00:55:00Z" w16du:dateUtc="2024-10-16T04:55:00Z">
            <w:rPr>
              <w:sz w:val="24"/>
              <w:szCs w:val="24"/>
            </w:rPr>
          </w:rPrChange>
        </w:rPr>
        <w:t xml:space="preserve"> the legislative appropriations committees </w:t>
      </w:r>
      <w:r w:rsidR="0036219E">
        <w:t>and</w:t>
      </w:r>
      <w:r w:rsidRPr="00312C2E">
        <w:rPr>
          <w:rPrChange w:id="296" w:author="Mostafa Sameer" w:date="2024-10-16T00:55:00Z" w16du:dateUtc="2024-10-16T04:55:00Z">
            <w:rPr>
              <w:sz w:val="24"/>
              <w:szCs w:val="24"/>
            </w:rPr>
          </w:rPrChange>
        </w:rPr>
        <w:t xml:space="preserve"> appropriate substantive committees with jurisdiction over chapter 718, Florida Statutes.</w:t>
      </w:r>
    </w:p>
    <w:p w14:paraId="00000067" w14:textId="08A6CA0B" w:rsidR="00A67222" w:rsidRPr="00312C2E" w:rsidRDefault="00586DF4">
      <w:pPr>
        <w:spacing w:before="240" w:after="240"/>
        <w:jc w:val="both"/>
        <w:rPr>
          <w:rPrChange w:id="297" w:author="Mostafa Sameer" w:date="2024-10-16T00:55:00Z" w16du:dateUtc="2024-10-16T04:55:00Z">
            <w:rPr>
              <w:sz w:val="24"/>
              <w:szCs w:val="24"/>
            </w:rPr>
          </w:rPrChange>
        </w:rPr>
        <w:pPrChange w:id="298" w:author="Mostafa Sameer" w:date="2024-10-16T00:28:00Z" w16du:dateUtc="2024-10-16T04:28:00Z">
          <w:pPr>
            <w:spacing w:before="240" w:after="240" w:line="360" w:lineRule="auto"/>
            <w:jc w:val="both"/>
          </w:pPr>
        </w:pPrChange>
      </w:pPr>
      <w:sdt>
        <w:sdtPr>
          <w:tag w:val="goog_rdk_0"/>
          <w:id w:val="-321274464"/>
        </w:sdtPr>
        <w:sdtEndPr/>
        <w:sdtContent>
          <w:commentRangeStart w:id="299"/>
        </w:sdtContent>
      </w:sdt>
      <w:sdt>
        <w:sdtPr>
          <w:tag w:val="goog_rdk_1"/>
          <w:id w:val="-101493418"/>
          <w:showingPlcHdr/>
        </w:sdtPr>
        <w:sdtEndPr/>
        <w:sdtContent>
          <w:r w:rsidR="00AF090D">
            <w:t xml:space="preserve">     </w:t>
          </w:r>
          <w:commentRangeStart w:id="300"/>
        </w:sdtContent>
      </w:sdt>
      <w:r w:rsidR="005F6334" w:rsidRPr="00312C2E">
        <w:rPr>
          <w:rPrChange w:id="301" w:author="Mostafa Sameer" w:date="2024-10-16T00:55:00Z" w16du:dateUtc="2024-10-16T04:55:00Z">
            <w:rPr>
              <w:sz w:val="24"/>
              <w:szCs w:val="24"/>
            </w:rPr>
          </w:rPrChange>
        </w:rPr>
        <w:t>The water intrusion protection device provision in SB 1178</w:t>
      </w:r>
      <w:r w:rsidR="005F6334" w:rsidRPr="00312C2E">
        <w:fldChar w:fldCharType="begin"/>
      </w:r>
      <w:r w:rsidR="005F6334" w:rsidRPr="00312C2E">
        <w:instrText>HYPERLINK "https://fiudit-my.sharepoint.com/personal/msame009_fiu_edu/Documents/Desktop/Revised%20Interim%20FIU%20SGD%20Report%20(2)%20(003)-edits%2009-30-2024.docx" \l "_msocom_3" \h</w:instrText>
      </w:r>
      <w:r w:rsidR="005F6334" w:rsidRPr="00312C2E">
        <w:fldChar w:fldCharType="separate"/>
      </w:r>
      <w:r w:rsidR="005F6334" w:rsidRPr="00312C2E">
        <w:rPr>
          <w:rPrChange w:id="302" w:author="Mostafa Sameer" w:date="2024-10-16T00:55:00Z" w16du:dateUtc="2024-10-16T04:55:00Z">
            <w:rPr>
              <w:sz w:val="24"/>
              <w:szCs w:val="24"/>
            </w:rPr>
          </w:rPrChange>
        </w:rPr>
        <w:t xml:space="preserve"> </w:t>
      </w:r>
      <w:r w:rsidR="005F6334" w:rsidRPr="00312C2E">
        <w:rPr>
          <w:rPrChange w:id="303" w:author="Mostafa Sameer" w:date="2024-10-16T00:55:00Z" w16du:dateUtc="2024-10-16T04:55:00Z">
            <w:rPr>
              <w:sz w:val="24"/>
              <w:szCs w:val="24"/>
            </w:rPr>
          </w:rPrChange>
        </w:rPr>
        <w:fldChar w:fldCharType="end"/>
      </w:r>
      <w:sdt>
        <w:sdtPr>
          <w:tag w:val="goog_rdk_2"/>
          <w:id w:val="346291527"/>
        </w:sdtPr>
        <w:sdtEndPr/>
        <w:sdtContent>
          <w:commentRangeStart w:id="304"/>
        </w:sdtContent>
      </w:sdt>
      <w:sdt>
        <w:sdtPr>
          <w:tag w:val="goog_rdk_3"/>
          <w:id w:val="-19245422"/>
        </w:sdtPr>
        <w:sdtEndPr/>
        <w:sdtContent>
          <w:commentRangeStart w:id="305"/>
        </w:sdtContent>
      </w:sdt>
      <w:r w:rsidR="005F6334" w:rsidRPr="00312C2E">
        <w:fldChar w:fldCharType="begin"/>
      </w:r>
      <w:r w:rsidR="005F6334" w:rsidRPr="00312C2E">
        <w:instrText>HYPERLINK "https://fiudit-my.sharepoint.com/personal/msame009_fiu_edu/Documents/Desktop/Revised%20Interim%20FIU%20SGD%20Report%20(2)%20(003)-edits%2009-30-2024.docx" \l "_msocom_3" \h</w:instrText>
      </w:r>
      <w:r w:rsidR="005F6334" w:rsidRPr="00312C2E">
        <w:fldChar w:fldCharType="separate"/>
      </w:r>
      <w:r w:rsidR="005F6334" w:rsidRPr="00312C2E">
        <w:rPr>
          <w:color w:val="1155CC"/>
          <w:u w:val="single"/>
          <w:rPrChange w:id="306" w:author="Mostafa Sameer" w:date="2024-10-16T00:55:00Z" w16du:dateUtc="2024-10-16T04:55:00Z">
            <w:rPr>
              <w:color w:val="1155CC"/>
              <w:sz w:val="16"/>
              <w:szCs w:val="16"/>
              <w:u w:val="single"/>
            </w:rPr>
          </w:rPrChange>
        </w:rPr>
        <w:t>[</w:t>
      </w:r>
      <w:r w:rsidR="005F6334" w:rsidRPr="00312C2E">
        <w:rPr>
          <w:color w:val="1155CC"/>
          <w:u w:val="single"/>
          <w:rPrChange w:id="307" w:author="Mostafa Sameer" w:date="2024-10-16T00:55:00Z" w16du:dateUtc="2024-10-16T04:55:00Z">
            <w:rPr>
              <w:color w:val="1155CC"/>
              <w:sz w:val="16"/>
              <w:szCs w:val="16"/>
              <w:u w:val="single"/>
            </w:rPr>
          </w:rPrChange>
        </w:rPr>
        <w:fldChar w:fldCharType="end"/>
      </w:r>
      <w:r w:rsidR="005F6334" w:rsidRPr="00312C2E">
        <w:rPr>
          <w:rPrChange w:id="308" w:author="Mostafa Sameer" w:date="2024-10-16T00:55:00Z" w16du:dateUtc="2024-10-16T04:55:00Z">
            <w:rPr>
              <w:sz w:val="24"/>
              <w:szCs w:val="24"/>
            </w:rPr>
          </w:rPrChange>
        </w:rPr>
        <w:t xml:space="preserve">references the consideration </w:t>
      </w:r>
      <w:r w:rsidR="0036219E">
        <w:t>of</w:t>
      </w:r>
      <w:r w:rsidR="005F6334" w:rsidRPr="00312C2E">
        <w:rPr>
          <w:rPrChange w:id="309" w:author="Mostafa Sameer" w:date="2024-10-16T00:55:00Z" w16du:dateUtc="2024-10-16T04:55:00Z">
            <w:rPr>
              <w:sz w:val="24"/>
              <w:szCs w:val="24"/>
            </w:rPr>
          </w:rPrChange>
        </w:rPr>
        <w:t xml:space="preserve"> devices designed to further prevent water intrusion</w:t>
      </w:r>
      <w:commentRangeEnd w:id="304"/>
      <w:r w:rsidR="005F6334" w:rsidRPr="00312C2E">
        <w:commentReference w:id="304"/>
      </w:r>
      <w:commentRangeEnd w:id="305"/>
      <w:r w:rsidR="005F6334" w:rsidRPr="00312C2E">
        <w:commentReference w:id="305"/>
      </w:r>
      <w:r w:rsidR="005F6334" w:rsidRPr="00312C2E">
        <w:rPr>
          <w:rPrChange w:id="310" w:author="Mostafa Sameer" w:date="2024-10-16T00:55:00Z" w16du:dateUtc="2024-10-16T04:55:00Z">
            <w:rPr>
              <w:sz w:val="24"/>
              <w:szCs w:val="24"/>
            </w:rPr>
          </w:rPrChange>
        </w:rPr>
        <w:t>. to a suggested specific m</w:t>
      </w:r>
      <w:r w:rsidR="0036219E">
        <w:t>and</w:t>
      </w:r>
      <w:r w:rsidR="005F6334" w:rsidRPr="00312C2E">
        <w:rPr>
          <w:rPrChange w:id="311" w:author="Mostafa Sameer" w:date="2024-10-16T00:55:00Z" w16du:dateUtc="2024-10-16T04:55:00Z">
            <w:rPr>
              <w:sz w:val="24"/>
              <w:szCs w:val="24"/>
            </w:rPr>
          </w:rPrChange>
        </w:rPr>
        <w:t>ate in Senate Bill 1178 that suggests buildings or structures to have certain devices or systems installed to reduce water intrusion. Water intrusion protection devices are designed to prevent water from entering a building through its envelope (walls, ro</w:t>
      </w:r>
      <w:r w:rsidR="0036219E">
        <w:t>of</w:t>
      </w:r>
      <w:r w:rsidR="005F6334" w:rsidRPr="00312C2E">
        <w:rPr>
          <w:rPrChange w:id="312" w:author="Mostafa Sameer" w:date="2024-10-16T00:55:00Z" w16du:dateUtc="2024-10-16T04:55:00Z">
            <w:rPr>
              <w:sz w:val="24"/>
              <w:szCs w:val="24"/>
            </w:rPr>
          </w:rPrChange>
        </w:rPr>
        <w:t>, doors, windows, etc.), particularly during severe weather events such as hurricanes or heavy horizontal rain. The FBC, in response to Florida legislation, has requested a study on st</w:t>
      </w:r>
      <w:r w:rsidR="0036219E">
        <w:t>and</w:t>
      </w:r>
      <w:r w:rsidR="005F6334" w:rsidRPr="00312C2E">
        <w:rPr>
          <w:rPrChange w:id="313" w:author="Mostafa Sameer" w:date="2024-10-16T00:55:00Z" w16du:dateUtc="2024-10-16T04:55:00Z">
            <w:rPr>
              <w:sz w:val="24"/>
              <w:szCs w:val="24"/>
            </w:rPr>
          </w:rPrChange>
        </w:rPr>
        <w:t xml:space="preserve">ards to prevent water intrusion through the tracks </w:t>
      </w:r>
      <w:r w:rsidR="0036219E">
        <w:t>of</w:t>
      </w:r>
      <w:r w:rsidR="005F6334" w:rsidRPr="00312C2E">
        <w:rPr>
          <w:rPrChange w:id="314" w:author="Mostafa Sameer" w:date="2024-10-16T00:55:00Z" w16du:dateUtc="2024-10-16T04:55:00Z">
            <w:rPr>
              <w:sz w:val="24"/>
              <w:szCs w:val="24"/>
            </w:rPr>
          </w:rPrChange>
        </w:rPr>
        <w:t xml:space="preserve"> sliding glass doors, including the examination </w:t>
      </w:r>
      <w:r w:rsidR="0036219E">
        <w:t>of</w:t>
      </w:r>
      <w:r w:rsidR="005F6334" w:rsidRPr="00312C2E">
        <w:rPr>
          <w:rPrChange w:id="315" w:author="Mostafa Sameer" w:date="2024-10-16T00:55:00Z" w16du:dateUtc="2024-10-16T04:55:00Z">
            <w:rPr>
              <w:sz w:val="24"/>
              <w:szCs w:val="24"/>
            </w:rPr>
          </w:rPrChange>
        </w:rPr>
        <w:t xml:space="preserve"> devices intended to minimize or prevent water intrusion, following Section 32 </w:t>
      </w:r>
      <w:r w:rsidR="0036219E">
        <w:t>of</w:t>
      </w:r>
      <w:r w:rsidR="005F6334" w:rsidRPr="00312C2E">
        <w:rPr>
          <w:rPrChange w:id="316" w:author="Mostafa Sameer" w:date="2024-10-16T00:55:00Z" w16du:dateUtc="2024-10-16T04:55:00Z">
            <w:rPr>
              <w:sz w:val="24"/>
              <w:szCs w:val="24"/>
            </w:rPr>
          </w:rPrChange>
        </w:rPr>
        <w:t xml:space="preserve"> HB 10 21-2024 [6].</w:t>
      </w:r>
      <w:commentRangeEnd w:id="299"/>
      <w:r w:rsidR="005F6334" w:rsidRPr="00312C2E">
        <w:commentReference w:id="299"/>
      </w:r>
      <w:commentRangeEnd w:id="300"/>
      <w:r w:rsidR="005F6334" w:rsidRPr="00312C2E">
        <w:commentReference w:id="300"/>
      </w:r>
    </w:p>
    <w:p w14:paraId="736EA1BD" w14:textId="33E52933" w:rsidR="008E666E" w:rsidRPr="00312C2E" w:rsidRDefault="00240050" w:rsidP="00D10AC2">
      <w:pPr>
        <w:pStyle w:val="Heading2"/>
        <w:rPr>
          <w:b/>
          <w:bCs/>
          <w:sz w:val="22"/>
          <w:szCs w:val="22"/>
          <w:rPrChange w:id="317" w:author="Mostafa Sameer" w:date="2024-10-16T00:55:00Z" w16du:dateUtc="2024-10-16T04:55:00Z">
            <w:rPr>
              <w:b/>
              <w:bCs/>
              <w:sz w:val="24"/>
              <w:szCs w:val="24"/>
            </w:rPr>
          </w:rPrChange>
        </w:rPr>
      </w:pPr>
      <w:bookmarkStart w:id="318" w:name="_Toc180058607"/>
      <w:r w:rsidRPr="00312C2E">
        <w:rPr>
          <w:b/>
          <w:bCs/>
          <w:sz w:val="22"/>
          <w:szCs w:val="22"/>
          <w:rPrChange w:id="319" w:author="Mostafa Sameer" w:date="2024-10-16T00:55:00Z" w16du:dateUtc="2024-10-16T04:55:00Z">
            <w:rPr>
              <w:b/>
              <w:bCs/>
              <w:sz w:val="24"/>
              <w:szCs w:val="24"/>
            </w:rPr>
          </w:rPrChange>
        </w:rPr>
        <w:t xml:space="preserve">1.2 </w:t>
      </w:r>
      <w:r w:rsidR="008E666E" w:rsidRPr="00312C2E">
        <w:rPr>
          <w:b/>
          <w:bCs/>
          <w:sz w:val="22"/>
          <w:szCs w:val="22"/>
          <w:rPrChange w:id="320" w:author="Mostafa Sameer" w:date="2024-10-16T00:55:00Z" w16du:dateUtc="2024-10-16T04:55:00Z">
            <w:rPr>
              <w:b/>
              <w:bCs/>
              <w:sz w:val="24"/>
              <w:szCs w:val="24"/>
            </w:rPr>
          </w:rPrChange>
        </w:rPr>
        <w:t xml:space="preserve">Motivation </w:t>
      </w:r>
      <w:r w:rsidR="0036219E">
        <w:rPr>
          <w:b/>
          <w:bCs/>
          <w:sz w:val="22"/>
          <w:szCs w:val="22"/>
        </w:rPr>
        <w:t>and</w:t>
      </w:r>
      <w:r w:rsidR="008E666E" w:rsidRPr="00312C2E">
        <w:rPr>
          <w:b/>
          <w:bCs/>
          <w:sz w:val="22"/>
          <w:szCs w:val="22"/>
          <w:rPrChange w:id="321" w:author="Mostafa Sameer" w:date="2024-10-16T00:55:00Z" w16du:dateUtc="2024-10-16T04:55:00Z">
            <w:rPr>
              <w:b/>
              <w:bCs/>
              <w:sz w:val="24"/>
              <w:szCs w:val="24"/>
            </w:rPr>
          </w:rPrChange>
        </w:rPr>
        <w:t xml:space="preserve"> Purpose </w:t>
      </w:r>
      <w:r w:rsidR="0036219E">
        <w:rPr>
          <w:b/>
          <w:bCs/>
          <w:sz w:val="22"/>
          <w:szCs w:val="22"/>
        </w:rPr>
        <w:t>of</w:t>
      </w:r>
      <w:r w:rsidR="008E666E" w:rsidRPr="00312C2E">
        <w:rPr>
          <w:b/>
          <w:bCs/>
          <w:sz w:val="22"/>
          <w:szCs w:val="22"/>
          <w:rPrChange w:id="322" w:author="Mostafa Sameer" w:date="2024-10-16T00:55:00Z" w16du:dateUtc="2024-10-16T04:55:00Z">
            <w:rPr>
              <w:b/>
              <w:bCs/>
              <w:sz w:val="24"/>
              <w:szCs w:val="24"/>
            </w:rPr>
          </w:rPrChange>
        </w:rPr>
        <w:t xml:space="preserve"> the Study</w:t>
      </w:r>
      <w:bookmarkEnd w:id="318"/>
    </w:p>
    <w:p w14:paraId="613C04AD" w14:textId="6AF9A160" w:rsidR="008E666E" w:rsidRPr="00312C2E" w:rsidRDefault="008E666E">
      <w:pPr>
        <w:spacing w:before="240"/>
        <w:jc w:val="both"/>
        <w:rPr>
          <w:rPrChange w:id="323" w:author="Mostafa Sameer" w:date="2024-10-16T00:55:00Z" w16du:dateUtc="2024-10-16T04:55:00Z">
            <w:rPr>
              <w:sz w:val="24"/>
              <w:szCs w:val="24"/>
            </w:rPr>
          </w:rPrChange>
        </w:rPr>
        <w:pPrChange w:id="324" w:author="Mostafa Sameer" w:date="2024-10-16T00:28:00Z" w16du:dateUtc="2024-10-16T04:28:00Z">
          <w:pPr>
            <w:spacing w:before="240" w:line="360" w:lineRule="auto"/>
            <w:jc w:val="both"/>
          </w:pPr>
        </w:pPrChange>
      </w:pPr>
      <w:r w:rsidRPr="00312C2E">
        <w:rPr>
          <w:rPrChange w:id="325" w:author="Mostafa Sameer" w:date="2024-10-16T00:55:00Z" w16du:dateUtc="2024-10-16T04:55:00Z">
            <w:rPr>
              <w:sz w:val="24"/>
              <w:szCs w:val="24"/>
            </w:rPr>
          </w:rPrChange>
        </w:rPr>
        <w:t xml:space="preserve">This final report aims to provide an overview </w:t>
      </w:r>
      <w:r w:rsidR="0036219E">
        <w:t>of</w:t>
      </w:r>
      <w:r w:rsidRPr="00312C2E">
        <w:rPr>
          <w:rPrChange w:id="326" w:author="Mostafa Sameer" w:date="2024-10-16T00:55:00Z" w16du:dateUtc="2024-10-16T04:55:00Z">
            <w:rPr>
              <w:sz w:val="24"/>
              <w:szCs w:val="24"/>
            </w:rPr>
          </w:rPrChange>
        </w:rPr>
        <w:t xml:space="preserve"> the project activities in the first month. This includes forming an advisory committee </w:t>
      </w:r>
      <w:r w:rsidR="0036219E">
        <w:t>and</w:t>
      </w:r>
      <w:r w:rsidRPr="00312C2E">
        <w:rPr>
          <w:rPrChange w:id="327" w:author="Mostafa Sameer" w:date="2024-10-16T00:55:00Z" w16du:dateUtc="2024-10-16T04:55:00Z">
            <w:rPr>
              <w:sz w:val="24"/>
              <w:szCs w:val="24"/>
            </w:rPr>
          </w:rPrChange>
        </w:rPr>
        <w:t xml:space="preserve"> assessing the performance </w:t>
      </w:r>
      <w:r w:rsidR="0036219E">
        <w:t>of</w:t>
      </w:r>
      <w:r w:rsidRPr="00312C2E">
        <w:rPr>
          <w:rPrChange w:id="328" w:author="Mostafa Sameer" w:date="2024-10-16T00:55:00Z" w16du:dateUtc="2024-10-16T04:55:00Z">
            <w:rPr>
              <w:sz w:val="24"/>
              <w:szCs w:val="24"/>
            </w:rPr>
          </w:rPrChange>
        </w:rPr>
        <w:t xml:space="preserve"> SGDs according to st</w:t>
      </w:r>
      <w:r w:rsidR="0036219E">
        <w:t>and</w:t>
      </w:r>
      <w:r w:rsidRPr="00312C2E">
        <w:rPr>
          <w:rPrChange w:id="329" w:author="Mostafa Sameer" w:date="2024-10-16T00:55:00Z" w16du:dateUtc="2024-10-16T04:55:00Z">
            <w:rPr>
              <w:sz w:val="24"/>
              <w:szCs w:val="24"/>
            </w:rPr>
          </w:rPrChange>
        </w:rPr>
        <w:t xml:space="preserve">ards such as ASTM E331, ASTM E547, AAMA/WDMA/WDMA/CSA 101/I.S.2/A440, </w:t>
      </w:r>
      <w:r w:rsidRPr="00312C2E">
        <w:rPr>
          <w:i/>
          <w:rPrChange w:id="330" w:author="Mostafa Sameer" w:date="2024-10-16T00:55:00Z" w16du:dateUtc="2024-10-16T04:55:00Z">
            <w:rPr>
              <w:i/>
              <w:sz w:val="24"/>
              <w:szCs w:val="24"/>
            </w:rPr>
          </w:rPrChange>
        </w:rPr>
        <w:t>North American Fenestration St</w:t>
      </w:r>
      <w:r w:rsidR="0036219E">
        <w:rPr>
          <w:i/>
        </w:rPr>
        <w:t>and</w:t>
      </w:r>
      <w:r w:rsidRPr="00312C2E">
        <w:rPr>
          <w:i/>
          <w:rPrChange w:id="331" w:author="Mostafa Sameer" w:date="2024-10-16T00:55:00Z" w16du:dateUtc="2024-10-16T04:55:00Z">
            <w:rPr>
              <w:i/>
              <w:sz w:val="24"/>
              <w:szCs w:val="24"/>
            </w:rPr>
          </w:rPrChange>
        </w:rPr>
        <w:t xml:space="preserve">ard/Specification for windows, doors </w:t>
      </w:r>
      <w:r w:rsidR="0036219E">
        <w:rPr>
          <w:i/>
        </w:rPr>
        <w:t>and</w:t>
      </w:r>
      <w:r w:rsidRPr="00312C2E">
        <w:rPr>
          <w:i/>
          <w:rPrChange w:id="332" w:author="Mostafa Sameer" w:date="2024-10-16T00:55:00Z" w16du:dateUtc="2024-10-16T04:55:00Z">
            <w:rPr>
              <w:i/>
              <w:sz w:val="24"/>
              <w:szCs w:val="24"/>
            </w:rPr>
          </w:rPrChange>
        </w:rPr>
        <w:t xml:space="preserve"> skylights</w:t>
      </w:r>
      <w:r w:rsidRPr="00312C2E">
        <w:rPr>
          <w:rPrChange w:id="333" w:author="Mostafa Sameer" w:date="2024-10-16T00:55:00Z" w16du:dateUtc="2024-10-16T04:55:00Z">
            <w:rPr>
              <w:sz w:val="24"/>
              <w:szCs w:val="24"/>
            </w:rPr>
          </w:rPrChange>
        </w:rPr>
        <w:t xml:space="preserve"> (NAFS), TAS 202, </w:t>
      </w:r>
      <w:r w:rsidR="0036219E">
        <w:t>and</w:t>
      </w:r>
      <w:r w:rsidRPr="00312C2E">
        <w:rPr>
          <w:rPrChange w:id="334" w:author="Mostafa Sameer" w:date="2024-10-16T00:55:00Z" w16du:dateUtc="2024-10-16T04:55:00Z">
            <w:rPr>
              <w:sz w:val="24"/>
              <w:szCs w:val="24"/>
            </w:rPr>
          </w:rPrChange>
        </w:rPr>
        <w:t xml:space="preserve"> Florida Building Code under real-world hurricane conditions. </w:t>
      </w:r>
    </w:p>
    <w:p w14:paraId="568C4879" w14:textId="36D872C2" w:rsidR="008E666E" w:rsidRPr="00312C2E" w:rsidRDefault="008E666E">
      <w:pPr>
        <w:spacing w:before="240"/>
        <w:jc w:val="both"/>
        <w:rPr>
          <w:rPrChange w:id="335" w:author="Mostafa Sameer" w:date="2024-10-16T00:55:00Z" w16du:dateUtc="2024-10-16T04:55:00Z">
            <w:rPr>
              <w:sz w:val="24"/>
              <w:szCs w:val="24"/>
            </w:rPr>
          </w:rPrChange>
        </w:rPr>
        <w:pPrChange w:id="336" w:author="Mostafa Sameer" w:date="2024-10-16T00:28:00Z" w16du:dateUtc="2024-10-16T04:28:00Z">
          <w:pPr>
            <w:spacing w:before="240" w:line="360" w:lineRule="auto"/>
            <w:jc w:val="both"/>
          </w:pPr>
        </w:pPrChange>
      </w:pPr>
      <w:r w:rsidRPr="00312C2E">
        <w:rPr>
          <w:rPrChange w:id="337" w:author="Mostafa Sameer" w:date="2024-10-16T00:55:00Z" w16du:dateUtc="2024-10-16T04:55:00Z">
            <w:rPr>
              <w:sz w:val="24"/>
              <w:szCs w:val="24"/>
            </w:rPr>
          </w:rPrChange>
        </w:rPr>
        <w:lastRenderedPageBreak/>
        <w:t xml:space="preserve">The literature review will also identify gaps or weaknesses in the adopted testing methodology for SGDs </w:t>
      </w:r>
      <w:r w:rsidR="0036219E">
        <w:t>and</w:t>
      </w:r>
      <w:r w:rsidRPr="00312C2E">
        <w:rPr>
          <w:rPrChange w:id="338" w:author="Mostafa Sameer" w:date="2024-10-16T00:55:00Z" w16du:dateUtc="2024-10-16T04:55:00Z">
            <w:rPr>
              <w:sz w:val="24"/>
              <w:szCs w:val="24"/>
            </w:rPr>
          </w:rPrChange>
        </w:rPr>
        <w:t xml:space="preserve"> potentially make recommendations for improving the st</w:t>
      </w:r>
      <w:r w:rsidR="0036219E">
        <w:t>and</w:t>
      </w:r>
      <w:r w:rsidRPr="00312C2E">
        <w:rPr>
          <w:rPrChange w:id="339" w:author="Mostafa Sameer" w:date="2024-10-16T00:55:00Z" w16du:dateUtc="2024-10-16T04:55:00Z">
            <w:rPr>
              <w:sz w:val="24"/>
              <w:szCs w:val="24"/>
            </w:rPr>
          </w:rPrChange>
        </w:rPr>
        <w:t xml:space="preserve">ards to increase the resilience </w:t>
      </w:r>
      <w:r w:rsidR="0036219E">
        <w:t>of</w:t>
      </w:r>
      <w:r w:rsidRPr="00312C2E">
        <w:rPr>
          <w:rPrChange w:id="340" w:author="Mostafa Sameer" w:date="2024-10-16T00:55:00Z" w16du:dateUtc="2024-10-16T04:55:00Z">
            <w:rPr>
              <w:sz w:val="24"/>
              <w:szCs w:val="24"/>
            </w:rPr>
          </w:rPrChange>
        </w:rPr>
        <w:t xml:space="preserve"> sliding glass door systems against </w:t>
      </w:r>
      <w:r w:rsidR="0036219E">
        <w:t>WDR</w:t>
      </w:r>
      <w:r w:rsidRPr="00312C2E">
        <w:rPr>
          <w:rPrChange w:id="341" w:author="Mostafa Sameer" w:date="2024-10-16T00:55:00Z" w16du:dateUtc="2024-10-16T04:55:00Z">
            <w:rPr>
              <w:sz w:val="24"/>
              <w:szCs w:val="24"/>
            </w:rPr>
          </w:rPrChange>
        </w:rPr>
        <w:t xml:space="preserve">. The goal </w:t>
      </w:r>
      <w:r w:rsidR="0036219E">
        <w:t>of</w:t>
      </w:r>
      <w:r w:rsidRPr="00312C2E">
        <w:rPr>
          <w:rPrChange w:id="342" w:author="Mostafa Sameer" w:date="2024-10-16T00:55:00Z" w16du:dateUtc="2024-10-16T04:55:00Z">
            <w:rPr>
              <w:sz w:val="24"/>
              <w:szCs w:val="24"/>
            </w:rPr>
          </w:rPrChange>
        </w:rPr>
        <w:t xml:space="preserve"> this review is to improve building resilience </w:t>
      </w:r>
      <w:r w:rsidR="0036219E">
        <w:t>and</w:t>
      </w:r>
      <w:r w:rsidRPr="00312C2E">
        <w:rPr>
          <w:rPrChange w:id="343" w:author="Mostafa Sameer" w:date="2024-10-16T00:55:00Z" w16du:dateUtc="2024-10-16T04:55:00Z">
            <w:rPr>
              <w:sz w:val="24"/>
              <w:szCs w:val="24"/>
            </w:rPr>
          </w:rPrChange>
        </w:rPr>
        <w:t xml:space="preserve"> occupant safety by reducing water intrusion risks in hurricane-prone areas, ensuring that st</w:t>
      </w:r>
      <w:r w:rsidR="0036219E">
        <w:t>and</w:t>
      </w:r>
      <w:r w:rsidRPr="00312C2E">
        <w:rPr>
          <w:rPrChange w:id="344" w:author="Mostafa Sameer" w:date="2024-10-16T00:55:00Z" w16du:dateUtc="2024-10-16T04:55:00Z">
            <w:rPr>
              <w:sz w:val="24"/>
              <w:szCs w:val="24"/>
            </w:rPr>
          </w:rPrChange>
        </w:rPr>
        <w:t xml:space="preserve">ards keep up with rising hurricane intensity due to climate change, </w:t>
      </w:r>
      <w:r w:rsidR="0036219E">
        <w:t>and</w:t>
      </w:r>
      <w:r w:rsidRPr="00312C2E">
        <w:rPr>
          <w:rPrChange w:id="345" w:author="Mostafa Sameer" w:date="2024-10-16T00:55:00Z" w16du:dateUtc="2024-10-16T04:55:00Z">
            <w:rPr>
              <w:sz w:val="24"/>
              <w:szCs w:val="24"/>
            </w:rPr>
          </w:rPrChange>
        </w:rPr>
        <w:t xml:space="preserve"> supporting better code development </w:t>
      </w:r>
      <w:r w:rsidR="0036219E">
        <w:t>and</w:t>
      </w:r>
      <w:r w:rsidRPr="00312C2E">
        <w:rPr>
          <w:rPrChange w:id="346" w:author="Mostafa Sameer" w:date="2024-10-16T00:55:00Z" w16du:dateUtc="2024-10-16T04:55:00Z">
            <w:rPr>
              <w:sz w:val="24"/>
              <w:szCs w:val="24"/>
            </w:rPr>
          </w:rPrChange>
        </w:rPr>
        <w:t xml:space="preserve"> compliance for architects, builders, </w:t>
      </w:r>
      <w:r w:rsidR="0036219E">
        <w:t>and</w:t>
      </w:r>
      <w:r w:rsidRPr="00312C2E">
        <w:rPr>
          <w:rPrChange w:id="347" w:author="Mostafa Sameer" w:date="2024-10-16T00:55:00Z" w16du:dateUtc="2024-10-16T04:55:00Z">
            <w:rPr>
              <w:sz w:val="24"/>
              <w:szCs w:val="24"/>
            </w:rPr>
          </w:rPrChange>
        </w:rPr>
        <w:t xml:space="preserve"> regulators.</w:t>
      </w:r>
    </w:p>
    <w:p w14:paraId="495A0A3C" w14:textId="3F8B14F1" w:rsidR="008E666E" w:rsidRPr="00312C2E" w:rsidRDefault="00240050">
      <w:pPr>
        <w:pStyle w:val="Heading2"/>
        <w:rPr>
          <w:b/>
          <w:bCs/>
          <w:rPrChange w:id="348" w:author="Mostafa Sameer" w:date="2024-10-16T00:55:00Z" w16du:dateUtc="2024-10-16T04:55:00Z">
            <w:rPr/>
          </w:rPrChange>
        </w:rPr>
        <w:pPrChange w:id="349" w:author="Mostafa Sameer" w:date="2024-10-16T00:30:00Z" w16du:dateUtc="2024-10-16T04:30:00Z">
          <w:pPr>
            <w:spacing w:before="240" w:line="360" w:lineRule="auto"/>
            <w:jc w:val="both"/>
          </w:pPr>
        </w:pPrChange>
      </w:pPr>
      <w:bookmarkStart w:id="350" w:name="_Toc180058608"/>
      <w:r w:rsidRPr="00312C2E">
        <w:rPr>
          <w:b/>
          <w:bCs/>
          <w:sz w:val="22"/>
          <w:szCs w:val="22"/>
          <w:rPrChange w:id="351" w:author="Mostafa Sameer" w:date="2024-10-16T00:55:00Z" w16du:dateUtc="2024-10-16T04:55:00Z">
            <w:rPr/>
          </w:rPrChange>
        </w:rPr>
        <w:t>1.3 Project Goals</w:t>
      </w:r>
      <w:bookmarkEnd w:id="350"/>
    </w:p>
    <w:p w14:paraId="65D36F8B" w14:textId="5F12A14A" w:rsidR="00240050" w:rsidRPr="00312C2E" w:rsidRDefault="00240050">
      <w:pPr>
        <w:spacing w:before="240"/>
        <w:jc w:val="both"/>
        <w:rPr>
          <w:b/>
          <w:bCs/>
          <w:rPrChange w:id="352" w:author="Mostafa Sameer" w:date="2024-10-16T00:55:00Z" w16du:dateUtc="2024-10-16T04:55:00Z">
            <w:rPr>
              <w:b/>
              <w:bCs/>
              <w:sz w:val="24"/>
              <w:szCs w:val="24"/>
            </w:rPr>
          </w:rPrChange>
        </w:rPr>
        <w:pPrChange w:id="353" w:author="Mostafa Sameer" w:date="2024-10-16T00:28:00Z" w16du:dateUtc="2024-10-16T04:28:00Z">
          <w:pPr>
            <w:spacing w:before="240" w:line="360" w:lineRule="auto"/>
            <w:jc w:val="both"/>
          </w:pPr>
        </w:pPrChange>
      </w:pPr>
      <w:r w:rsidRPr="00312C2E">
        <w:rPr>
          <w:rPrChange w:id="354" w:author="Mostafa Sameer" w:date="2024-10-16T00:55:00Z" w16du:dateUtc="2024-10-16T04:55:00Z">
            <w:rPr>
              <w:sz w:val="24"/>
              <w:szCs w:val="24"/>
            </w:rPr>
          </w:rPrChange>
        </w:rPr>
        <w:t>This research</w:t>
      </w:r>
      <w:r w:rsidR="0065797C" w:rsidRPr="00312C2E">
        <w:rPr>
          <w:rPrChange w:id="355" w:author="Mostafa Sameer" w:date="2024-10-16T00:55:00Z" w16du:dateUtc="2024-10-16T04:55:00Z">
            <w:rPr>
              <w:sz w:val="24"/>
              <w:szCs w:val="24"/>
            </w:rPr>
          </w:rPrChange>
        </w:rPr>
        <w:t xml:space="preserve"> aims to</w:t>
      </w:r>
      <w:r w:rsidRPr="00312C2E">
        <w:rPr>
          <w:rPrChange w:id="356" w:author="Mostafa Sameer" w:date="2024-10-16T00:55:00Z" w16du:dateUtc="2024-10-16T04:55:00Z">
            <w:rPr>
              <w:sz w:val="24"/>
              <w:szCs w:val="24"/>
            </w:rPr>
          </w:rPrChange>
        </w:rPr>
        <w:t xml:space="preserve"> explore the </w:t>
      </w:r>
      <w:r w:rsidR="0065797C" w:rsidRPr="00312C2E">
        <w:rPr>
          <w:rPrChange w:id="357" w:author="Mostafa Sameer" w:date="2024-10-16T00:55:00Z" w16du:dateUtc="2024-10-16T04:55:00Z">
            <w:rPr>
              <w:sz w:val="24"/>
              <w:szCs w:val="24"/>
            </w:rPr>
          </w:rPrChange>
        </w:rPr>
        <w:t>current</w:t>
      </w:r>
      <w:r w:rsidRPr="00312C2E">
        <w:rPr>
          <w:rPrChange w:id="358" w:author="Mostafa Sameer" w:date="2024-10-16T00:55:00Z" w16du:dateUtc="2024-10-16T04:55:00Z">
            <w:rPr>
              <w:sz w:val="24"/>
              <w:szCs w:val="24"/>
            </w:rPr>
          </w:rPrChange>
        </w:rPr>
        <w:t xml:space="preserve"> st</w:t>
      </w:r>
      <w:r w:rsidR="0036219E">
        <w:t>and</w:t>
      </w:r>
      <w:r w:rsidRPr="00312C2E">
        <w:rPr>
          <w:rPrChange w:id="359" w:author="Mostafa Sameer" w:date="2024-10-16T00:55:00Z" w16du:dateUtc="2024-10-16T04:55:00Z">
            <w:rPr>
              <w:sz w:val="24"/>
              <w:szCs w:val="24"/>
            </w:rPr>
          </w:rPrChange>
        </w:rPr>
        <w:t xml:space="preserve">ards </w:t>
      </w:r>
      <w:r w:rsidR="0036219E">
        <w:t>of</w:t>
      </w:r>
      <w:r w:rsidR="0065797C" w:rsidRPr="00312C2E">
        <w:rPr>
          <w:rPrChange w:id="360" w:author="Mostafa Sameer" w:date="2024-10-16T00:55:00Z" w16du:dateUtc="2024-10-16T04:55:00Z">
            <w:rPr>
              <w:sz w:val="24"/>
              <w:szCs w:val="24"/>
            </w:rPr>
          </w:rPrChange>
        </w:rPr>
        <w:t xml:space="preserve"> testing sliding glass doors against</w:t>
      </w:r>
      <w:r w:rsidRPr="00312C2E">
        <w:rPr>
          <w:rPrChange w:id="361" w:author="Mostafa Sameer" w:date="2024-10-16T00:55:00Z" w16du:dateUtc="2024-10-16T04:55:00Z">
            <w:rPr>
              <w:sz w:val="24"/>
              <w:szCs w:val="24"/>
            </w:rPr>
          </w:rPrChange>
        </w:rPr>
        <w:t xml:space="preserve"> </w:t>
      </w:r>
      <w:r w:rsidR="0065797C" w:rsidRPr="00312C2E">
        <w:rPr>
          <w:rPrChange w:id="362" w:author="Mostafa Sameer" w:date="2024-10-16T00:55:00Z" w16du:dateUtc="2024-10-16T04:55:00Z">
            <w:rPr>
              <w:sz w:val="24"/>
              <w:szCs w:val="24"/>
            </w:rPr>
          </w:rPrChange>
        </w:rPr>
        <w:t>wind rainfall intrusion through</w:t>
      </w:r>
      <w:r w:rsidRPr="00312C2E">
        <w:rPr>
          <w:rPrChange w:id="363" w:author="Mostafa Sameer" w:date="2024-10-16T00:55:00Z" w16du:dateUtc="2024-10-16T04:55:00Z">
            <w:rPr>
              <w:sz w:val="24"/>
              <w:szCs w:val="24"/>
            </w:rPr>
          </w:rPrChange>
        </w:rPr>
        <w:t xml:space="preserve"> the tracks </w:t>
      </w:r>
      <w:r w:rsidR="0036219E">
        <w:t>of</w:t>
      </w:r>
      <w:r w:rsidRPr="00312C2E">
        <w:rPr>
          <w:rPrChange w:id="364" w:author="Mostafa Sameer" w:date="2024-10-16T00:55:00Z" w16du:dateUtc="2024-10-16T04:55:00Z">
            <w:rPr>
              <w:sz w:val="24"/>
              <w:szCs w:val="24"/>
            </w:rPr>
          </w:rPrChange>
        </w:rPr>
        <w:t xml:space="preserve"> sliding glass doors during storms, analyzing their performance </w:t>
      </w:r>
      <w:r w:rsidR="0036219E">
        <w:t>and</w:t>
      </w:r>
      <w:r w:rsidRPr="00312C2E">
        <w:rPr>
          <w:rPrChange w:id="365" w:author="Mostafa Sameer" w:date="2024-10-16T00:55:00Z" w16du:dateUtc="2024-10-16T04:55:00Z">
            <w:rPr>
              <w:sz w:val="24"/>
              <w:szCs w:val="24"/>
            </w:rPr>
          </w:rPrChange>
        </w:rPr>
        <w:t xml:space="preserve"> finding possible areas for improvement.</w:t>
      </w:r>
      <w:r w:rsidR="005315EA" w:rsidRPr="00312C2E">
        <w:rPr>
          <w:rPrChange w:id="366" w:author="Mostafa Sameer" w:date="2024-10-16T00:55:00Z" w16du:dateUtc="2024-10-16T04:55:00Z">
            <w:rPr>
              <w:sz w:val="24"/>
              <w:szCs w:val="24"/>
            </w:rPr>
          </w:rPrChange>
        </w:rPr>
        <w:t xml:space="preserve"> </w:t>
      </w:r>
      <w:r w:rsidRPr="00312C2E">
        <w:rPr>
          <w:rPrChange w:id="367" w:author="Mostafa Sameer" w:date="2024-10-16T00:55:00Z" w16du:dateUtc="2024-10-16T04:55:00Z">
            <w:rPr>
              <w:sz w:val="24"/>
              <w:szCs w:val="24"/>
            </w:rPr>
          </w:rPrChange>
        </w:rPr>
        <w:t xml:space="preserve">The study focuses on determining how existing design </w:t>
      </w:r>
      <w:r w:rsidR="0036219E">
        <w:t>and</w:t>
      </w:r>
      <w:r w:rsidRPr="00312C2E">
        <w:rPr>
          <w:rPrChange w:id="368" w:author="Mostafa Sameer" w:date="2024-10-16T00:55:00Z" w16du:dateUtc="2024-10-16T04:55:00Z">
            <w:rPr>
              <w:sz w:val="24"/>
              <w:szCs w:val="24"/>
            </w:rPr>
          </w:rPrChange>
        </w:rPr>
        <w:t xml:space="preserve"> installation st</w:t>
      </w:r>
      <w:r w:rsidR="0036219E">
        <w:t>and</w:t>
      </w:r>
      <w:r w:rsidRPr="00312C2E">
        <w:rPr>
          <w:rPrChange w:id="369" w:author="Mostafa Sameer" w:date="2024-10-16T00:55:00Z" w16du:dateUtc="2024-10-16T04:55:00Z">
            <w:rPr>
              <w:sz w:val="24"/>
              <w:szCs w:val="24"/>
            </w:rPr>
          </w:rPrChange>
        </w:rPr>
        <w:t>ards hold up to real-world hurricane circumstances</w:t>
      </w:r>
      <w:r w:rsidR="0065797C" w:rsidRPr="00312C2E">
        <w:rPr>
          <w:rPrChange w:id="370" w:author="Mostafa Sameer" w:date="2024-10-16T00:55:00Z" w16du:dateUtc="2024-10-16T04:55:00Z">
            <w:rPr>
              <w:sz w:val="24"/>
              <w:szCs w:val="24"/>
            </w:rPr>
          </w:rPrChange>
        </w:rPr>
        <w:t xml:space="preserve"> supported by investigating recent experimental studies in </w:t>
      </w:r>
      <w:r w:rsidR="009B2BC5" w:rsidRPr="00312C2E">
        <w:rPr>
          <w:rPrChange w:id="371" w:author="Mostafa Sameer" w:date="2024-10-16T00:55:00Z" w16du:dateUtc="2024-10-16T04:55:00Z">
            <w:rPr>
              <w:sz w:val="24"/>
              <w:szCs w:val="24"/>
            </w:rPr>
          </w:rPrChange>
        </w:rPr>
        <w:t xml:space="preserve">large </w:t>
      </w:r>
      <w:r w:rsidR="00CC3E34" w:rsidRPr="00312C2E">
        <w:rPr>
          <w:rPrChange w:id="372" w:author="Mostafa Sameer" w:date="2024-10-16T00:55:00Z" w16du:dateUtc="2024-10-16T04:55:00Z">
            <w:rPr>
              <w:sz w:val="24"/>
              <w:szCs w:val="24"/>
            </w:rPr>
          </w:rPrChange>
        </w:rPr>
        <w:t>testing facilities</w:t>
      </w:r>
      <w:r w:rsidRPr="00312C2E">
        <w:rPr>
          <w:rPrChange w:id="373" w:author="Mostafa Sameer" w:date="2024-10-16T00:55:00Z" w16du:dateUtc="2024-10-16T04:55:00Z">
            <w:rPr>
              <w:sz w:val="24"/>
              <w:szCs w:val="24"/>
            </w:rPr>
          </w:rPrChange>
        </w:rPr>
        <w:t>.</w:t>
      </w:r>
      <w:r w:rsidR="009B2BC5" w:rsidRPr="00312C2E">
        <w:rPr>
          <w:rPrChange w:id="374" w:author="Mostafa Sameer" w:date="2024-10-16T00:55:00Z" w16du:dateUtc="2024-10-16T04:55:00Z">
            <w:rPr>
              <w:sz w:val="24"/>
              <w:szCs w:val="24"/>
            </w:rPr>
          </w:rPrChange>
        </w:rPr>
        <w:t xml:space="preserve"> The literature will also cover forensic studies </w:t>
      </w:r>
      <w:r w:rsidR="0036219E">
        <w:t>and</w:t>
      </w:r>
      <w:r w:rsidR="009B2BC5" w:rsidRPr="00312C2E">
        <w:rPr>
          <w:rPrChange w:id="375" w:author="Mostafa Sameer" w:date="2024-10-16T00:55:00Z" w16du:dateUtc="2024-10-16T04:55:00Z">
            <w:rPr>
              <w:sz w:val="24"/>
              <w:szCs w:val="24"/>
            </w:rPr>
          </w:rPrChange>
        </w:rPr>
        <w:t xml:space="preserve"> field reconnaissance after extreme hurricane events.</w:t>
      </w:r>
      <w:r w:rsidRPr="00312C2E">
        <w:rPr>
          <w:rPrChange w:id="376" w:author="Mostafa Sameer" w:date="2024-10-16T00:55:00Z" w16du:dateUtc="2024-10-16T04:55:00Z">
            <w:rPr>
              <w:sz w:val="24"/>
              <w:szCs w:val="24"/>
            </w:rPr>
          </w:rPrChange>
        </w:rPr>
        <w:t xml:space="preserve"> </w:t>
      </w:r>
      <w:r w:rsidR="00CC3E34" w:rsidRPr="00312C2E">
        <w:rPr>
          <w:rPrChange w:id="377" w:author="Mostafa Sameer" w:date="2024-10-16T00:55:00Z" w16du:dateUtc="2024-10-16T04:55:00Z">
            <w:rPr>
              <w:sz w:val="24"/>
              <w:szCs w:val="24"/>
            </w:rPr>
          </w:rPrChange>
        </w:rPr>
        <w:t>The study will include</w:t>
      </w:r>
      <w:r w:rsidRPr="00312C2E">
        <w:rPr>
          <w:rPrChange w:id="378" w:author="Mostafa Sameer" w:date="2024-10-16T00:55:00Z" w16du:dateUtc="2024-10-16T04:55:00Z">
            <w:rPr>
              <w:sz w:val="24"/>
              <w:szCs w:val="24"/>
            </w:rPr>
          </w:rPrChange>
        </w:rPr>
        <w:t xml:space="preserve"> investigating current </w:t>
      </w:r>
      <w:r w:rsidR="00CC3E34" w:rsidRPr="00312C2E">
        <w:rPr>
          <w:rPrChange w:id="379" w:author="Mostafa Sameer" w:date="2024-10-16T00:55:00Z" w16du:dateUtc="2024-10-16T04:55:00Z">
            <w:rPr>
              <w:sz w:val="24"/>
              <w:szCs w:val="24"/>
            </w:rPr>
          </w:rPrChange>
        </w:rPr>
        <w:t>st</w:t>
      </w:r>
      <w:r w:rsidR="0036219E">
        <w:t>and</w:t>
      </w:r>
      <w:r w:rsidR="00CC3E34" w:rsidRPr="00312C2E">
        <w:rPr>
          <w:rPrChange w:id="380" w:author="Mostafa Sameer" w:date="2024-10-16T00:55:00Z" w16du:dateUtc="2024-10-16T04:55:00Z">
            <w:rPr>
              <w:sz w:val="24"/>
              <w:szCs w:val="24"/>
            </w:rPr>
          </w:rPrChange>
        </w:rPr>
        <w:t xml:space="preserve">ards </w:t>
      </w:r>
      <w:del w:id="381" w:author="Mostafa Sameer" w:date="2024-10-16T01:05:00Z" w16du:dateUtc="2024-10-16T05:05:00Z">
        <w:r w:rsidR="00CC3E34" w:rsidRPr="00312C2E" w:rsidDel="006062DB">
          <w:rPr>
            <w:rPrChange w:id="382" w:author="Mostafa Sameer" w:date="2024-10-16T00:55:00Z" w16du:dateUtc="2024-10-16T04:55:00Z">
              <w:rPr>
                <w:sz w:val="24"/>
                <w:szCs w:val="24"/>
              </w:rPr>
            </w:rPrChange>
          </w:rPr>
          <w:delText xml:space="preserve">specification </w:delText>
        </w:r>
      </w:del>
      <w:ins w:id="383" w:author="Mostafa Sameer" w:date="2024-10-16T01:05:00Z" w16du:dateUtc="2024-10-16T05:05:00Z">
        <w:r w:rsidR="006062DB">
          <w:t>specifications</w:t>
        </w:r>
        <w:r w:rsidR="006062DB" w:rsidRPr="00312C2E">
          <w:rPr>
            <w:rPrChange w:id="384" w:author="Mostafa Sameer" w:date="2024-10-16T00:55:00Z" w16du:dateUtc="2024-10-16T04:55:00Z">
              <w:rPr>
                <w:sz w:val="24"/>
                <w:szCs w:val="24"/>
              </w:rPr>
            </w:rPrChange>
          </w:rPr>
          <w:t xml:space="preserve"> </w:t>
        </w:r>
      </w:ins>
      <w:r w:rsidR="00CC3E34" w:rsidRPr="00312C2E">
        <w:rPr>
          <w:rPrChange w:id="385" w:author="Mostafa Sameer" w:date="2024-10-16T00:55:00Z" w16du:dateUtc="2024-10-16T04:55:00Z">
            <w:rPr>
              <w:sz w:val="24"/>
              <w:szCs w:val="24"/>
            </w:rPr>
          </w:rPrChange>
        </w:rPr>
        <w:t xml:space="preserve">in terms </w:t>
      </w:r>
      <w:r w:rsidR="0036219E">
        <w:t>of</w:t>
      </w:r>
      <w:r w:rsidR="00CC3E34" w:rsidRPr="00312C2E">
        <w:rPr>
          <w:rPrChange w:id="386" w:author="Mostafa Sameer" w:date="2024-10-16T00:55:00Z" w16du:dateUtc="2024-10-16T04:55:00Z">
            <w:rPr>
              <w:sz w:val="24"/>
              <w:szCs w:val="24"/>
            </w:rPr>
          </w:rPrChange>
        </w:rPr>
        <w:t xml:space="preserve"> the applied wind pressure intensity </w:t>
      </w:r>
      <w:r w:rsidR="0036219E">
        <w:t>and</w:t>
      </w:r>
      <w:r w:rsidR="00CC3E34" w:rsidRPr="00312C2E">
        <w:rPr>
          <w:rPrChange w:id="387" w:author="Mostafa Sameer" w:date="2024-10-16T00:55:00Z" w16du:dateUtc="2024-10-16T04:55:00Z">
            <w:rPr>
              <w:sz w:val="24"/>
              <w:szCs w:val="24"/>
            </w:rPr>
          </w:rPrChange>
        </w:rPr>
        <w:t xml:space="preserve"> duration</w:t>
      </w:r>
      <w:r w:rsidRPr="00312C2E">
        <w:rPr>
          <w:rPrChange w:id="388" w:author="Mostafa Sameer" w:date="2024-10-16T00:55:00Z" w16du:dateUtc="2024-10-16T04:55:00Z">
            <w:rPr>
              <w:sz w:val="24"/>
              <w:szCs w:val="24"/>
            </w:rPr>
          </w:rPrChange>
        </w:rPr>
        <w:t xml:space="preserve"> </w:t>
      </w:r>
      <w:r w:rsidR="0036219E">
        <w:t>and</w:t>
      </w:r>
      <w:r w:rsidRPr="00312C2E">
        <w:rPr>
          <w:rPrChange w:id="389" w:author="Mostafa Sameer" w:date="2024-10-16T00:55:00Z" w16du:dateUtc="2024-10-16T04:55:00Z">
            <w:rPr>
              <w:sz w:val="24"/>
              <w:szCs w:val="24"/>
            </w:rPr>
          </w:rPrChange>
        </w:rPr>
        <w:t xml:space="preserve"> performing experimental simulations</w:t>
      </w:r>
      <w:r w:rsidR="0027592E" w:rsidRPr="00312C2E">
        <w:rPr>
          <w:rPrChange w:id="390" w:author="Mostafa Sameer" w:date="2024-10-16T00:55:00Z" w16du:dateUtc="2024-10-16T04:55:00Z">
            <w:rPr>
              <w:sz w:val="24"/>
              <w:szCs w:val="24"/>
            </w:rPr>
          </w:rPrChange>
        </w:rPr>
        <w:t>.</w:t>
      </w:r>
      <w:r w:rsidR="005315EA" w:rsidRPr="00312C2E">
        <w:rPr>
          <w:rPrChange w:id="391" w:author="Mostafa Sameer" w:date="2024-10-16T00:55:00Z" w16du:dateUtc="2024-10-16T04:55:00Z">
            <w:rPr>
              <w:sz w:val="24"/>
              <w:szCs w:val="24"/>
            </w:rPr>
          </w:rPrChange>
        </w:rPr>
        <w:t xml:space="preserve"> A technical advisor committee will be formed to guide the literature review process </w:t>
      </w:r>
      <w:r w:rsidR="0036219E">
        <w:t>and</w:t>
      </w:r>
      <w:r w:rsidR="005315EA" w:rsidRPr="00312C2E">
        <w:rPr>
          <w:rPrChange w:id="392" w:author="Mostafa Sameer" w:date="2024-10-16T00:55:00Z" w16du:dateUtc="2024-10-16T04:55:00Z">
            <w:rPr>
              <w:sz w:val="24"/>
              <w:szCs w:val="24"/>
            </w:rPr>
          </w:rPrChange>
        </w:rPr>
        <w:t xml:space="preserve"> provide recommendations on the outcomes.</w:t>
      </w:r>
      <w:r w:rsidR="0027592E" w:rsidRPr="00312C2E">
        <w:rPr>
          <w:rPrChange w:id="393" w:author="Mostafa Sameer" w:date="2024-10-16T00:55:00Z" w16du:dateUtc="2024-10-16T04:55:00Z">
            <w:rPr>
              <w:sz w:val="24"/>
              <w:szCs w:val="24"/>
            </w:rPr>
          </w:rPrChange>
        </w:rPr>
        <w:t xml:space="preserve"> </w:t>
      </w:r>
      <w:r w:rsidR="0050197D" w:rsidRPr="00312C2E">
        <w:rPr>
          <w:rPrChange w:id="394" w:author="Mostafa Sameer" w:date="2024-10-16T00:55:00Z" w16du:dateUtc="2024-10-16T04:55:00Z">
            <w:rPr>
              <w:sz w:val="24"/>
              <w:szCs w:val="24"/>
            </w:rPr>
          </w:rPrChange>
        </w:rPr>
        <w:t xml:space="preserve">The final recommendation will be presented to the Hurricane Research Advisory </w:t>
      </w:r>
      <w:del w:id="395" w:author="Mostafa Sameer" w:date="2024-10-16T01:05:00Z" w16du:dateUtc="2024-10-16T05:05:00Z">
        <w:r w:rsidR="0050197D" w:rsidRPr="00312C2E" w:rsidDel="006062DB">
          <w:rPr>
            <w:rPrChange w:id="396" w:author="Mostafa Sameer" w:date="2024-10-16T00:55:00Z" w16du:dateUtc="2024-10-16T04:55:00Z">
              <w:rPr>
                <w:sz w:val="24"/>
                <w:szCs w:val="24"/>
              </w:rPr>
            </w:rPrChange>
          </w:rPr>
          <w:delText xml:space="preserve">committee </w:delText>
        </w:r>
      </w:del>
      <w:ins w:id="397" w:author="Mostafa Sameer" w:date="2024-10-16T01:05:00Z" w16du:dateUtc="2024-10-16T05:05:00Z">
        <w:r w:rsidR="006062DB">
          <w:t>Committee</w:t>
        </w:r>
        <w:r w:rsidR="006062DB" w:rsidRPr="00312C2E">
          <w:rPr>
            <w:rPrChange w:id="398" w:author="Mostafa Sameer" w:date="2024-10-16T00:55:00Z" w16du:dateUtc="2024-10-16T04:55:00Z">
              <w:rPr>
                <w:sz w:val="24"/>
                <w:szCs w:val="24"/>
              </w:rPr>
            </w:rPrChange>
          </w:rPr>
          <w:t xml:space="preserve"> </w:t>
        </w:r>
      </w:ins>
      <w:r w:rsidR="0050197D" w:rsidRPr="00312C2E">
        <w:rPr>
          <w:rPrChange w:id="399" w:author="Mostafa Sameer" w:date="2024-10-16T00:55:00Z" w16du:dateUtc="2024-10-16T04:55:00Z">
            <w:rPr>
              <w:sz w:val="24"/>
              <w:szCs w:val="24"/>
            </w:rPr>
          </w:rPrChange>
        </w:rPr>
        <w:t xml:space="preserve">for the </w:t>
      </w:r>
      <w:r w:rsidRPr="00312C2E">
        <w:rPr>
          <w:rPrChange w:id="400" w:author="Mostafa Sameer" w:date="2024-10-16T00:55:00Z" w16du:dateUtc="2024-10-16T04:55:00Z">
            <w:rPr>
              <w:sz w:val="24"/>
              <w:szCs w:val="24"/>
            </w:rPr>
          </w:rPrChange>
        </w:rPr>
        <w:t xml:space="preserve">Florida Building Commission </w:t>
      </w:r>
      <w:r w:rsidR="0050197D" w:rsidRPr="00312C2E">
        <w:rPr>
          <w:rPrChange w:id="401" w:author="Mostafa Sameer" w:date="2024-10-16T00:55:00Z" w16du:dateUtc="2024-10-16T04:55:00Z">
            <w:rPr>
              <w:sz w:val="24"/>
              <w:szCs w:val="24"/>
            </w:rPr>
          </w:rPrChange>
        </w:rPr>
        <w:t xml:space="preserve">to present any potential recommended modification </w:t>
      </w:r>
      <w:del w:id="402" w:author="Mostafa Sameer" w:date="2024-10-16T01:05:00Z" w16du:dateUtc="2024-10-16T05:05:00Z">
        <w:r w:rsidR="0050197D" w:rsidRPr="00312C2E" w:rsidDel="006062DB">
          <w:rPr>
            <w:rPrChange w:id="403" w:author="Mostafa Sameer" w:date="2024-10-16T00:55:00Z" w16du:dateUtc="2024-10-16T04:55:00Z">
              <w:rPr>
                <w:sz w:val="24"/>
                <w:szCs w:val="24"/>
              </w:rPr>
            </w:rPrChange>
          </w:rPr>
          <w:delText xml:space="preserve"> </w:delText>
        </w:r>
      </w:del>
      <w:r w:rsidR="0050197D" w:rsidRPr="00312C2E">
        <w:rPr>
          <w:rPrChange w:id="404" w:author="Mostafa Sameer" w:date="2024-10-16T00:55:00Z" w16du:dateUtc="2024-10-16T04:55:00Z">
            <w:rPr>
              <w:sz w:val="24"/>
              <w:szCs w:val="24"/>
            </w:rPr>
          </w:rPrChange>
        </w:rPr>
        <w:t xml:space="preserve">to </w:t>
      </w:r>
      <w:r w:rsidRPr="00312C2E">
        <w:rPr>
          <w:rPrChange w:id="405" w:author="Mostafa Sameer" w:date="2024-10-16T00:55:00Z" w16du:dateUtc="2024-10-16T04:55:00Z">
            <w:rPr>
              <w:sz w:val="24"/>
              <w:szCs w:val="24"/>
            </w:rPr>
          </w:rPrChange>
        </w:rPr>
        <w:t xml:space="preserve">building codes </w:t>
      </w:r>
      <w:r w:rsidR="0036219E">
        <w:t>and</w:t>
      </w:r>
      <w:r w:rsidRPr="00312C2E">
        <w:rPr>
          <w:rPrChange w:id="406" w:author="Mostafa Sameer" w:date="2024-10-16T00:55:00Z" w16du:dateUtc="2024-10-16T04:55:00Z">
            <w:rPr>
              <w:sz w:val="24"/>
              <w:szCs w:val="24"/>
            </w:rPr>
          </w:rPrChange>
        </w:rPr>
        <w:t xml:space="preserve"> st</w:t>
      </w:r>
      <w:r w:rsidR="0036219E">
        <w:t>and</w:t>
      </w:r>
      <w:r w:rsidRPr="00312C2E">
        <w:rPr>
          <w:rPrChange w:id="407" w:author="Mostafa Sameer" w:date="2024-10-16T00:55:00Z" w16du:dateUtc="2024-10-16T04:55:00Z">
            <w:rPr>
              <w:sz w:val="24"/>
              <w:szCs w:val="24"/>
            </w:rPr>
          </w:rPrChange>
        </w:rPr>
        <w:t>ards</w:t>
      </w:r>
      <w:r w:rsidR="0050197D" w:rsidRPr="00312C2E">
        <w:rPr>
          <w:rPrChange w:id="408" w:author="Mostafa Sameer" w:date="2024-10-16T00:55:00Z" w16du:dateUtc="2024-10-16T04:55:00Z">
            <w:rPr>
              <w:sz w:val="24"/>
              <w:szCs w:val="24"/>
            </w:rPr>
          </w:rPrChange>
        </w:rPr>
        <w:t xml:space="preserve"> for sliding glass doors to enhance their </w:t>
      </w:r>
      <w:r w:rsidR="00B7747F" w:rsidRPr="00B7747F">
        <w:t>performance against</w:t>
      </w:r>
      <w:r w:rsidRPr="00312C2E">
        <w:rPr>
          <w:rPrChange w:id="409" w:author="Mostafa Sameer" w:date="2024-10-16T00:55:00Z" w16du:dateUtc="2024-10-16T04:55:00Z">
            <w:rPr>
              <w:sz w:val="24"/>
              <w:szCs w:val="24"/>
            </w:rPr>
          </w:rPrChange>
        </w:rPr>
        <w:t xml:space="preserve"> hurricane-induced WDR.</w:t>
      </w:r>
    </w:p>
    <w:p w14:paraId="0836A3B1" w14:textId="32EA9462" w:rsidR="00240050" w:rsidRPr="00312C2E" w:rsidRDefault="00240050">
      <w:pPr>
        <w:pStyle w:val="Heading2"/>
        <w:rPr>
          <w:b/>
          <w:bCs/>
          <w:rPrChange w:id="410" w:author="Mostafa Sameer" w:date="2024-10-16T00:55:00Z" w16du:dateUtc="2024-10-16T04:55:00Z">
            <w:rPr/>
          </w:rPrChange>
        </w:rPr>
        <w:pPrChange w:id="411" w:author="Mostafa Sameer" w:date="2024-10-16T00:30:00Z" w16du:dateUtc="2024-10-16T04:30:00Z">
          <w:pPr>
            <w:spacing w:before="240" w:line="360" w:lineRule="auto"/>
            <w:jc w:val="both"/>
          </w:pPr>
        </w:pPrChange>
      </w:pPr>
      <w:bookmarkStart w:id="412" w:name="_Toc180058609"/>
      <w:r w:rsidRPr="00312C2E">
        <w:rPr>
          <w:b/>
          <w:bCs/>
          <w:sz w:val="22"/>
          <w:szCs w:val="22"/>
          <w:rPrChange w:id="413" w:author="Mostafa Sameer" w:date="2024-10-16T00:55:00Z" w16du:dateUtc="2024-10-16T04:55:00Z">
            <w:rPr/>
          </w:rPrChange>
        </w:rPr>
        <w:t>1.4 Project Tasks</w:t>
      </w:r>
      <w:bookmarkEnd w:id="412"/>
    </w:p>
    <w:p w14:paraId="66BDE9AE" w14:textId="2D59F724" w:rsidR="00CC1050" w:rsidRPr="007E7A6B" w:rsidRDefault="00CC1050" w:rsidP="007E7A6B">
      <w:pPr>
        <w:pStyle w:val="Heading3"/>
        <w:rPr>
          <w:b/>
          <w:bCs/>
          <w:sz w:val="22"/>
          <w:szCs w:val="22"/>
          <w:rPrChange w:id="414" w:author="Mostafa Sameer" w:date="2024-10-16T00:55:00Z" w16du:dateUtc="2024-10-16T04:55:00Z">
            <w:rPr>
              <w:b/>
              <w:bCs/>
              <w:sz w:val="24"/>
              <w:szCs w:val="24"/>
            </w:rPr>
          </w:rPrChange>
        </w:rPr>
      </w:pPr>
      <w:bookmarkStart w:id="415" w:name="_Toc180058610"/>
      <w:r w:rsidRPr="007E7A6B">
        <w:rPr>
          <w:b/>
          <w:bCs/>
          <w:sz w:val="22"/>
          <w:szCs w:val="22"/>
          <w:rPrChange w:id="416" w:author="Mostafa Sameer" w:date="2024-10-16T00:55:00Z" w16du:dateUtc="2024-10-16T04:55:00Z">
            <w:rPr>
              <w:b/>
              <w:bCs/>
              <w:sz w:val="24"/>
              <w:szCs w:val="24"/>
            </w:rPr>
          </w:rPrChange>
        </w:rPr>
        <w:t xml:space="preserve">a.  Formation </w:t>
      </w:r>
      <w:r w:rsidR="0036219E">
        <w:rPr>
          <w:b/>
          <w:bCs/>
          <w:sz w:val="22"/>
          <w:szCs w:val="22"/>
        </w:rPr>
        <w:t>of</w:t>
      </w:r>
      <w:r w:rsidRPr="007E7A6B">
        <w:rPr>
          <w:b/>
          <w:bCs/>
          <w:sz w:val="22"/>
          <w:szCs w:val="22"/>
          <w:rPrChange w:id="417" w:author="Mostafa Sameer" w:date="2024-10-16T00:55:00Z" w16du:dateUtc="2024-10-16T04:55:00Z">
            <w:rPr>
              <w:b/>
              <w:bCs/>
              <w:sz w:val="24"/>
              <w:szCs w:val="24"/>
            </w:rPr>
          </w:rPrChange>
        </w:rPr>
        <w:t xml:space="preserve"> </w:t>
      </w:r>
      <w:r w:rsidR="00402E01">
        <w:rPr>
          <w:b/>
          <w:bCs/>
          <w:sz w:val="22"/>
          <w:szCs w:val="22"/>
        </w:rPr>
        <w:t>a</w:t>
      </w:r>
      <w:r w:rsidRPr="007E7A6B">
        <w:rPr>
          <w:b/>
          <w:bCs/>
          <w:sz w:val="22"/>
          <w:szCs w:val="22"/>
          <w:rPrChange w:id="418" w:author="Mostafa Sameer" w:date="2024-10-16T00:55:00Z" w16du:dateUtc="2024-10-16T04:55:00Z">
            <w:rPr>
              <w:b/>
              <w:bCs/>
              <w:sz w:val="24"/>
              <w:szCs w:val="24"/>
            </w:rPr>
          </w:rPrChange>
        </w:rPr>
        <w:t xml:space="preserve"> Technical Advisory Committee </w:t>
      </w:r>
      <w:r w:rsidR="00402E01">
        <w:rPr>
          <w:b/>
          <w:bCs/>
          <w:sz w:val="22"/>
          <w:szCs w:val="22"/>
        </w:rPr>
        <w:t>(TAC)</w:t>
      </w:r>
      <w:bookmarkEnd w:id="415"/>
    </w:p>
    <w:p w14:paraId="1EBAAC21" w14:textId="31640BF0" w:rsidR="00CC1050" w:rsidRPr="00312C2E" w:rsidRDefault="00CC1050" w:rsidP="0085383D">
      <w:pPr>
        <w:jc w:val="both"/>
        <w:rPr>
          <w:rPrChange w:id="419" w:author="Mostafa Sameer" w:date="2024-10-16T00:55:00Z" w16du:dateUtc="2024-10-16T04:55:00Z">
            <w:rPr>
              <w:sz w:val="24"/>
              <w:szCs w:val="24"/>
            </w:rPr>
          </w:rPrChange>
        </w:rPr>
      </w:pPr>
      <w:r w:rsidRPr="00312C2E">
        <w:rPr>
          <w:rPrChange w:id="420" w:author="Mostafa Sameer" w:date="2024-10-16T00:55:00Z" w16du:dateUtc="2024-10-16T04:55:00Z">
            <w:rPr>
              <w:sz w:val="24"/>
              <w:szCs w:val="24"/>
            </w:rPr>
          </w:rPrChange>
        </w:rPr>
        <w:t xml:space="preserve">The objective </w:t>
      </w:r>
      <w:r w:rsidR="0036219E">
        <w:t>of</w:t>
      </w:r>
      <w:r w:rsidRPr="00312C2E">
        <w:rPr>
          <w:rPrChange w:id="421" w:author="Mostafa Sameer" w:date="2024-10-16T00:55:00Z" w16du:dateUtc="2024-10-16T04:55:00Z">
            <w:rPr>
              <w:sz w:val="24"/>
              <w:szCs w:val="24"/>
            </w:rPr>
          </w:rPrChange>
        </w:rPr>
        <w:t xml:space="preserve"> this task is to form a technical advisory committee (TAC) to guide the research program.  TAC members shall represent different groups </w:t>
      </w:r>
      <w:r w:rsidR="0036219E">
        <w:t>of</w:t>
      </w:r>
      <w:r w:rsidRPr="00312C2E">
        <w:rPr>
          <w:rPrChange w:id="422" w:author="Mostafa Sameer" w:date="2024-10-16T00:55:00Z" w16du:dateUtc="2024-10-16T04:55:00Z">
            <w:rPr>
              <w:sz w:val="24"/>
              <w:szCs w:val="24"/>
            </w:rPr>
          </w:rPrChange>
        </w:rPr>
        <w:t xml:space="preserve"> practitioners </w:t>
      </w:r>
      <w:r w:rsidR="0036219E">
        <w:t>and</w:t>
      </w:r>
      <w:r w:rsidRPr="00312C2E">
        <w:rPr>
          <w:rPrChange w:id="423" w:author="Mostafa Sameer" w:date="2024-10-16T00:55:00Z" w16du:dateUtc="2024-10-16T04:55:00Z">
            <w:rPr>
              <w:sz w:val="24"/>
              <w:szCs w:val="24"/>
            </w:rPr>
          </w:rPrChange>
        </w:rPr>
        <w:t xml:space="preserve"> academics. This may include representatives from the fenestration </w:t>
      </w:r>
      <w:r w:rsidR="0036219E">
        <w:t>and</w:t>
      </w:r>
      <w:r w:rsidRPr="00312C2E">
        <w:rPr>
          <w:rPrChange w:id="424" w:author="Mostafa Sameer" w:date="2024-10-16T00:55:00Z" w16du:dateUtc="2024-10-16T04:55:00Z">
            <w:rPr>
              <w:sz w:val="24"/>
              <w:szCs w:val="24"/>
            </w:rPr>
          </w:rPrChange>
        </w:rPr>
        <w:t xml:space="preserve"> building component </w:t>
      </w:r>
      <w:r w:rsidR="0036219E">
        <w:t>and</w:t>
      </w:r>
      <w:r w:rsidRPr="00312C2E">
        <w:rPr>
          <w:rPrChange w:id="425" w:author="Mostafa Sameer" w:date="2024-10-16T00:55:00Z" w16du:dateUtc="2024-10-16T04:55:00Z">
            <w:rPr>
              <w:sz w:val="24"/>
              <w:szCs w:val="24"/>
            </w:rPr>
          </w:rPrChange>
        </w:rPr>
        <w:t xml:space="preserve"> cladding manufacturing industries, testing laboratories, architectural firms, engineering firms, </w:t>
      </w:r>
      <w:r w:rsidR="0036219E">
        <w:t>and</w:t>
      </w:r>
      <w:r w:rsidRPr="00312C2E">
        <w:rPr>
          <w:rPrChange w:id="426" w:author="Mostafa Sameer" w:date="2024-10-16T00:55:00Z" w16du:dateUtc="2024-10-16T04:55:00Z">
            <w:rPr>
              <w:sz w:val="24"/>
              <w:szCs w:val="24"/>
            </w:rPr>
          </w:rPrChange>
        </w:rPr>
        <w:t xml:space="preserve"> code </w:t>
      </w:r>
      <w:r w:rsidR="0036219E">
        <w:t>of</w:t>
      </w:r>
      <w:r w:rsidRPr="00312C2E">
        <w:rPr>
          <w:rPrChange w:id="427" w:author="Mostafa Sameer" w:date="2024-10-16T00:55:00Z" w16du:dateUtc="2024-10-16T04:55:00Z">
            <w:rPr>
              <w:sz w:val="24"/>
              <w:szCs w:val="24"/>
            </w:rPr>
          </w:rPrChange>
        </w:rPr>
        <w:t xml:space="preserve">ficials. The role </w:t>
      </w:r>
      <w:r w:rsidR="0036219E">
        <w:t>of</w:t>
      </w:r>
      <w:r w:rsidRPr="00312C2E">
        <w:rPr>
          <w:rPrChange w:id="428" w:author="Mostafa Sameer" w:date="2024-10-16T00:55:00Z" w16du:dateUtc="2024-10-16T04:55:00Z">
            <w:rPr>
              <w:sz w:val="24"/>
              <w:szCs w:val="24"/>
            </w:rPr>
          </w:rPrChange>
        </w:rPr>
        <w:t xml:space="preserve"> this TAC will be to evaluate various methods </w:t>
      </w:r>
      <w:r w:rsidR="0036219E">
        <w:t>of</w:t>
      </w:r>
      <w:r w:rsidRPr="00312C2E">
        <w:rPr>
          <w:rPrChange w:id="429" w:author="Mostafa Sameer" w:date="2024-10-16T00:55:00Z" w16du:dateUtc="2024-10-16T04:55:00Z">
            <w:rPr>
              <w:sz w:val="24"/>
              <w:szCs w:val="24"/>
            </w:rPr>
          </w:rPrChange>
        </w:rPr>
        <w:t xml:space="preserve"> WDR testing </w:t>
      </w:r>
      <w:r w:rsidR="0036219E">
        <w:t>and</w:t>
      </w:r>
      <w:r w:rsidRPr="00312C2E">
        <w:rPr>
          <w:rPrChange w:id="430" w:author="Mostafa Sameer" w:date="2024-10-16T00:55:00Z" w16du:dateUtc="2024-10-16T04:55:00Z">
            <w:rPr>
              <w:sz w:val="24"/>
              <w:szCs w:val="24"/>
            </w:rPr>
          </w:rPrChange>
        </w:rPr>
        <w:t xml:space="preserve"> inform revisions to current testing protocols for studying WDR intrusion through tracks </w:t>
      </w:r>
      <w:r w:rsidR="0036219E">
        <w:t>of</w:t>
      </w:r>
      <w:r w:rsidRPr="00312C2E">
        <w:rPr>
          <w:rPrChange w:id="431" w:author="Mostafa Sameer" w:date="2024-10-16T00:55:00Z" w16du:dateUtc="2024-10-16T04:55:00Z">
            <w:rPr>
              <w:sz w:val="24"/>
              <w:szCs w:val="24"/>
            </w:rPr>
          </w:rPrChange>
        </w:rPr>
        <w:t xml:space="preserve"> sliding glass door systems. The TAC shall convene by video conference on a minimum </w:t>
      </w:r>
      <w:r w:rsidR="0036219E">
        <w:t>of</w:t>
      </w:r>
      <w:r w:rsidRPr="00312C2E">
        <w:rPr>
          <w:rPrChange w:id="432" w:author="Mostafa Sameer" w:date="2024-10-16T00:55:00Z" w16du:dateUtc="2024-10-16T04:55:00Z">
            <w:rPr>
              <w:sz w:val="24"/>
              <w:szCs w:val="24"/>
            </w:rPr>
          </w:rPrChange>
        </w:rPr>
        <w:t xml:space="preserve"> five occasions.</w:t>
      </w:r>
    </w:p>
    <w:p w14:paraId="7A6A2163" w14:textId="77777777" w:rsidR="00CC1050" w:rsidRPr="00312C2E" w:rsidRDefault="00CC1050" w:rsidP="001A32F2">
      <w:pPr>
        <w:rPr>
          <w:rPrChange w:id="433" w:author="Mostafa Sameer" w:date="2024-10-16T00:55:00Z" w16du:dateUtc="2024-10-16T04:55:00Z">
            <w:rPr>
              <w:sz w:val="24"/>
              <w:szCs w:val="24"/>
            </w:rPr>
          </w:rPrChange>
        </w:rPr>
      </w:pPr>
    </w:p>
    <w:p w14:paraId="548FC408" w14:textId="6A783D56" w:rsidR="00CC1050" w:rsidRPr="00312C2E" w:rsidRDefault="00CC1050">
      <w:pPr>
        <w:pStyle w:val="Heading3"/>
        <w:rPr>
          <w:b/>
          <w:bCs/>
          <w:rPrChange w:id="434" w:author="Mostafa Sameer" w:date="2024-10-16T00:55:00Z" w16du:dateUtc="2024-10-16T04:55:00Z">
            <w:rPr/>
          </w:rPrChange>
        </w:rPr>
        <w:pPrChange w:id="435" w:author="Mostafa Sameer" w:date="2024-10-16T00:31:00Z" w16du:dateUtc="2024-10-16T04:31:00Z">
          <w:pPr/>
        </w:pPrChange>
      </w:pPr>
      <w:bookmarkStart w:id="436" w:name="_Toc180058611"/>
      <w:r w:rsidRPr="00312C2E">
        <w:rPr>
          <w:b/>
          <w:bCs/>
          <w:sz w:val="22"/>
          <w:szCs w:val="22"/>
          <w:rPrChange w:id="437" w:author="Mostafa Sameer" w:date="2024-10-16T00:55:00Z" w16du:dateUtc="2024-10-16T04:55:00Z">
            <w:rPr/>
          </w:rPrChange>
        </w:rPr>
        <w:t xml:space="preserve">b.  Reviewing Existing Literature </w:t>
      </w:r>
      <w:r w:rsidR="0036219E">
        <w:rPr>
          <w:b/>
          <w:bCs/>
          <w:sz w:val="22"/>
          <w:szCs w:val="22"/>
        </w:rPr>
        <w:t>and</w:t>
      </w:r>
      <w:r w:rsidRPr="00312C2E">
        <w:rPr>
          <w:b/>
          <w:bCs/>
          <w:sz w:val="22"/>
          <w:szCs w:val="22"/>
          <w:rPrChange w:id="438" w:author="Mostafa Sameer" w:date="2024-10-16T00:55:00Z" w16du:dateUtc="2024-10-16T04:55:00Z">
            <w:rPr/>
          </w:rPrChange>
        </w:rPr>
        <w:t xml:space="preserve"> St</w:t>
      </w:r>
      <w:r w:rsidR="0036219E">
        <w:rPr>
          <w:b/>
          <w:bCs/>
          <w:sz w:val="22"/>
          <w:szCs w:val="22"/>
        </w:rPr>
        <w:t>and</w:t>
      </w:r>
      <w:r w:rsidRPr="00312C2E">
        <w:rPr>
          <w:b/>
          <w:bCs/>
          <w:sz w:val="22"/>
          <w:szCs w:val="22"/>
          <w:rPrChange w:id="439" w:author="Mostafa Sameer" w:date="2024-10-16T00:55:00Z" w16du:dateUtc="2024-10-16T04:55:00Z">
            <w:rPr/>
          </w:rPrChange>
        </w:rPr>
        <w:t xml:space="preserve">ards </w:t>
      </w:r>
      <w:r w:rsidR="0036219E">
        <w:rPr>
          <w:b/>
          <w:bCs/>
          <w:sz w:val="22"/>
          <w:szCs w:val="22"/>
        </w:rPr>
        <w:t>and</w:t>
      </w:r>
      <w:r w:rsidRPr="00312C2E">
        <w:rPr>
          <w:b/>
          <w:bCs/>
          <w:sz w:val="22"/>
          <w:szCs w:val="22"/>
          <w:rPrChange w:id="440" w:author="Mostafa Sameer" w:date="2024-10-16T00:55:00Z" w16du:dateUtc="2024-10-16T04:55:00Z">
            <w:rPr/>
          </w:rPrChange>
        </w:rPr>
        <w:t xml:space="preserve"> Reporting Their Applications to WDR Testing for Tracks </w:t>
      </w:r>
      <w:r w:rsidR="0036219E">
        <w:rPr>
          <w:b/>
          <w:bCs/>
          <w:sz w:val="22"/>
          <w:szCs w:val="22"/>
        </w:rPr>
        <w:t>of</w:t>
      </w:r>
      <w:r w:rsidRPr="00312C2E">
        <w:rPr>
          <w:b/>
          <w:bCs/>
          <w:sz w:val="22"/>
          <w:szCs w:val="22"/>
          <w:rPrChange w:id="441" w:author="Mostafa Sameer" w:date="2024-10-16T00:55:00Z" w16du:dateUtc="2024-10-16T04:55:00Z">
            <w:rPr/>
          </w:rPrChange>
        </w:rPr>
        <w:t xml:space="preserve"> Sliding Glass Door Systems</w:t>
      </w:r>
      <w:r w:rsidRPr="00312C2E" w:rsidDel="00774705">
        <w:rPr>
          <w:b/>
          <w:bCs/>
          <w:sz w:val="22"/>
          <w:szCs w:val="22"/>
          <w:rPrChange w:id="442" w:author="Mostafa Sameer" w:date="2024-10-16T00:55:00Z" w16du:dateUtc="2024-10-16T04:55:00Z">
            <w:rPr/>
          </w:rPrChange>
        </w:rPr>
        <w:t xml:space="preserve"> </w:t>
      </w:r>
      <w:r w:rsidR="0036219E">
        <w:rPr>
          <w:b/>
          <w:bCs/>
          <w:sz w:val="22"/>
          <w:szCs w:val="22"/>
        </w:rPr>
        <w:t>and</w:t>
      </w:r>
      <w:r w:rsidRPr="00312C2E">
        <w:rPr>
          <w:b/>
          <w:bCs/>
          <w:sz w:val="22"/>
          <w:szCs w:val="22"/>
          <w:rPrChange w:id="443" w:author="Mostafa Sameer" w:date="2024-10-16T00:55:00Z" w16du:dateUtc="2024-10-16T04:55:00Z">
            <w:rPr/>
          </w:rPrChange>
        </w:rPr>
        <w:t xml:space="preserve"> Evaluation </w:t>
      </w:r>
      <w:r w:rsidR="0036219E">
        <w:rPr>
          <w:b/>
          <w:bCs/>
          <w:sz w:val="22"/>
          <w:szCs w:val="22"/>
        </w:rPr>
        <w:t>of</w:t>
      </w:r>
      <w:r w:rsidRPr="00312C2E">
        <w:rPr>
          <w:b/>
          <w:bCs/>
          <w:sz w:val="22"/>
          <w:szCs w:val="22"/>
          <w:rPrChange w:id="444" w:author="Mostafa Sameer" w:date="2024-10-16T00:55:00Z" w16du:dateUtc="2024-10-16T04:55:00Z">
            <w:rPr/>
          </w:rPrChange>
        </w:rPr>
        <w:t xml:space="preserve"> Mitigation Methods</w:t>
      </w:r>
      <w:bookmarkEnd w:id="436"/>
      <w:r w:rsidRPr="00312C2E">
        <w:rPr>
          <w:b/>
          <w:bCs/>
          <w:sz w:val="22"/>
          <w:szCs w:val="22"/>
          <w:rPrChange w:id="445" w:author="Mostafa Sameer" w:date="2024-10-16T00:55:00Z" w16du:dateUtc="2024-10-16T04:55:00Z">
            <w:rPr/>
          </w:rPrChange>
        </w:rPr>
        <w:t xml:space="preserve"> </w:t>
      </w:r>
    </w:p>
    <w:p w14:paraId="2A60447E" w14:textId="77777777" w:rsidR="00CC1050" w:rsidRPr="00312C2E" w:rsidRDefault="00CC1050" w:rsidP="0085383D">
      <w:pPr>
        <w:rPr>
          <w:rPrChange w:id="446" w:author="Mostafa Sameer" w:date="2024-10-16T00:55:00Z" w16du:dateUtc="2024-10-16T04:55:00Z">
            <w:rPr>
              <w:sz w:val="24"/>
              <w:szCs w:val="24"/>
            </w:rPr>
          </w:rPrChange>
        </w:rPr>
      </w:pPr>
    </w:p>
    <w:p w14:paraId="4A306A98" w14:textId="76DFFFA1" w:rsidR="00CC1050" w:rsidRPr="00312C2E" w:rsidRDefault="00CC1050">
      <w:pPr>
        <w:pStyle w:val="ListParagraph"/>
        <w:numPr>
          <w:ilvl w:val="0"/>
          <w:numId w:val="8"/>
        </w:numPr>
        <w:jc w:val="both"/>
        <w:rPr>
          <w:rPrChange w:id="447" w:author="Mostafa Sameer" w:date="2024-10-16T00:55:00Z" w16du:dateUtc="2024-10-16T04:55:00Z">
            <w:rPr>
              <w:sz w:val="24"/>
              <w:szCs w:val="24"/>
            </w:rPr>
          </w:rPrChange>
        </w:rPr>
        <w:pPrChange w:id="448" w:author="Mostafa Sameer" w:date="2024-10-16T00:28:00Z" w16du:dateUtc="2024-10-16T04:28:00Z">
          <w:pPr>
            <w:pStyle w:val="ListParagraph"/>
            <w:numPr>
              <w:numId w:val="8"/>
            </w:numPr>
            <w:spacing w:line="240" w:lineRule="auto"/>
            <w:ind w:hanging="360"/>
            <w:jc w:val="both"/>
          </w:pPr>
        </w:pPrChange>
      </w:pPr>
      <w:r w:rsidRPr="00312C2E">
        <w:rPr>
          <w:rPrChange w:id="449" w:author="Mostafa Sameer" w:date="2024-10-16T00:55:00Z" w16du:dateUtc="2024-10-16T04:55:00Z">
            <w:rPr>
              <w:sz w:val="24"/>
              <w:szCs w:val="24"/>
            </w:rPr>
          </w:rPrChange>
        </w:rPr>
        <w:t>Based on the recommendations from the technical advisory committee, FIU-CEE</w:t>
      </w:r>
      <w:ins w:id="450" w:author="Mostafa Sameer" w:date="2024-10-16T01:05:00Z" w16du:dateUtc="2024-10-16T05:05:00Z">
        <w:r w:rsidR="006062DB">
          <w:t>,</w:t>
        </w:r>
      </w:ins>
      <w:r w:rsidRPr="00312C2E">
        <w:rPr>
          <w:rPrChange w:id="451" w:author="Mostafa Sameer" w:date="2024-10-16T00:55:00Z" w16du:dateUtc="2024-10-16T04:55:00Z">
            <w:rPr>
              <w:sz w:val="24"/>
              <w:szCs w:val="24"/>
            </w:rPr>
          </w:rPrChange>
        </w:rPr>
        <w:t xml:space="preserve"> </w:t>
      </w:r>
      <w:r w:rsidR="0036219E">
        <w:t>and</w:t>
      </w:r>
      <w:r w:rsidRPr="00312C2E">
        <w:rPr>
          <w:rPrChange w:id="452" w:author="Mostafa Sameer" w:date="2024-10-16T00:55:00Z" w16du:dateUtc="2024-10-16T04:55:00Z">
            <w:rPr>
              <w:sz w:val="24"/>
              <w:szCs w:val="24"/>
            </w:rPr>
          </w:rPrChange>
        </w:rPr>
        <w:t xml:space="preserve"> UF-CEE shall review current testing st</w:t>
      </w:r>
      <w:r w:rsidR="0036219E">
        <w:t>and</w:t>
      </w:r>
      <w:r w:rsidRPr="00312C2E">
        <w:rPr>
          <w:rPrChange w:id="453" w:author="Mostafa Sameer" w:date="2024-10-16T00:55:00Z" w16du:dateUtc="2024-10-16T04:55:00Z">
            <w:rPr>
              <w:sz w:val="24"/>
              <w:szCs w:val="24"/>
            </w:rPr>
          </w:rPrChange>
        </w:rPr>
        <w:t xml:space="preserve">ards </w:t>
      </w:r>
      <w:r w:rsidR="0036219E">
        <w:t>and</w:t>
      </w:r>
      <w:r w:rsidRPr="00312C2E">
        <w:rPr>
          <w:rPrChange w:id="454" w:author="Mostafa Sameer" w:date="2024-10-16T00:55:00Z" w16du:dateUtc="2024-10-16T04:55:00Z">
            <w:rPr>
              <w:sz w:val="24"/>
              <w:szCs w:val="24"/>
            </w:rPr>
          </w:rPrChange>
        </w:rPr>
        <w:t xml:space="preserve"> relevant literature </w:t>
      </w:r>
      <w:r w:rsidR="0036219E">
        <w:t>and</w:t>
      </w:r>
      <w:r w:rsidRPr="00312C2E">
        <w:rPr>
          <w:rPrChange w:id="455" w:author="Mostafa Sameer" w:date="2024-10-16T00:55:00Z" w16du:dateUtc="2024-10-16T04:55:00Z">
            <w:rPr>
              <w:sz w:val="24"/>
              <w:szCs w:val="24"/>
            </w:rPr>
          </w:rPrChange>
        </w:rPr>
        <w:t xml:space="preserve"> reports related to WDR intrusion through tracks </w:t>
      </w:r>
      <w:r w:rsidR="0036219E">
        <w:t>of</w:t>
      </w:r>
      <w:r w:rsidRPr="00312C2E">
        <w:rPr>
          <w:rPrChange w:id="456" w:author="Mostafa Sameer" w:date="2024-10-16T00:55:00Z" w16du:dateUtc="2024-10-16T04:55:00Z">
            <w:rPr>
              <w:sz w:val="24"/>
              <w:szCs w:val="24"/>
            </w:rPr>
          </w:rPrChange>
        </w:rPr>
        <w:t xml:space="preserve"> sliding glass </w:t>
      </w:r>
      <w:del w:id="457" w:author="Mostafa Sameer" w:date="2024-10-16T01:05:00Z" w16du:dateUtc="2024-10-16T05:05:00Z">
        <w:r w:rsidRPr="00312C2E" w:rsidDel="006062DB">
          <w:rPr>
            <w:rPrChange w:id="458" w:author="Mostafa Sameer" w:date="2024-10-16T00:55:00Z" w16du:dateUtc="2024-10-16T04:55:00Z">
              <w:rPr>
                <w:sz w:val="24"/>
                <w:szCs w:val="24"/>
              </w:rPr>
            </w:rPrChange>
          </w:rPr>
          <w:delText>door</w:delText>
        </w:r>
      </w:del>
      <w:ins w:id="459" w:author="Mostafa Sameer" w:date="2024-10-16T01:05:00Z" w16du:dateUtc="2024-10-16T05:05:00Z">
        <w:r w:rsidR="006062DB">
          <w:t>doors</w:t>
        </w:r>
      </w:ins>
      <w:r w:rsidRPr="00312C2E">
        <w:rPr>
          <w:rPrChange w:id="460" w:author="Mostafa Sameer" w:date="2024-10-16T00:55:00Z" w16du:dateUtc="2024-10-16T04:55:00Z">
            <w:rPr>
              <w:sz w:val="24"/>
              <w:szCs w:val="24"/>
            </w:rPr>
          </w:rPrChange>
        </w:rPr>
        <w:t xml:space="preserve">. This  </w:t>
      </w:r>
    </w:p>
    <w:p w14:paraId="3E76145F" w14:textId="77777777" w:rsidR="00CC1050" w:rsidRPr="00312C2E" w:rsidRDefault="00CC1050" w:rsidP="0085383D">
      <w:pPr>
        <w:pStyle w:val="ListParagraph"/>
        <w:jc w:val="both"/>
        <w:rPr>
          <w:rPrChange w:id="461" w:author="Mostafa Sameer" w:date="2024-10-16T00:55:00Z" w16du:dateUtc="2024-10-16T04:55:00Z">
            <w:rPr>
              <w:sz w:val="24"/>
              <w:szCs w:val="24"/>
            </w:rPr>
          </w:rPrChange>
        </w:rPr>
      </w:pPr>
    </w:p>
    <w:p w14:paraId="52F86178" w14:textId="6378F55D" w:rsidR="00CC1050" w:rsidRPr="00312C2E" w:rsidRDefault="00CC1050">
      <w:pPr>
        <w:pStyle w:val="ListParagraph"/>
        <w:numPr>
          <w:ilvl w:val="0"/>
          <w:numId w:val="8"/>
        </w:numPr>
        <w:jc w:val="both"/>
        <w:rPr>
          <w:rPrChange w:id="462" w:author="Mostafa Sameer" w:date="2024-10-16T00:55:00Z" w16du:dateUtc="2024-10-16T04:55:00Z">
            <w:rPr>
              <w:sz w:val="24"/>
              <w:szCs w:val="24"/>
            </w:rPr>
          </w:rPrChange>
        </w:rPr>
        <w:pPrChange w:id="463" w:author="Mostafa Sameer" w:date="2024-10-16T00:28:00Z" w16du:dateUtc="2024-10-16T04:28:00Z">
          <w:pPr>
            <w:pStyle w:val="ListParagraph"/>
            <w:numPr>
              <w:numId w:val="8"/>
            </w:numPr>
            <w:spacing w:line="240" w:lineRule="auto"/>
            <w:ind w:hanging="360"/>
            <w:jc w:val="both"/>
          </w:pPr>
        </w:pPrChange>
      </w:pPr>
      <w:r w:rsidRPr="00312C2E">
        <w:rPr>
          <w:rPrChange w:id="464" w:author="Mostafa Sameer" w:date="2024-10-16T00:55:00Z" w16du:dateUtc="2024-10-16T04:55:00Z">
            <w:rPr>
              <w:sz w:val="24"/>
              <w:szCs w:val="24"/>
            </w:rPr>
          </w:rPrChange>
        </w:rPr>
        <w:lastRenderedPageBreak/>
        <w:t xml:space="preserve">FIU-CEE shall research studies </w:t>
      </w:r>
      <w:r w:rsidR="0036219E">
        <w:t>and</w:t>
      </w:r>
      <w:r w:rsidRPr="00312C2E">
        <w:rPr>
          <w:rPrChange w:id="465" w:author="Mostafa Sameer" w:date="2024-10-16T00:55:00Z" w16du:dateUtc="2024-10-16T04:55:00Z">
            <w:rPr>
              <w:sz w:val="24"/>
              <w:szCs w:val="24"/>
            </w:rPr>
          </w:rPrChange>
        </w:rPr>
        <w:t xml:space="preserve"> test results on WDR experiments previously performed at the NHERI Wall </w:t>
      </w:r>
      <w:r w:rsidR="0036219E">
        <w:t>of</w:t>
      </w:r>
      <w:r w:rsidRPr="00312C2E">
        <w:rPr>
          <w:rPrChange w:id="466" w:author="Mostafa Sameer" w:date="2024-10-16T00:55:00Z" w16du:dateUtc="2024-10-16T04:55:00Z">
            <w:rPr>
              <w:sz w:val="24"/>
              <w:szCs w:val="24"/>
            </w:rPr>
          </w:rPrChange>
        </w:rPr>
        <w:t xml:space="preserve"> Wind Experimental Facility (WOW EF) at FIU </w:t>
      </w:r>
      <w:r w:rsidR="0036219E">
        <w:t>and</w:t>
      </w:r>
      <w:r w:rsidRPr="00312C2E">
        <w:rPr>
          <w:rPrChange w:id="467" w:author="Mostafa Sameer" w:date="2024-10-16T00:55:00Z" w16du:dateUtc="2024-10-16T04:55:00Z">
            <w:rPr>
              <w:sz w:val="24"/>
              <w:szCs w:val="24"/>
            </w:rPr>
          </w:rPrChange>
        </w:rPr>
        <w:t xml:space="preserve"> other facilities including the University </w:t>
      </w:r>
      <w:r w:rsidR="0036219E">
        <w:t>of</w:t>
      </w:r>
      <w:r w:rsidRPr="00312C2E">
        <w:rPr>
          <w:rPrChange w:id="468" w:author="Mostafa Sameer" w:date="2024-10-16T00:55:00Z" w16du:dateUtc="2024-10-16T04:55:00Z">
            <w:rPr>
              <w:sz w:val="24"/>
              <w:szCs w:val="24"/>
            </w:rPr>
          </w:rPrChange>
        </w:rPr>
        <w:t xml:space="preserve"> Florida NHERI EF. </w:t>
      </w:r>
    </w:p>
    <w:p w14:paraId="1DC01415" w14:textId="77777777" w:rsidR="00CC1050" w:rsidRPr="00312C2E" w:rsidRDefault="00CC1050" w:rsidP="0085383D">
      <w:pPr>
        <w:pStyle w:val="ListParagraph"/>
        <w:rPr>
          <w:rPrChange w:id="469" w:author="Mostafa Sameer" w:date="2024-10-16T00:55:00Z" w16du:dateUtc="2024-10-16T04:55:00Z">
            <w:rPr>
              <w:sz w:val="24"/>
              <w:szCs w:val="24"/>
            </w:rPr>
          </w:rPrChange>
        </w:rPr>
      </w:pPr>
    </w:p>
    <w:p w14:paraId="6CCF3B26" w14:textId="0F1F106F" w:rsidR="00CC1050" w:rsidRPr="00312C2E" w:rsidRDefault="00CC1050">
      <w:pPr>
        <w:pStyle w:val="ListParagraph"/>
        <w:numPr>
          <w:ilvl w:val="0"/>
          <w:numId w:val="8"/>
        </w:numPr>
        <w:jc w:val="both"/>
        <w:rPr>
          <w:rPrChange w:id="470" w:author="Mostafa Sameer" w:date="2024-10-16T00:55:00Z" w16du:dateUtc="2024-10-16T04:55:00Z">
            <w:rPr>
              <w:sz w:val="24"/>
              <w:szCs w:val="24"/>
            </w:rPr>
          </w:rPrChange>
        </w:rPr>
        <w:pPrChange w:id="471" w:author="Mostafa Sameer" w:date="2024-10-16T00:28:00Z" w16du:dateUtc="2024-10-16T04:28:00Z">
          <w:pPr>
            <w:pStyle w:val="ListParagraph"/>
            <w:numPr>
              <w:numId w:val="8"/>
            </w:numPr>
            <w:spacing w:line="240" w:lineRule="auto"/>
            <w:ind w:hanging="360"/>
            <w:jc w:val="both"/>
          </w:pPr>
        </w:pPrChange>
      </w:pPr>
      <w:r w:rsidRPr="00312C2E">
        <w:rPr>
          <w:rPrChange w:id="472" w:author="Mostafa Sameer" w:date="2024-10-16T00:55:00Z" w16du:dateUtc="2024-10-16T04:55:00Z">
            <w:rPr>
              <w:sz w:val="24"/>
              <w:szCs w:val="24"/>
            </w:rPr>
          </w:rPrChange>
        </w:rPr>
        <w:t xml:space="preserve">FIU-CEE shall provide a summary </w:t>
      </w:r>
      <w:r w:rsidR="0036219E">
        <w:t>of</w:t>
      </w:r>
      <w:r w:rsidRPr="00312C2E">
        <w:rPr>
          <w:rPrChange w:id="473" w:author="Mostafa Sameer" w:date="2024-10-16T00:55:00Z" w16du:dateUtc="2024-10-16T04:55:00Z">
            <w:rPr>
              <w:sz w:val="24"/>
              <w:szCs w:val="24"/>
            </w:rPr>
          </w:rPrChange>
        </w:rPr>
        <w:t xml:space="preserve"> the literature </w:t>
      </w:r>
      <w:r w:rsidR="0036219E">
        <w:t>and</w:t>
      </w:r>
      <w:r w:rsidRPr="00312C2E">
        <w:rPr>
          <w:rPrChange w:id="474" w:author="Mostafa Sameer" w:date="2024-10-16T00:55:00Z" w16du:dateUtc="2024-10-16T04:55:00Z">
            <w:rPr>
              <w:sz w:val="24"/>
              <w:szCs w:val="24"/>
            </w:rPr>
          </w:rPrChange>
        </w:rPr>
        <w:t xml:space="preserve"> testing review outlining the recommendations </w:t>
      </w:r>
      <w:r w:rsidR="0036219E">
        <w:t>and</w:t>
      </w:r>
      <w:r w:rsidRPr="00312C2E">
        <w:rPr>
          <w:rPrChange w:id="475" w:author="Mostafa Sameer" w:date="2024-10-16T00:55:00Z" w16du:dateUtc="2024-10-16T04:55:00Z">
            <w:rPr>
              <w:sz w:val="24"/>
              <w:szCs w:val="24"/>
            </w:rPr>
          </w:rPrChange>
        </w:rPr>
        <w:t xml:space="preserve"> conclusions </w:t>
      </w:r>
      <w:r w:rsidR="0036219E">
        <w:t>of</w:t>
      </w:r>
      <w:r w:rsidRPr="00312C2E">
        <w:rPr>
          <w:rPrChange w:id="476" w:author="Mostafa Sameer" w:date="2024-10-16T00:55:00Z" w16du:dateUtc="2024-10-16T04:55:00Z">
            <w:rPr>
              <w:sz w:val="24"/>
              <w:szCs w:val="24"/>
            </w:rPr>
          </w:rPrChange>
        </w:rPr>
        <w:t xml:space="preserve"> each research study reviewed.</w:t>
      </w:r>
    </w:p>
    <w:p w14:paraId="651D129E" w14:textId="77777777" w:rsidR="00CC1050" w:rsidRPr="00312C2E" w:rsidRDefault="00CC1050" w:rsidP="0085383D">
      <w:pPr>
        <w:pStyle w:val="ListParagraph"/>
        <w:rPr>
          <w:b/>
          <w:bCs/>
          <w:rPrChange w:id="477" w:author="Mostafa Sameer" w:date="2024-10-16T00:55:00Z" w16du:dateUtc="2024-10-16T04:55:00Z">
            <w:rPr>
              <w:b/>
              <w:bCs/>
              <w:sz w:val="24"/>
              <w:szCs w:val="24"/>
            </w:rPr>
          </w:rPrChange>
        </w:rPr>
      </w:pPr>
    </w:p>
    <w:p w14:paraId="2760344E" w14:textId="77777777" w:rsidR="00CC1050" w:rsidRPr="00312C2E" w:rsidRDefault="00CC1050">
      <w:pPr>
        <w:pStyle w:val="Heading3"/>
        <w:rPr>
          <w:b/>
          <w:bCs/>
          <w:rPrChange w:id="478" w:author="Mostafa Sameer" w:date="2024-10-16T00:55:00Z" w16du:dateUtc="2024-10-16T04:55:00Z">
            <w:rPr/>
          </w:rPrChange>
        </w:rPr>
        <w:pPrChange w:id="479" w:author="Mostafa Sameer" w:date="2024-10-16T00:31:00Z" w16du:dateUtc="2024-10-16T04:31:00Z">
          <w:pPr>
            <w:jc w:val="both"/>
          </w:pPr>
        </w:pPrChange>
      </w:pPr>
      <w:bookmarkStart w:id="480" w:name="_Toc180058612"/>
      <w:r w:rsidRPr="00312C2E">
        <w:rPr>
          <w:b/>
          <w:bCs/>
          <w:sz w:val="22"/>
          <w:szCs w:val="22"/>
          <w:rPrChange w:id="481" w:author="Mostafa Sameer" w:date="2024-10-16T00:55:00Z" w16du:dateUtc="2024-10-16T04:55:00Z">
            <w:rPr/>
          </w:rPrChange>
        </w:rPr>
        <w:t>c.  Formulate Recommendations</w:t>
      </w:r>
      <w:bookmarkEnd w:id="480"/>
      <w:r w:rsidRPr="00312C2E">
        <w:rPr>
          <w:b/>
          <w:bCs/>
          <w:sz w:val="22"/>
          <w:szCs w:val="22"/>
          <w:rPrChange w:id="482" w:author="Mostafa Sameer" w:date="2024-10-16T00:55:00Z" w16du:dateUtc="2024-10-16T04:55:00Z">
            <w:rPr/>
          </w:rPrChange>
        </w:rPr>
        <w:t xml:space="preserve"> </w:t>
      </w:r>
    </w:p>
    <w:p w14:paraId="30C3664F" w14:textId="77777777" w:rsidR="00CC1050" w:rsidRPr="00312C2E" w:rsidRDefault="00CC1050" w:rsidP="0085383D">
      <w:pPr>
        <w:jc w:val="both"/>
        <w:rPr>
          <w:rPrChange w:id="483" w:author="Mostafa Sameer" w:date="2024-10-16T00:55:00Z" w16du:dateUtc="2024-10-16T04:55:00Z">
            <w:rPr>
              <w:sz w:val="24"/>
              <w:szCs w:val="24"/>
            </w:rPr>
          </w:rPrChange>
        </w:rPr>
      </w:pPr>
    </w:p>
    <w:p w14:paraId="5338B399" w14:textId="237F4ED5" w:rsidR="00CC1050" w:rsidRPr="00312C2E" w:rsidRDefault="00CC1050" w:rsidP="0085383D">
      <w:pPr>
        <w:jc w:val="both"/>
        <w:rPr>
          <w:rPrChange w:id="484" w:author="Mostafa Sameer" w:date="2024-10-16T00:55:00Z" w16du:dateUtc="2024-10-16T04:55:00Z">
            <w:rPr>
              <w:sz w:val="24"/>
              <w:szCs w:val="24"/>
            </w:rPr>
          </w:rPrChange>
        </w:rPr>
      </w:pPr>
      <w:r w:rsidRPr="00312C2E">
        <w:rPr>
          <w:rPrChange w:id="485" w:author="Mostafa Sameer" w:date="2024-10-16T00:55:00Z" w16du:dateUtc="2024-10-16T04:55:00Z">
            <w:rPr>
              <w:sz w:val="24"/>
              <w:szCs w:val="24"/>
            </w:rPr>
          </w:rPrChange>
        </w:rPr>
        <w:t xml:space="preserve">In collaboration with the TAC </w:t>
      </w:r>
      <w:r w:rsidR="0036219E">
        <w:t>and</w:t>
      </w:r>
      <w:r w:rsidRPr="00312C2E">
        <w:rPr>
          <w:rPrChange w:id="486" w:author="Mostafa Sameer" w:date="2024-10-16T00:55:00Z" w16du:dateUtc="2024-10-16T04:55:00Z">
            <w:rPr>
              <w:sz w:val="24"/>
              <w:szCs w:val="24"/>
            </w:rPr>
          </w:rPrChange>
        </w:rPr>
        <w:t xml:space="preserve"> based on the literature review conducted under Item b, FIU-CEE shall develop recommendations regarding the applicability </w:t>
      </w:r>
      <w:r w:rsidR="0036219E">
        <w:t>of</w:t>
      </w:r>
      <w:r w:rsidRPr="00312C2E">
        <w:rPr>
          <w:rPrChange w:id="487" w:author="Mostafa Sameer" w:date="2024-10-16T00:55:00Z" w16du:dateUtc="2024-10-16T04:55:00Z">
            <w:rPr>
              <w:sz w:val="24"/>
              <w:szCs w:val="24"/>
            </w:rPr>
          </w:rPrChange>
        </w:rPr>
        <w:t xml:space="preserve"> the existing industry st</w:t>
      </w:r>
      <w:r w:rsidR="0036219E">
        <w:t>and</w:t>
      </w:r>
      <w:r w:rsidRPr="00312C2E">
        <w:rPr>
          <w:rPrChange w:id="488" w:author="Mostafa Sameer" w:date="2024-10-16T00:55:00Z" w16du:dateUtc="2024-10-16T04:55:00Z">
            <w:rPr>
              <w:sz w:val="24"/>
              <w:szCs w:val="24"/>
            </w:rPr>
          </w:rPrChange>
        </w:rPr>
        <w:t xml:space="preserve">ards in testing WDR intrusion through tracks </w:t>
      </w:r>
      <w:r w:rsidR="0036219E">
        <w:t>of</w:t>
      </w:r>
      <w:r w:rsidRPr="00312C2E">
        <w:rPr>
          <w:rPrChange w:id="489" w:author="Mostafa Sameer" w:date="2024-10-16T00:55:00Z" w16du:dateUtc="2024-10-16T04:55:00Z">
            <w:rPr>
              <w:sz w:val="24"/>
              <w:szCs w:val="24"/>
            </w:rPr>
          </w:rPrChange>
        </w:rPr>
        <w:t xml:space="preserve"> sliding glass doors </w:t>
      </w:r>
      <w:r w:rsidR="0036219E">
        <w:t>and</w:t>
      </w:r>
      <w:r w:rsidRPr="00312C2E">
        <w:rPr>
          <w:rPrChange w:id="490" w:author="Mostafa Sameer" w:date="2024-10-16T00:55:00Z" w16du:dateUtc="2024-10-16T04:55:00Z">
            <w:rPr>
              <w:sz w:val="24"/>
              <w:szCs w:val="24"/>
            </w:rPr>
          </w:rPrChange>
        </w:rPr>
        <w:t xml:space="preserve"> evaluation </w:t>
      </w:r>
      <w:r w:rsidR="0036219E">
        <w:t>of</w:t>
      </w:r>
      <w:r w:rsidRPr="00312C2E">
        <w:rPr>
          <w:rPrChange w:id="491" w:author="Mostafa Sameer" w:date="2024-10-16T00:55:00Z" w16du:dateUtc="2024-10-16T04:55:00Z">
            <w:rPr>
              <w:sz w:val="24"/>
              <w:szCs w:val="24"/>
            </w:rPr>
          </w:rPrChange>
        </w:rPr>
        <w:t xml:space="preserve"> efficiency </w:t>
      </w:r>
      <w:r w:rsidR="0036219E">
        <w:t>of</w:t>
      </w:r>
      <w:r w:rsidRPr="00312C2E">
        <w:rPr>
          <w:rPrChange w:id="492" w:author="Mostafa Sameer" w:date="2024-10-16T00:55:00Z" w16du:dateUtc="2024-10-16T04:55:00Z">
            <w:rPr>
              <w:sz w:val="24"/>
              <w:szCs w:val="24"/>
            </w:rPr>
          </w:rPrChange>
        </w:rPr>
        <w:t xml:space="preserve"> mitigation devices </w:t>
      </w:r>
      <w:r w:rsidR="0036219E">
        <w:t>and</w:t>
      </w:r>
      <w:r w:rsidRPr="00312C2E">
        <w:rPr>
          <w:rPrChange w:id="493" w:author="Mostafa Sameer" w:date="2024-10-16T00:55:00Z" w16du:dateUtc="2024-10-16T04:55:00Z">
            <w:rPr>
              <w:sz w:val="24"/>
              <w:szCs w:val="24"/>
            </w:rPr>
          </w:rPrChange>
        </w:rPr>
        <w:t xml:space="preserve"> determine whether modifications </w:t>
      </w:r>
      <w:r w:rsidR="0036219E">
        <w:t>and</w:t>
      </w:r>
      <w:r w:rsidRPr="00312C2E">
        <w:rPr>
          <w:rPrChange w:id="494" w:author="Mostafa Sameer" w:date="2024-10-16T00:55:00Z" w16du:dateUtc="2024-10-16T04:55:00Z">
            <w:rPr>
              <w:sz w:val="24"/>
              <w:szCs w:val="24"/>
            </w:rPr>
          </w:rPrChange>
        </w:rPr>
        <w:t xml:space="preserve">/or new protocols are needed for improved testing </w:t>
      </w:r>
      <w:r w:rsidR="0036219E">
        <w:t>and</w:t>
      </w:r>
      <w:r w:rsidRPr="00312C2E">
        <w:rPr>
          <w:rPrChange w:id="495" w:author="Mostafa Sameer" w:date="2024-10-16T00:55:00Z" w16du:dateUtc="2024-10-16T04:55:00Z">
            <w:rPr>
              <w:sz w:val="24"/>
              <w:szCs w:val="24"/>
            </w:rPr>
          </w:rPrChange>
        </w:rPr>
        <w:t xml:space="preserve"> evaluation.</w:t>
      </w:r>
    </w:p>
    <w:p w14:paraId="414ED8B0" w14:textId="77777777" w:rsidR="00CC1050" w:rsidRPr="00312C2E" w:rsidRDefault="00CC1050" w:rsidP="0085383D">
      <w:pPr>
        <w:jc w:val="both"/>
        <w:rPr>
          <w:rFonts w:eastAsia="Times"/>
          <w:iCs/>
          <w:color w:val="000000" w:themeColor="text1"/>
          <w:rPrChange w:id="496" w:author="Mostafa Sameer" w:date="2024-10-16T00:55:00Z" w16du:dateUtc="2024-10-16T04:55:00Z">
            <w:rPr>
              <w:rFonts w:ascii="Times" w:eastAsia="Times" w:hAnsi="Times" w:cs="Times"/>
              <w:iCs/>
              <w:color w:val="000000" w:themeColor="text1"/>
            </w:rPr>
          </w:rPrChange>
        </w:rPr>
      </w:pPr>
    </w:p>
    <w:p w14:paraId="08DBA531" w14:textId="77777777" w:rsidR="00CC1050" w:rsidRPr="00312C2E" w:rsidRDefault="00CC1050">
      <w:pPr>
        <w:pStyle w:val="Heading3"/>
        <w:rPr>
          <w:b/>
          <w:bCs/>
          <w:rPrChange w:id="497" w:author="Mostafa Sameer" w:date="2024-10-16T00:55:00Z" w16du:dateUtc="2024-10-16T04:55:00Z">
            <w:rPr/>
          </w:rPrChange>
        </w:rPr>
        <w:pPrChange w:id="498" w:author="Mostafa Sameer" w:date="2024-10-16T00:31:00Z" w16du:dateUtc="2024-10-16T04:31:00Z">
          <w:pPr>
            <w:jc w:val="both"/>
          </w:pPr>
        </w:pPrChange>
      </w:pPr>
      <w:bookmarkStart w:id="499" w:name="_Toc180058613"/>
      <w:r w:rsidRPr="00312C2E">
        <w:rPr>
          <w:b/>
          <w:bCs/>
          <w:sz w:val="22"/>
          <w:szCs w:val="22"/>
          <w:rPrChange w:id="500" w:author="Mostafa Sameer" w:date="2024-10-16T00:55:00Z" w16du:dateUtc="2024-10-16T04:55:00Z">
            <w:rPr/>
          </w:rPrChange>
        </w:rPr>
        <w:t>d.  Expert Consultant</w:t>
      </w:r>
      <w:bookmarkEnd w:id="499"/>
      <w:r w:rsidRPr="00312C2E">
        <w:rPr>
          <w:b/>
          <w:bCs/>
          <w:sz w:val="22"/>
          <w:szCs w:val="22"/>
          <w:rPrChange w:id="501" w:author="Mostafa Sameer" w:date="2024-10-16T00:55:00Z" w16du:dateUtc="2024-10-16T04:55:00Z">
            <w:rPr/>
          </w:rPrChange>
        </w:rPr>
        <w:t xml:space="preserve"> </w:t>
      </w:r>
    </w:p>
    <w:p w14:paraId="6D5D06B0" w14:textId="77777777" w:rsidR="00CC1050" w:rsidRPr="00312C2E" w:rsidRDefault="00CC1050" w:rsidP="0085383D">
      <w:pPr>
        <w:jc w:val="both"/>
        <w:rPr>
          <w:rFonts w:eastAsia="Times"/>
          <w:b/>
          <w:bCs/>
          <w:iCs/>
          <w:color w:val="000000" w:themeColor="text1"/>
          <w:rPrChange w:id="502" w:author="Mostafa Sameer" w:date="2024-10-16T00:55:00Z" w16du:dateUtc="2024-10-16T04:55:00Z">
            <w:rPr>
              <w:rFonts w:ascii="Times" w:eastAsia="Times" w:hAnsi="Times" w:cs="Times"/>
              <w:b/>
              <w:bCs/>
              <w:iCs/>
              <w:color w:val="000000" w:themeColor="text1"/>
            </w:rPr>
          </w:rPrChange>
        </w:rPr>
      </w:pPr>
    </w:p>
    <w:p w14:paraId="24D68F7E" w14:textId="2B215C0A" w:rsidR="00CC1050" w:rsidRPr="00312C2E" w:rsidRDefault="00CC1050" w:rsidP="00A64677">
      <w:pPr>
        <w:jc w:val="both"/>
        <w:rPr>
          <w:rPrChange w:id="503" w:author="Mostafa Sameer" w:date="2024-10-16T00:55:00Z" w16du:dateUtc="2024-10-16T04:55:00Z">
            <w:rPr>
              <w:sz w:val="24"/>
              <w:szCs w:val="24"/>
            </w:rPr>
          </w:rPrChange>
        </w:rPr>
      </w:pPr>
      <w:bookmarkStart w:id="504" w:name="_Hlk161124800"/>
      <w:r w:rsidRPr="00312C2E">
        <w:rPr>
          <w:rPrChange w:id="505" w:author="Mostafa Sameer" w:date="2024-10-16T00:55:00Z" w16du:dateUtc="2024-10-16T04:55:00Z">
            <w:rPr>
              <w:sz w:val="24"/>
              <w:szCs w:val="24"/>
            </w:rPr>
          </w:rPrChange>
        </w:rPr>
        <w:t xml:space="preserve">FIU - CEE shall consult with the University </w:t>
      </w:r>
      <w:r w:rsidR="0036219E">
        <w:t>of</w:t>
      </w:r>
      <w:r w:rsidRPr="00312C2E">
        <w:rPr>
          <w:rPrChange w:id="506" w:author="Mostafa Sameer" w:date="2024-10-16T00:55:00Z" w16du:dateUtc="2024-10-16T04:55:00Z">
            <w:rPr>
              <w:sz w:val="24"/>
              <w:szCs w:val="24"/>
            </w:rPr>
          </w:rPrChange>
        </w:rPr>
        <w:t xml:space="preserve"> Florida </w:t>
      </w:r>
      <w:r w:rsidR="0036219E">
        <w:t>and</w:t>
      </w:r>
      <w:r w:rsidRPr="00312C2E">
        <w:rPr>
          <w:rPrChange w:id="507" w:author="Mostafa Sameer" w:date="2024-10-16T00:55:00Z" w16du:dateUtc="2024-10-16T04:55:00Z">
            <w:rPr>
              <w:sz w:val="24"/>
              <w:szCs w:val="24"/>
            </w:rPr>
          </w:rPrChange>
        </w:rPr>
        <w:t xml:space="preserve"> Dr. </w:t>
      </w:r>
      <w:proofErr w:type="spellStart"/>
      <w:r w:rsidRPr="00312C2E">
        <w:rPr>
          <w:rPrChange w:id="508" w:author="Mostafa Sameer" w:date="2024-10-16T00:55:00Z" w16du:dateUtc="2024-10-16T04:55:00Z">
            <w:rPr>
              <w:sz w:val="24"/>
              <w:szCs w:val="24"/>
            </w:rPr>
          </w:rPrChange>
        </w:rPr>
        <w:t>Catarelli</w:t>
      </w:r>
      <w:proofErr w:type="spellEnd"/>
      <w:r w:rsidRPr="00312C2E">
        <w:rPr>
          <w:rPrChange w:id="509" w:author="Mostafa Sameer" w:date="2024-10-16T00:55:00Z" w16du:dateUtc="2024-10-16T04:55:00Z">
            <w:rPr>
              <w:sz w:val="24"/>
              <w:szCs w:val="24"/>
            </w:rPr>
          </w:rPrChange>
        </w:rPr>
        <w:t xml:space="preserve"> shall serve as a consultant over the life </w:t>
      </w:r>
      <w:r w:rsidR="0036219E">
        <w:t>of</w:t>
      </w:r>
      <w:r w:rsidRPr="00312C2E">
        <w:rPr>
          <w:rPrChange w:id="510" w:author="Mostafa Sameer" w:date="2024-10-16T00:55:00Z" w16du:dateUtc="2024-10-16T04:55:00Z">
            <w:rPr>
              <w:sz w:val="24"/>
              <w:szCs w:val="24"/>
            </w:rPr>
          </w:rPrChange>
        </w:rPr>
        <w:t xml:space="preserve"> this project. Dr. </w:t>
      </w:r>
      <w:proofErr w:type="spellStart"/>
      <w:r w:rsidRPr="00312C2E">
        <w:rPr>
          <w:rPrChange w:id="511" w:author="Mostafa Sameer" w:date="2024-10-16T00:55:00Z" w16du:dateUtc="2024-10-16T04:55:00Z">
            <w:rPr>
              <w:sz w:val="24"/>
              <w:szCs w:val="24"/>
            </w:rPr>
          </w:rPrChange>
        </w:rPr>
        <w:t>Catarelli</w:t>
      </w:r>
      <w:proofErr w:type="spellEnd"/>
      <w:r w:rsidRPr="00312C2E">
        <w:rPr>
          <w:rPrChange w:id="512" w:author="Mostafa Sameer" w:date="2024-10-16T00:55:00Z" w16du:dateUtc="2024-10-16T04:55:00Z">
            <w:rPr>
              <w:sz w:val="24"/>
              <w:szCs w:val="24"/>
            </w:rPr>
          </w:rPrChange>
        </w:rPr>
        <w:t xml:space="preserve"> shall provide specific assistance in the following areas: </w:t>
      </w:r>
    </w:p>
    <w:bookmarkEnd w:id="504"/>
    <w:p w14:paraId="564B8A7F" w14:textId="77777777" w:rsidR="00CC1050" w:rsidRPr="00312C2E" w:rsidRDefault="00CC1050" w:rsidP="00A64677">
      <w:pPr>
        <w:jc w:val="both"/>
        <w:rPr>
          <w:rPrChange w:id="513" w:author="Mostafa Sameer" w:date="2024-10-16T00:55:00Z" w16du:dateUtc="2024-10-16T04:55:00Z">
            <w:rPr>
              <w:sz w:val="24"/>
              <w:szCs w:val="24"/>
            </w:rPr>
          </w:rPrChange>
        </w:rPr>
      </w:pPr>
    </w:p>
    <w:p w14:paraId="6BA2FC82" w14:textId="7E805C66" w:rsidR="00CC1050" w:rsidRPr="00312C2E" w:rsidRDefault="00CC1050" w:rsidP="00A64677">
      <w:pPr>
        <w:jc w:val="both"/>
        <w:rPr>
          <w:rPrChange w:id="514" w:author="Mostafa Sameer" w:date="2024-10-16T00:55:00Z" w16du:dateUtc="2024-10-16T04:55:00Z">
            <w:rPr>
              <w:sz w:val="24"/>
              <w:szCs w:val="24"/>
            </w:rPr>
          </w:rPrChange>
        </w:rPr>
      </w:pPr>
      <w:r w:rsidRPr="00312C2E">
        <w:rPr>
          <w:rPrChange w:id="515" w:author="Mostafa Sameer" w:date="2024-10-16T00:55:00Z" w16du:dateUtc="2024-10-16T04:55:00Z">
            <w:rPr>
              <w:sz w:val="24"/>
              <w:szCs w:val="24"/>
            </w:rPr>
          </w:rPrChange>
        </w:rPr>
        <w:t xml:space="preserve">The University </w:t>
      </w:r>
      <w:r w:rsidR="0036219E">
        <w:t>of</w:t>
      </w:r>
      <w:r w:rsidRPr="00312C2E">
        <w:rPr>
          <w:rPrChange w:id="516" w:author="Mostafa Sameer" w:date="2024-10-16T00:55:00Z" w16du:dateUtc="2024-10-16T04:55:00Z">
            <w:rPr>
              <w:sz w:val="24"/>
              <w:szCs w:val="24"/>
            </w:rPr>
          </w:rPrChange>
        </w:rPr>
        <w:t xml:space="preserve"> Florida consultant will </w:t>
      </w:r>
      <w:r w:rsidR="00B7747F" w:rsidRPr="00B7747F">
        <w:t>aid</w:t>
      </w:r>
      <w:r w:rsidRPr="00312C2E">
        <w:rPr>
          <w:rPrChange w:id="517" w:author="Mostafa Sameer" w:date="2024-10-16T00:55:00Z" w16du:dateUtc="2024-10-16T04:55:00Z">
            <w:rPr>
              <w:sz w:val="24"/>
              <w:szCs w:val="24"/>
            </w:rPr>
          </w:rPrChange>
        </w:rPr>
        <w:t xml:space="preserve"> in the st</w:t>
      </w:r>
      <w:r w:rsidR="0036219E">
        <w:t>and</w:t>
      </w:r>
      <w:r w:rsidRPr="00312C2E">
        <w:rPr>
          <w:rPrChange w:id="518" w:author="Mostafa Sameer" w:date="2024-10-16T00:55:00Z" w16du:dateUtc="2024-10-16T04:55:00Z">
            <w:rPr>
              <w:sz w:val="24"/>
              <w:szCs w:val="24"/>
            </w:rPr>
          </w:rPrChange>
        </w:rPr>
        <w:t xml:space="preserve">ards review based on the previous testing </w:t>
      </w:r>
      <w:del w:id="519" w:author="Mostafa Sameer" w:date="2024-10-16T01:06:00Z" w16du:dateUtc="2024-10-16T05:06:00Z">
        <w:r w:rsidRPr="00312C2E" w:rsidDel="006062DB">
          <w:rPr>
            <w:rPrChange w:id="520" w:author="Mostafa Sameer" w:date="2024-10-16T00:55:00Z" w16du:dateUtc="2024-10-16T04:55:00Z">
              <w:rPr>
                <w:sz w:val="24"/>
                <w:szCs w:val="24"/>
              </w:rPr>
            </w:rPrChange>
          </w:rPr>
          <w:delText xml:space="preserve">to </w:delText>
        </w:r>
      </w:del>
      <w:r w:rsidR="0036219E">
        <w:t>of</w:t>
      </w:r>
      <w:ins w:id="521" w:author="Mostafa Sameer" w:date="2024-10-16T01:06:00Z" w16du:dateUtc="2024-10-16T05:06:00Z">
        <w:r w:rsidR="006062DB" w:rsidRPr="00312C2E">
          <w:rPr>
            <w:rPrChange w:id="522" w:author="Mostafa Sameer" w:date="2024-10-16T00:55:00Z" w16du:dateUtc="2024-10-16T04:55:00Z">
              <w:rPr>
                <w:sz w:val="24"/>
                <w:szCs w:val="24"/>
              </w:rPr>
            </w:rPrChange>
          </w:rPr>
          <w:t xml:space="preserve"> </w:t>
        </w:r>
      </w:ins>
      <w:r w:rsidRPr="00312C2E">
        <w:rPr>
          <w:rPrChange w:id="523" w:author="Mostafa Sameer" w:date="2024-10-16T00:55:00Z" w16du:dateUtc="2024-10-16T04:55:00Z">
            <w:rPr>
              <w:sz w:val="24"/>
              <w:szCs w:val="24"/>
            </w:rPr>
          </w:rPrChange>
        </w:rPr>
        <w:t xml:space="preserve">the sliding glass doors conducted at the Powell Family Structures </w:t>
      </w:r>
      <w:r w:rsidR="0036219E">
        <w:t>and</w:t>
      </w:r>
      <w:r w:rsidRPr="00312C2E">
        <w:rPr>
          <w:rPrChange w:id="524" w:author="Mostafa Sameer" w:date="2024-10-16T00:55:00Z" w16du:dateUtc="2024-10-16T04:55:00Z">
            <w:rPr>
              <w:sz w:val="24"/>
              <w:szCs w:val="24"/>
            </w:rPr>
          </w:rPrChange>
        </w:rPr>
        <w:t xml:space="preserve"> Materials Laboratory at </w:t>
      </w:r>
      <w:ins w:id="525" w:author="Mostafa Sameer" w:date="2024-10-16T01:06:00Z" w16du:dateUtc="2024-10-16T05:06:00Z">
        <w:r w:rsidR="006062DB">
          <w:t>the </w:t>
        </w:r>
      </w:ins>
      <w:r w:rsidRPr="00312C2E">
        <w:rPr>
          <w:rPrChange w:id="526" w:author="Mostafa Sameer" w:date="2024-10-16T00:55:00Z" w16du:dateUtc="2024-10-16T04:55:00Z">
            <w:rPr>
              <w:sz w:val="24"/>
              <w:szCs w:val="24"/>
            </w:rPr>
          </w:rPrChange>
        </w:rPr>
        <w:t xml:space="preserve">University </w:t>
      </w:r>
      <w:r w:rsidR="0036219E">
        <w:t>of</w:t>
      </w:r>
      <w:r w:rsidRPr="00312C2E">
        <w:rPr>
          <w:rPrChange w:id="527" w:author="Mostafa Sameer" w:date="2024-10-16T00:55:00Z" w16du:dateUtc="2024-10-16T04:55:00Z">
            <w:rPr>
              <w:sz w:val="24"/>
              <w:szCs w:val="24"/>
            </w:rPr>
          </w:rPrChange>
        </w:rPr>
        <w:t xml:space="preserve"> Florida. Dr. </w:t>
      </w:r>
      <w:proofErr w:type="spellStart"/>
      <w:r w:rsidRPr="00312C2E">
        <w:rPr>
          <w:rPrChange w:id="528" w:author="Mostafa Sameer" w:date="2024-10-16T00:55:00Z" w16du:dateUtc="2024-10-16T04:55:00Z">
            <w:rPr>
              <w:sz w:val="24"/>
              <w:szCs w:val="24"/>
            </w:rPr>
          </w:rPrChange>
        </w:rPr>
        <w:t>Catarelli</w:t>
      </w:r>
      <w:proofErr w:type="spellEnd"/>
      <w:r w:rsidRPr="00312C2E">
        <w:rPr>
          <w:rPrChange w:id="529" w:author="Mostafa Sameer" w:date="2024-10-16T00:55:00Z" w16du:dateUtc="2024-10-16T04:55:00Z">
            <w:rPr>
              <w:sz w:val="24"/>
              <w:szCs w:val="24"/>
            </w:rPr>
          </w:rPrChange>
        </w:rPr>
        <w:t xml:space="preserve"> will also help in the forming </w:t>
      </w:r>
      <w:r w:rsidR="0036219E">
        <w:t>of</w:t>
      </w:r>
      <w:r w:rsidRPr="00312C2E">
        <w:rPr>
          <w:rPrChange w:id="530" w:author="Mostafa Sameer" w:date="2024-10-16T00:55:00Z" w16du:dateUtc="2024-10-16T04:55:00Z">
            <w:rPr>
              <w:sz w:val="24"/>
              <w:szCs w:val="24"/>
            </w:rPr>
          </w:rPrChange>
        </w:rPr>
        <w:t xml:space="preserve"> TAC.</w:t>
      </w:r>
    </w:p>
    <w:p w14:paraId="03DA2F20" w14:textId="1C42CCFB" w:rsidR="00240050" w:rsidRPr="00312C2E" w:rsidRDefault="00240050">
      <w:pPr>
        <w:pStyle w:val="Heading2"/>
        <w:rPr>
          <w:b/>
          <w:bCs/>
          <w:rPrChange w:id="531" w:author="Mostafa Sameer" w:date="2024-10-16T00:55:00Z" w16du:dateUtc="2024-10-16T04:55:00Z">
            <w:rPr/>
          </w:rPrChange>
        </w:rPr>
        <w:pPrChange w:id="532" w:author="Mostafa Sameer" w:date="2024-10-16T00:31:00Z" w16du:dateUtc="2024-10-16T04:31:00Z">
          <w:pPr>
            <w:spacing w:before="240" w:line="360" w:lineRule="auto"/>
            <w:jc w:val="both"/>
          </w:pPr>
        </w:pPrChange>
      </w:pPr>
      <w:bookmarkStart w:id="533" w:name="_Toc180058614"/>
      <w:r w:rsidRPr="00312C2E">
        <w:rPr>
          <w:b/>
          <w:bCs/>
          <w:sz w:val="22"/>
          <w:szCs w:val="22"/>
          <w:rPrChange w:id="534" w:author="Mostafa Sameer" w:date="2024-10-16T00:55:00Z" w16du:dateUtc="2024-10-16T04:55:00Z">
            <w:rPr/>
          </w:rPrChange>
        </w:rPr>
        <w:t>1.5 Deliverables</w:t>
      </w:r>
      <w:bookmarkEnd w:id="533"/>
    </w:p>
    <w:p w14:paraId="77F6E231" w14:textId="72058236" w:rsidR="00CC1050" w:rsidRPr="00312C2E" w:rsidRDefault="00CC1050" w:rsidP="0085383D">
      <w:pPr>
        <w:numPr>
          <w:ilvl w:val="0"/>
          <w:numId w:val="9"/>
        </w:numPr>
        <w:pBdr>
          <w:top w:val="nil"/>
          <w:left w:val="nil"/>
          <w:bottom w:val="nil"/>
          <w:right w:val="nil"/>
          <w:between w:val="nil"/>
        </w:pBdr>
        <w:ind w:left="360"/>
        <w:jc w:val="both"/>
        <w:rPr>
          <w:rPrChange w:id="535" w:author="Mostafa Sameer" w:date="2024-10-16T00:55:00Z" w16du:dateUtc="2024-10-16T04:55:00Z">
            <w:rPr>
              <w:sz w:val="24"/>
              <w:szCs w:val="24"/>
            </w:rPr>
          </w:rPrChange>
        </w:rPr>
      </w:pPr>
      <w:r w:rsidRPr="00312C2E">
        <w:rPr>
          <w:rPrChange w:id="536" w:author="Mostafa Sameer" w:date="2024-10-16T00:55:00Z" w16du:dateUtc="2024-10-16T04:55:00Z">
            <w:rPr>
              <w:sz w:val="24"/>
              <w:szCs w:val="24"/>
            </w:rPr>
          </w:rPrChange>
        </w:rPr>
        <w:t xml:space="preserve">An interim report shall be prepared </w:t>
      </w:r>
      <w:r w:rsidR="0036219E">
        <w:t>and</w:t>
      </w:r>
      <w:r w:rsidRPr="00312C2E">
        <w:rPr>
          <w:rPrChange w:id="537" w:author="Mostafa Sameer" w:date="2024-10-16T00:55:00Z" w16du:dateUtc="2024-10-16T04:55:00Z">
            <w:rPr>
              <w:sz w:val="24"/>
              <w:szCs w:val="24"/>
            </w:rPr>
          </w:rPrChange>
        </w:rPr>
        <w:t xml:space="preserve"> delivered no later than September 16, 2024. The interim report shall cover progress to date on all tasks. This report will also serve as a progress update that details descriptions </w:t>
      </w:r>
      <w:r w:rsidR="0036219E">
        <w:t>of</w:t>
      </w:r>
      <w:r w:rsidRPr="00312C2E">
        <w:rPr>
          <w:rPrChange w:id="538" w:author="Mostafa Sameer" w:date="2024-10-16T00:55:00Z" w16du:dateUtc="2024-10-16T04:55:00Z">
            <w:rPr>
              <w:sz w:val="24"/>
              <w:szCs w:val="24"/>
            </w:rPr>
          </w:rPrChange>
        </w:rPr>
        <w:t xml:space="preserve"> any issues that may have been encountered. The interim report shall be formally presented to the Florida Building Commission’s Hurricane Research Advisory Committee at a time agreed to by the Contractor </w:t>
      </w:r>
      <w:r w:rsidR="0036219E">
        <w:t>and</w:t>
      </w:r>
      <w:r w:rsidRPr="00312C2E">
        <w:rPr>
          <w:rPrChange w:id="539" w:author="Mostafa Sameer" w:date="2024-10-16T00:55:00Z" w16du:dateUtc="2024-10-16T04:55:00Z">
            <w:rPr>
              <w:sz w:val="24"/>
              <w:szCs w:val="24"/>
            </w:rPr>
          </w:rPrChange>
        </w:rPr>
        <w:t xml:space="preserve"> Department’s Program Manager. The due date may be extended with the approval </w:t>
      </w:r>
      <w:r w:rsidR="0036219E">
        <w:t>of</w:t>
      </w:r>
      <w:r w:rsidRPr="00312C2E">
        <w:rPr>
          <w:rPrChange w:id="540" w:author="Mostafa Sameer" w:date="2024-10-16T00:55:00Z" w16du:dateUtc="2024-10-16T04:55:00Z">
            <w:rPr>
              <w:sz w:val="24"/>
              <w:szCs w:val="24"/>
            </w:rPr>
          </w:rPrChange>
        </w:rPr>
        <w:t xml:space="preserve"> the Program Manager.</w:t>
      </w:r>
    </w:p>
    <w:p w14:paraId="55505B00" w14:textId="77777777" w:rsidR="00CC1050" w:rsidRPr="00312C2E" w:rsidRDefault="00CC1050" w:rsidP="0085383D">
      <w:pPr>
        <w:pBdr>
          <w:top w:val="nil"/>
          <w:left w:val="nil"/>
          <w:bottom w:val="nil"/>
          <w:right w:val="nil"/>
          <w:between w:val="nil"/>
        </w:pBdr>
        <w:ind w:left="360"/>
        <w:jc w:val="both"/>
        <w:rPr>
          <w:rPrChange w:id="541" w:author="Mostafa Sameer" w:date="2024-10-16T00:55:00Z" w16du:dateUtc="2024-10-16T04:55:00Z">
            <w:rPr>
              <w:sz w:val="24"/>
              <w:szCs w:val="24"/>
            </w:rPr>
          </w:rPrChange>
        </w:rPr>
      </w:pPr>
    </w:p>
    <w:p w14:paraId="06BFE9BE" w14:textId="467DCE54" w:rsidR="00CC1050" w:rsidRPr="00312C2E" w:rsidRDefault="00CC1050" w:rsidP="0085383D">
      <w:pPr>
        <w:numPr>
          <w:ilvl w:val="0"/>
          <w:numId w:val="9"/>
        </w:numPr>
        <w:pBdr>
          <w:top w:val="nil"/>
          <w:left w:val="nil"/>
          <w:bottom w:val="nil"/>
          <w:right w:val="nil"/>
          <w:between w:val="nil"/>
        </w:pBdr>
        <w:ind w:left="360"/>
        <w:jc w:val="both"/>
        <w:rPr>
          <w:rPrChange w:id="542" w:author="Mostafa Sameer" w:date="2024-10-16T00:55:00Z" w16du:dateUtc="2024-10-16T04:55:00Z">
            <w:rPr>
              <w:sz w:val="24"/>
              <w:szCs w:val="24"/>
            </w:rPr>
          </w:rPrChange>
        </w:rPr>
      </w:pPr>
      <w:r w:rsidRPr="00312C2E">
        <w:rPr>
          <w:rPrChange w:id="543" w:author="Mostafa Sameer" w:date="2024-10-16T00:55:00Z" w16du:dateUtc="2024-10-16T04:55:00Z">
            <w:rPr>
              <w:sz w:val="24"/>
              <w:szCs w:val="24"/>
            </w:rPr>
          </w:rPrChange>
        </w:rPr>
        <w:t xml:space="preserve">A draft final report shall be prepared </w:t>
      </w:r>
      <w:r w:rsidR="0036219E">
        <w:t>and</w:t>
      </w:r>
      <w:r w:rsidRPr="00312C2E">
        <w:rPr>
          <w:rPrChange w:id="544" w:author="Mostafa Sameer" w:date="2024-10-16T00:55:00Z" w16du:dateUtc="2024-10-16T04:55:00Z">
            <w:rPr>
              <w:sz w:val="24"/>
              <w:szCs w:val="24"/>
            </w:rPr>
          </w:rPrChange>
        </w:rPr>
        <w:t xml:space="preserve"> delivered no later than November 1, 2024, for comments by the Florida Building Commission’s Hurricane Research Advisory Committee. The report shall contain deliverables </w:t>
      </w:r>
      <w:r w:rsidR="0036219E">
        <w:t>of</w:t>
      </w:r>
      <w:r w:rsidRPr="00312C2E">
        <w:rPr>
          <w:rPrChange w:id="545" w:author="Mostafa Sameer" w:date="2024-10-16T00:55:00Z" w16du:dateUtc="2024-10-16T04:55:00Z">
            <w:rPr>
              <w:sz w:val="24"/>
              <w:szCs w:val="24"/>
            </w:rPr>
          </w:rPrChange>
        </w:rPr>
        <w:t xml:space="preserve"> all tasks discussed in Section 2. This shall include a clear outline </w:t>
      </w:r>
      <w:r w:rsidR="0036219E">
        <w:t>of</w:t>
      </w:r>
      <w:r w:rsidRPr="00312C2E">
        <w:rPr>
          <w:rPrChange w:id="546" w:author="Mostafa Sameer" w:date="2024-10-16T00:55:00Z" w16du:dateUtc="2024-10-16T04:55:00Z">
            <w:rPr>
              <w:sz w:val="24"/>
              <w:szCs w:val="24"/>
            </w:rPr>
          </w:rPrChange>
        </w:rPr>
        <w:t xml:space="preserve"> the problem statement, </w:t>
      </w:r>
      <w:r w:rsidR="001A32F2">
        <w:t>a </w:t>
      </w:r>
      <w:r w:rsidRPr="00312C2E">
        <w:rPr>
          <w:rPrChange w:id="547" w:author="Mostafa Sameer" w:date="2024-10-16T00:55:00Z" w16du:dateUtc="2024-10-16T04:55:00Z">
            <w:rPr>
              <w:sz w:val="24"/>
              <w:szCs w:val="24"/>
            </w:rPr>
          </w:rPrChange>
        </w:rPr>
        <w:t xml:space="preserve">summary </w:t>
      </w:r>
      <w:r w:rsidR="0036219E">
        <w:t>of</w:t>
      </w:r>
      <w:r w:rsidRPr="00312C2E">
        <w:rPr>
          <w:rPrChange w:id="548" w:author="Mostafa Sameer" w:date="2024-10-16T00:55:00Z" w16du:dateUtc="2024-10-16T04:55:00Z">
            <w:rPr>
              <w:sz w:val="24"/>
              <w:szCs w:val="24"/>
            </w:rPr>
          </w:rPrChange>
        </w:rPr>
        <w:t xml:space="preserve"> the literature </w:t>
      </w:r>
      <w:r w:rsidR="0036219E">
        <w:t>and</w:t>
      </w:r>
      <w:r w:rsidRPr="00312C2E">
        <w:rPr>
          <w:rPrChange w:id="549" w:author="Mostafa Sameer" w:date="2024-10-16T00:55:00Z" w16du:dateUtc="2024-10-16T04:55:00Z">
            <w:rPr>
              <w:sz w:val="24"/>
              <w:szCs w:val="24"/>
            </w:rPr>
          </w:rPrChange>
        </w:rPr>
        <w:t xml:space="preserve"> st</w:t>
      </w:r>
      <w:r w:rsidR="0036219E">
        <w:t>and</w:t>
      </w:r>
      <w:r w:rsidRPr="00312C2E">
        <w:rPr>
          <w:rPrChange w:id="550" w:author="Mostafa Sameer" w:date="2024-10-16T00:55:00Z" w16du:dateUtc="2024-10-16T04:55:00Z">
            <w:rPr>
              <w:sz w:val="24"/>
              <w:szCs w:val="24"/>
            </w:rPr>
          </w:rPrChange>
        </w:rPr>
        <w:t xml:space="preserve">ards review, </w:t>
      </w:r>
      <w:r w:rsidR="0036219E">
        <w:t>and</w:t>
      </w:r>
      <w:r w:rsidRPr="00312C2E">
        <w:rPr>
          <w:rPrChange w:id="551" w:author="Mostafa Sameer" w:date="2024-10-16T00:55:00Z" w16du:dateUtc="2024-10-16T04:55:00Z">
            <w:rPr>
              <w:sz w:val="24"/>
              <w:szCs w:val="24"/>
            </w:rPr>
          </w:rPrChange>
        </w:rPr>
        <w:t xml:space="preserve"> recommendations regarding testing st</w:t>
      </w:r>
      <w:r w:rsidR="0036219E">
        <w:t>and</w:t>
      </w:r>
      <w:r w:rsidRPr="00312C2E">
        <w:rPr>
          <w:rPrChange w:id="552" w:author="Mostafa Sameer" w:date="2024-10-16T00:55:00Z" w16du:dateUtc="2024-10-16T04:55:00Z">
            <w:rPr>
              <w:sz w:val="24"/>
              <w:szCs w:val="24"/>
            </w:rPr>
          </w:rPrChange>
        </w:rPr>
        <w:t xml:space="preserve">ards for testing WDR intrusion through tracks </w:t>
      </w:r>
      <w:r w:rsidR="0036219E">
        <w:t>of</w:t>
      </w:r>
      <w:r w:rsidRPr="00312C2E">
        <w:rPr>
          <w:rPrChange w:id="553" w:author="Mostafa Sameer" w:date="2024-10-16T00:55:00Z" w16du:dateUtc="2024-10-16T04:55:00Z">
            <w:rPr>
              <w:sz w:val="24"/>
              <w:szCs w:val="24"/>
            </w:rPr>
          </w:rPrChange>
        </w:rPr>
        <w:t xml:space="preserve"> sliding glass doors. The final report shall be prepared with revisions to address Hurricane Research Advisory Committee comments </w:t>
      </w:r>
      <w:r w:rsidR="0036219E">
        <w:t>and</w:t>
      </w:r>
      <w:r w:rsidRPr="00312C2E">
        <w:rPr>
          <w:rPrChange w:id="554" w:author="Mostafa Sameer" w:date="2024-10-16T00:55:00Z" w16du:dateUtc="2024-10-16T04:55:00Z">
            <w:rPr>
              <w:sz w:val="24"/>
              <w:szCs w:val="24"/>
            </w:rPr>
          </w:rPrChange>
        </w:rPr>
        <w:t xml:space="preserve"> delivered no later than November 15, 2024. In addition, the draft final report </w:t>
      </w:r>
      <w:r w:rsidR="0036219E">
        <w:t>and</w:t>
      </w:r>
      <w:r w:rsidRPr="00312C2E">
        <w:rPr>
          <w:rPrChange w:id="555" w:author="Mostafa Sameer" w:date="2024-10-16T00:55:00Z" w16du:dateUtc="2024-10-16T04:55:00Z">
            <w:rPr>
              <w:sz w:val="24"/>
              <w:szCs w:val="24"/>
            </w:rPr>
          </w:rPrChange>
        </w:rPr>
        <w:t xml:space="preserve"> the final report shall be formally presented to the Hurricane </w:t>
      </w:r>
      <w:r w:rsidRPr="00312C2E">
        <w:rPr>
          <w:rPrChange w:id="556" w:author="Mostafa Sameer" w:date="2024-10-16T00:55:00Z" w16du:dateUtc="2024-10-16T04:55:00Z">
            <w:rPr>
              <w:sz w:val="24"/>
              <w:szCs w:val="24"/>
            </w:rPr>
          </w:rPrChange>
        </w:rPr>
        <w:lastRenderedPageBreak/>
        <w:t xml:space="preserve">Research Advisory Committee at a time agreed to by the Contractor </w:t>
      </w:r>
      <w:r w:rsidR="0036219E">
        <w:t>and</w:t>
      </w:r>
      <w:r w:rsidRPr="00312C2E">
        <w:rPr>
          <w:rPrChange w:id="557" w:author="Mostafa Sameer" w:date="2024-10-16T00:55:00Z" w16du:dateUtc="2024-10-16T04:55:00Z">
            <w:rPr>
              <w:sz w:val="24"/>
              <w:szCs w:val="24"/>
            </w:rPr>
          </w:rPrChange>
        </w:rPr>
        <w:t xml:space="preserve"> Department’s Program Manager. The due date may be extended with the approval </w:t>
      </w:r>
      <w:r w:rsidR="0036219E">
        <w:t>of</w:t>
      </w:r>
      <w:r w:rsidRPr="00312C2E">
        <w:rPr>
          <w:rPrChange w:id="558" w:author="Mostafa Sameer" w:date="2024-10-16T00:55:00Z" w16du:dateUtc="2024-10-16T04:55:00Z">
            <w:rPr>
              <w:sz w:val="24"/>
              <w:szCs w:val="24"/>
            </w:rPr>
          </w:rPrChange>
        </w:rPr>
        <w:t xml:space="preserve"> the Program Manager.</w:t>
      </w:r>
    </w:p>
    <w:p w14:paraId="0000006A" w14:textId="77777777" w:rsidR="00A67222" w:rsidRPr="00312C2E" w:rsidRDefault="00A67222">
      <w:pPr>
        <w:widowControl w:val="0"/>
        <w:jc w:val="both"/>
        <w:rPr>
          <w:rPrChange w:id="559" w:author="Mostafa Sameer" w:date="2024-10-16T00:55:00Z" w16du:dateUtc="2024-10-16T04:55:00Z">
            <w:rPr>
              <w:sz w:val="24"/>
              <w:szCs w:val="24"/>
            </w:rPr>
          </w:rPrChange>
        </w:rPr>
        <w:pPrChange w:id="560" w:author="Mostafa Sameer" w:date="2024-10-16T00:28:00Z" w16du:dateUtc="2024-10-16T04:28:00Z">
          <w:pPr>
            <w:widowControl w:val="0"/>
            <w:spacing w:line="360" w:lineRule="auto"/>
            <w:jc w:val="both"/>
          </w:pPr>
        </w:pPrChange>
      </w:pPr>
    </w:p>
    <w:p w14:paraId="00000072" w14:textId="36B8E58F" w:rsidR="00A67222" w:rsidRPr="00312C2E" w:rsidRDefault="00D10AC2">
      <w:pPr>
        <w:pStyle w:val="Heading1"/>
        <w:rPr>
          <w:b/>
          <w:bCs/>
          <w:rPrChange w:id="561" w:author="Mostafa Sameer" w:date="2024-10-16T00:55:00Z" w16du:dateUtc="2024-10-16T04:55:00Z">
            <w:rPr/>
          </w:rPrChange>
        </w:rPr>
        <w:pPrChange w:id="562" w:author="Mostafa Sameer" w:date="2024-10-16T00:31:00Z" w16du:dateUtc="2024-10-16T04:31:00Z">
          <w:pPr>
            <w:spacing w:before="240" w:after="240" w:line="360" w:lineRule="auto"/>
            <w:jc w:val="both"/>
          </w:pPr>
        </w:pPrChange>
      </w:pPr>
      <w:bookmarkStart w:id="563" w:name="_Toc180058615"/>
      <w:ins w:id="564" w:author="Mostafa Sameer" w:date="2024-10-16T00:31:00Z" w16du:dateUtc="2024-10-16T04:31:00Z">
        <w:r w:rsidRPr="00312C2E">
          <w:rPr>
            <w:b/>
            <w:bCs/>
            <w:sz w:val="22"/>
            <w:szCs w:val="22"/>
            <w:rPrChange w:id="565" w:author="Mostafa Sameer" w:date="2024-10-16T00:55:00Z" w16du:dateUtc="2024-10-16T04:55:00Z">
              <w:rPr>
                <w:b/>
                <w:bCs/>
                <w:sz w:val="28"/>
                <w:szCs w:val="28"/>
              </w:rPr>
            </w:rPrChange>
          </w:rPr>
          <w:t>2</w:t>
        </w:r>
      </w:ins>
      <w:del w:id="566" w:author="Mostafa Sameer" w:date="2024-10-16T00:31:00Z" w16du:dateUtc="2024-10-16T04:31:00Z">
        <w:r w:rsidR="005F6334" w:rsidRPr="00312C2E" w:rsidDel="00D10AC2">
          <w:rPr>
            <w:b/>
            <w:bCs/>
            <w:sz w:val="22"/>
            <w:szCs w:val="22"/>
            <w:rPrChange w:id="567" w:author="Mostafa Sameer" w:date="2024-10-16T00:55:00Z" w16du:dateUtc="2024-10-16T04:55:00Z">
              <w:rPr/>
            </w:rPrChange>
          </w:rPr>
          <w:delText>5</w:delText>
        </w:r>
      </w:del>
      <w:r w:rsidR="005F6334" w:rsidRPr="00312C2E">
        <w:rPr>
          <w:b/>
          <w:bCs/>
          <w:sz w:val="22"/>
          <w:szCs w:val="22"/>
          <w:rPrChange w:id="568" w:author="Mostafa Sameer" w:date="2024-10-16T00:55:00Z" w16du:dateUtc="2024-10-16T04:55:00Z">
            <w:rPr/>
          </w:rPrChange>
        </w:rPr>
        <w:t>. Literature Review:</w:t>
      </w:r>
      <w:bookmarkEnd w:id="563"/>
    </w:p>
    <w:p w14:paraId="25CF0CA9" w14:textId="3D46F87C" w:rsidR="00574A45" w:rsidRPr="00312C2E" w:rsidRDefault="00715127">
      <w:pPr>
        <w:spacing w:before="240"/>
        <w:jc w:val="both"/>
        <w:rPr>
          <w:rPrChange w:id="569" w:author="Mostafa Sameer" w:date="2024-10-16T00:55:00Z" w16du:dateUtc="2024-10-16T04:55:00Z">
            <w:rPr>
              <w:sz w:val="24"/>
              <w:szCs w:val="24"/>
            </w:rPr>
          </w:rPrChange>
        </w:rPr>
        <w:pPrChange w:id="570" w:author="Mostafa Sameer" w:date="2024-10-16T00:28:00Z" w16du:dateUtc="2024-10-16T04:28:00Z">
          <w:pPr>
            <w:spacing w:before="240" w:line="360" w:lineRule="auto"/>
            <w:jc w:val="both"/>
          </w:pPr>
        </w:pPrChange>
      </w:pPr>
      <w:r w:rsidRPr="00312C2E">
        <w:rPr>
          <w:rPrChange w:id="571" w:author="Mostafa Sameer" w:date="2024-10-16T00:55:00Z" w16du:dateUtc="2024-10-16T04:55:00Z">
            <w:rPr>
              <w:sz w:val="24"/>
              <w:szCs w:val="24"/>
            </w:rPr>
          </w:rPrChange>
        </w:rPr>
        <w:t xml:space="preserve">Hurricanes drive multiple direct </w:t>
      </w:r>
      <w:r w:rsidR="0036219E">
        <w:t>and</w:t>
      </w:r>
      <w:r w:rsidRPr="00312C2E">
        <w:rPr>
          <w:rPrChange w:id="572" w:author="Mostafa Sameer" w:date="2024-10-16T00:55:00Z" w16du:dateUtc="2024-10-16T04:55:00Z">
            <w:rPr>
              <w:sz w:val="24"/>
              <w:szCs w:val="24"/>
            </w:rPr>
          </w:rPrChange>
        </w:rPr>
        <w:t xml:space="preserve"> indirect hazards that can impact the building envelop</w:t>
      </w:r>
      <w:r w:rsidR="001A32F2">
        <w:t>e</w:t>
      </w:r>
      <w:r w:rsidRPr="00312C2E">
        <w:rPr>
          <w:rPrChange w:id="573" w:author="Mostafa Sameer" w:date="2024-10-16T00:55:00Z" w16du:dateUtc="2024-10-16T04:55:00Z">
            <w:rPr>
              <w:sz w:val="24"/>
              <w:szCs w:val="24"/>
            </w:rPr>
          </w:rPrChange>
        </w:rPr>
        <w:t xml:space="preserve"> </w:t>
      </w:r>
      <w:r w:rsidR="0036219E">
        <w:t>and</w:t>
      </w:r>
      <w:r w:rsidRPr="00312C2E">
        <w:rPr>
          <w:rPrChange w:id="574" w:author="Mostafa Sameer" w:date="2024-10-16T00:55:00Z" w16du:dateUtc="2024-10-16T04:55:00Z">
            <w:rPr>
              <w:sz w:val="24"/>
              <w:szCs w:val="24"/>
            </w:rPr>
          </w:rPrChange>
        </w:rPr>
        <w:t xml:space="preserve"> structural system. Wind rainfall intrusion is one </w:t>
      </w:r>
      <w:r w:rsidR="0036219E">
        <w:t>of</w:t>
      </w:r>
      <w:r w:rsidRPr="00312C2E">
        <w:rPr>
          <w:rPrChange w:id="575" w:author="Mostafa Sameer" w:date="2024-10-16T00:55:00Z" w16du:dateUtc="2024-10-16T04:55:00Z">
            <w:rPr>
              <w:sz w:val="24"/>
              <w:szCs w:val="24"/>
            </w:rPr>
          </w:rPrChange>
        </w:rPr>
        <w:t xml:space="preserve"> the most impactful hurricane-induced hazards that affects </w:t>
      </w:r>
      <w:r w:rsidR="00DB5FD9" w:rsidRPr="00312C2E">
        <w:rPr>
          <w:rPrChange w:id="576" w:author="Mostafa Sameer" w:date="2024-10-16T00:55:00Z" w16du:dateUtc="2024-10-16T04:55:00Z">
            <w:rPr>
              <w:sz w:val="24"/>
              <w:szCs w:val="24"/>
            </w:rPr>
          </w:rPrChange>
        </w:rPr>
        <w:t>buildings, especially in Florida.</w:t>
      </w:r>
      <w:r w:rsidRPr="00312C2E">
        <w:rPr>
          <w:rPrChange w:id="577" w:author="Mostafa Sameer" w:date="2024-10-16T00:55:00Z" w16du:dateUtc="2024-10-16T04:55:00Z">
            <w:rPr>
              <w:sz w:val="24"/>
              <w:szCs w:val="24"/>
            </w:rPr>
          </w:rPrChange>
        </w:rPr>
        <w:t xml:space="preserve"> The objective </w:t>
      </w:r>
      <w:r w:rsidR="0036219E">
        <w:t>of</w:t>
      </w:r>
      <w:r w:rsidRPr="00312C2E">
        <w:rPr>
          <w:rPrChange w:id="578" w:author="Mostafa Sameer" w:date="2024-10-16T00:55:00Z" w16du:dateUtc="2024-10-16T04:55:00Z">
            <w:rPr>
              <w:sz w:val="24"/>
              <w:szCs w:val="24"/>
            </w:rPr>
          </w:rPrChange>
        </w:rPr>
        <w:t xml:space="preserve"> </w:t>
      </w:r>
      <w:r w:rsidR="001969AC" w:rsidRPr="00312C2E">
        <w:rPr>
          <w:rPrChange w:id="579" w:author="Mostafa Sameer" w:date="2024-10-16T00:55:00Z" w16du:dateUtc="2024-10-16T04:55:00Z">
            <w:rPr>
              <w:sz w:val="24"/>
              <w:szCs w:val="24"/>
            </w:rPr>
          </w:rPrChange>
        </w:rPr>
        <w:t>this</w:t>
      </w:r>
      <w:r w:rsidRPr="00312C2E">
        <w:rPr>
          <w:rPrChange w:id="580" w:author="Mostafa Sameer" w:date="2024-10-16T00:55:00Z" w16du:dateUtc="2024-10-16T04:55:00Z">
            <w:rPr>
              <w:sz w:val="24"/>
              <w:szCs w:val="24"/>
            </w:rPr>
          </w:rPrChange>
        </w:rPr>
        <w:t xml:space="preserve"> research is to assess</w:t>
      </w:r>
      <w:r w:rsidR="001969AC" w:rsidRPr="00312C2E">
        <w:rPr>
          <w:rPrChange w:id="581" w:author="Mostafa Sameer" w:date="2024-10-16T00:55:00Z" w16du:dateUtc="2024-10-16T04:55:00Z">
            <w:rPr>
              <w:sz w:val="24"/>
              <w:szCs w:val="24"/>
            </w:rPr>
          </w:rPrChange>
        </w:rPr>
        <w:t xml:space="preserve"> the current st</w:t>
      </w:r>
      <w:r w:rsidR="0036219E">
        <w:t>and</w:t>
      </w:r>
      <w:r w:rsidR="001969AC" w:rsidRPr="00312C2E">
        <w:rPr>
          <w:rPrChange w:id="582" w:author="Mostafa Sameer" w:date="2024-10-16T00:55:00Z" w16du:dateUtc="2024-10-16T04:55:00Z">
            <w:rPr>
              <w:sz w:val="24"/>
              <w:szCs w:val="24"/>
            </w:rPr>
          </w:rPrChange>
        </w:rPr>
        <w:t>ards for testing sliding glass doors against WDR.</w:t>
      </w:r>
      <w:r w:rsidR="00DB5FD9" w:rsidRPr="00312C2E">
        <w:rPr>
          <w:rPrChange w:id="583" w:author="Mostafa Sameer" w:date="2024-10-16T00:55:00Z" w16du:dateUtc="2024-10-16T04:55:00Z">
            <w:rPr>
              <w:sz w:val="24"/>
              <w:szCs w:val="24"/>
            </w:rPr>
          </w:rPrChange>
        </w:rPr>
        <w:t xml:space="preserve"> This will be done by reviewing the current st</w:t>
      </w:r>
      <w:r w:rsidR="0036219E">
        <w:t>and</w:t>
      </w:r>
      <w:r w:rsidR="00DB5FD9" w:rsidRPr="00312C2E">
        <w:rPr>
          <w:rPrChange w:id="584" w:author="Mostafa Sameer" w:date="2024-10-16T00:55:00Z" w16du:dateUtc="2024-10-16T04:55:00Z">
            <w:rPr>
              <w:sz w:val="24"/>
              <w:szCs w:val="24"/>
            </w:rPr>
          </w:rPrChange>
        </w:rPr>
        <w:t>ards</w:t>
      </w:r>
      <w:r w:rsidR="00574A45" w:rsidRPr="00312C2E">
        <w:rPr>
          <w:rPrChange w:id="585" w:author="Mostafa Sameer" w:date="2024-10-16T00:55:00Z" w16du:dateUtc="2024-10-16T04:55:00Z">
            <w:rPr>
              <w:sz w:val="24"/>
              <w:szCs w:val="24"/>
            </w:rPr>
          </w:rPrChange>
        </w:rPr>
        <w:t xml:space="preserve"> in terms </w:t>
      </w:r>
      <w:r w:rsidR="0036219E">
        <w:t>of</w:t>
      </w:r>
      <w:r w:rsidR="00574A45" w:rsidRPr="00312C2E">
        <w:rPr>
          <w:rPrChange w:id="586" w:author="Mostafa Sameer" w:date="2024-10-16T00:55:00Z" w16du:dateUtc="2024-10-16T04:55:00Z">
            <w:rPr>
              <w:sz w:val="24"/>
              <w:szCs w:val="24"/>
            </w:rPr>
          </w:rPrChange>
        </w:rPr>
        <w:t xml:space="preserve"> the specifications for wind pressure intensity </w:t>
      </w:r>
      <w:r w:rsidR="0036219E">
        <w:t>and</w:t>
      </w:r>
      <w:r w:rsidR="00574A45" w:rsidRPr="00312C2E">
        <w:rPr>
          <w:rPrChange w:id="587" w:author="Mostafa Sameer" w:date="2024-10-16T00:55:00Z" w16du:dateUtc="2024-10-16T04:55:00Z">
            <w:rPr>
              <w:sz w:val="24"/>
              <w:szCs w:val="24"/>
            </w:rPr>
          </w:rPrChange>
        </w:rPr>
        <w:t xml:space="preserve"> duration compared to real-world hurricane circumstances supported by investigating recent experimental studies in large testing facilities. </w:t>
      </w:r>
      <w:r w:rsidR="00386303" w:rsidRPr="00312C2E">
        <w:rPr>
          <w:rPrChange w:id="588" w:author="Mostafa Sameer" w:date="2024-10-16T00:55:00Z" w16du:dateUtc="2024-10-16T04:55:00Z">
            <w:rPr>
              <w:sz w:val="24"/>
              <w:szCs w:val="24"/>
            </w:rPr>
          </w:rPrChange>
        </w:rPr>
        <w:t>Therefore, the literature</w:t>
      </w:r>
      <w:r w:rsidR="00574A45" w:rsidRPr="00312C2E">
        <w:rPr>
          <w:rPrChange w:id="589" w:author="Mostafa Sameer" w:date="2024-10-16T00:55:00Z" w16du:dateUtc="2024-10-16T04:55:00Z">
            <w:rPr>
              <w:sz w:val="24"/>
              <w:szCs w:val="24"/>
            </w:rPr>
          </w:rPrChange>
        </w:rPr>
        <w:t xml:space="preserve"> </w:t>
      </w:r>
      <w:r w:rsidR="00386303" w:rsidRPr="00312C2E">
        <w:rPr>
          <w:rPrChange w:id="590" w:author="Mostafa Sameer" w:date="2024-10-16T00:55:00Z" w16du:dateUtc="2024-10-16T04:55:00Z">
            <w:rPr>
              <w:sz w:val="24"/>
              <w:szCs w:val="24"/>
            </w:rPr>
          </w:rPrChange>
        </w:rPr>
        <w:t>includes current st</w:t>
      </w:r>
      <w:r w:rsidR="0036219E">
        <w:t>and</w:t>
      </w:r>
      <w:r w:rsidR="00386303" w:rsidRPr="00312C2E">
        <w:rPr>
          <w:rPrChange w:id="591" w:author="Mostafa Sameer" w:date="2024-10-16T00:55:00Z" w16du:dateUtc="2024-10-16T04:55:00Z">
            <w:rPr>
              <w:sz w:val="24"/>
              <w:szCs w:val="24"/>
            </w:rPr>
          </w:rPrChange>
        </w:rPr>
        <w:t xml:space="preserve">ards for testing sliding glass doors, forensic </w:t>
      </w:r>
      <w:r w:rsidR="0036219E">
        <w:t>and</w:t>
      </w:r>
      <w:r w:rsidR="00386303" w:rsidRPr="00312C2E">
        <w:rPr>
          <w:rPrChange w:id="592" w:author="Mostafa Sameer" w:date="2024-10-16T00:55:00Z" w16du:dateUtc="2024-10-16T04:55:00Z">
            <w:rPr>
              <w:sz w:val="24"/>
              <w:szCs w:val="24"/>
            </w:rPr>
          </w:rPrChange>
        </w:rPr>
        <w:t xml:space="preserve"> federal reports on hurricanes</w:t>
      </w:r>
      <w:r w:rsidR="001A32F2">
        <w:t>'</w:t>
      </w:r>
      <w:r w:rsidR="00386303" w:rsidRPr="00312C2E">
        <w:rPr>
          <w:rPrChange w:id="593" w:author="Mostafa Sameer" w:date="2024-10-16T00:55:00Z" w16du:dateUtc="2024-10-16T04:55:00Z">
            <w:rPr>
              <w:sz w:val="24"/>
              <w:szCs w:val="24"/>
            </w:rPr>
          </w:rPrChange>
        </w:rPr>
        <w:t xml:space="preserve"> impacts on sliding glass doors, experimental testing for sliding glass doors, </w:t>
      </w:r>
      <w:r w:rsidR="0036219E">
        <w:t>and</w:t>
      </w:r>
      <w:r w:rsidR="00386303" w:rsidRPr="00312C2E">
        <w:rPr>
          <w:rPrChange w:id="594" w:author="Mostafa Sameer" w:date="2024-10-16T00:55:00Z" w16du:dateUtc="2024-10-16T04:55:00Z">
            <w:rPr>
              <w:sz w:val="24"/>
              <w:szCs w:val="24"/>
            </w:rPr>
          </w:rPrChange>
        </w:rPr>
        <w:t xml:space="preserve"> any peer-reviewed publications on the impact </w:t>
      </w:r>
      <w:r w:rsidR="0036219E">
        <w:t>of</w:t>
      </w:r>
      <w:r w:rsidR="00386303" w:rsidRPr="00312C2E">
        <w:rPr>
          <w:rPrChange w:id="595" w:author="Mostafa Sameer" w:date="2024-10-16T00:55:00Z" w16du:dateUtc="2024-10-16T04:55:00Z">
            <w:rPr>
              <w:sz w:val="24"/>
              <w:szCs w:val="24"/>
            </w:rPr>
          </w:rPrChange>
        </w:rPr>
        <w:t xml:space="preserve"> wind-driven rain on sliding glass doors.</w:t>
      </w:r>
    </w:p>
    <w:p w14:paraId="7A50D4D4" w14:textId="5DD62FD2" w:rsidR="00574A45" w:rsidRPr="00312C2E" w:rsidRDefault="00D10AC2">
      <w:pPr>
        <w:pStyle w:val="Heading2"/>
        <w:rPr>
          <w:b/>
          <w:bCs/>
          <w:rPrChange w:id="596" w:author="Mostafa Sameer" w:date="2024-10-16T00:55:00Z" w16du:dateUtc="2024-10-16T04:55:00Z">
            <w:rPr/>
          </w:rPrChange>
        </w:rPr>
        <w:pPrChange w:id="597" w:author="Mostafa Sameer" w:date="2024-10-16T00:32:00Z" w16du:dateUtc="2024-10-16T04:32:00Z">
          <w:pPr>
            <w:pStyle w:val="ListParagraph"/>
            <w:numPr>
              <w:ilvl w:val="1"/>
              <w:numId w:val="10"/>
            </w:numPr>
            <w:pBdr>
              <w:top w:val="nil"/>
              <w:left w:val="nil"/>
              <w:bottom w:val="nil"/>
              <w:right w:val="nil"/>
              <w:between w:val="nil"/>
            </w:pBdr>
            <w:spacing w:before="240" w:after="240" w:line="360" w:lineRule="auto"/>
            <w:ind w:left="360" w:hanging="360"/>
            <w:jc w:val="both"/>
          </w:pPr>
        </w:pPrChange>
      </w:pPr>
      <w:bookmarkStart w:id="598" w:name="_Toc180058616"/>
      <w:ins w:id="599" w:author="Mostafa Sameer" w:date="2024-10-16T00:32:00Z" w16du:dateUtc="2024-10-16T04:32:00Z">
        <w:r w:rsidRPr="00312C2E">
          <w:rPr>
            <w:b/>
            <w:bCs/>
            <w:sz w:val="22"/>
            <w:szCs w:val="22"/>
            <w:rPrChange w:id="600" w:author="Mostafa Sameer" w:date="2024-10-16T00:55:00Z" w16du:dateUtc="2024-10-16T04:55:00Z">
              <w:rPr/>
            </w:rPrChange>
          </w:rPr>
          <w:t xml:space="preserve">2.1 </w:t>
        </w:r>
      </w:ins>
      <w:r w:rsidR="00574A45" w:rsidRPr="00312C2E">
        <w:rPr>
          <w:b/>
          <w:bCs/>
          <w:sz w:val="22"/>
          <w:szCs w:val="22"/>
          <w:rPrChange w:id="601" w:author="Mostafa Sameer" w:date="2024-10-16T00:55:00Z" w16du:dateUtc="2024-10-16T04:55:00Z">
            <w:rPr/>
          </w:rPrChange>
        </w:rPr>
        <w:t>Current St</w:t>
      </w:r>
      <w:r w:rsidR="0036219E">
        <w:rPr>
          <w:b/>
          <w:bCs/>
          <w:sz w:val="22"/>
          <w:szCs w:val="22"/>
        </w:rPr>
        <w:t>and</w:t>
      </w:r>
      <w:r w:rsidR="00574A45" w:rsidRPr="00312C2E">
        <w:rPr>
          <w:b/>
          <w:bCs/>
          <w:sz w:val="22"/>
          <w:szCs w:val="22"/>
          <w:rPrChange w:id="602" w:author="Mostafa Sameer" w:date="2024-10-16T00:55:00Z" w16du:dateUtc="2024-10-16T04:55:00Z">
            <w:rPr/>
          </w:rPrChange>
        </w:rPr>
        <w:t>ards Testing for Sliding Glass Doors against WDR:</w:t>
      </w:r>
      <w:bookmarkEnd w:id="598"/>
      <w:r w:rsidR="00574A45" w:rsidRPr="00312C2E">
        <w:rPr>
          <w:b/>
          <w:bCs/>
          <w:sz w:val="22"/>
          <w:szCs w:val="22"/>
          <w:rPrChange w:id="603" w:author="Mostafa Sameer" w:date="2024-10-16T00:55:00Z" w16du:dateUtc="2024-10-16T04:55:00Z">
            <w:rPr/>
          </w:rPrChange>
        </w:rPr>
        <w:t xml:space="preserve"> </w:t>
      </w:r>
    </w:p>
    <w:p w14:paraId="1054B238" w14:textId="6654E8F9" w:rsidR="00574A45" w:rsidRPr="00312C2E" w:rsidRDefault="00EE09B4">
      <w:pPr>
        <w:jc w:val="both"/>
        <w:rPr>
          <w:b/>
          <w:color w:val="000000"/>
          <w:rPrChange w:id="604" w:author="Mostafa Sameer" w:date="2024-10-16T00:55:00Z" w16du:dateUtc="2024-10-16T04:55:00Z">
            <w:rPr>
              <w:b/>
              <w:color w:val="000000"/>
              <w:sz w:val="24"/>
              <w:szCs w:val="24"/>
            </w:rPr>
          </w:rPrChange>
        </w:rPr>
        <w:pPrChange w:id="605" w:author="Mostafa Sameer" w:date="2024-10-16T00:28:00Z" w16du:dateUtc="2024-10-16T04:28:00Z">
          <w:pPr>
            <w:spacing w:line="360" w:lineRule="auto"/>
            <w:jc w:val="both"/>
          </w:pPr>
        </w:pPrChange>
      </w:pPr>
      <w:r w:rsidRPr="00312C2E">
        <w:rPr>
          <w:rPrChange w:id="606" w:author="Mostafa Sameer" w:date="2024-10-16T00:55:00Z" w16du:dateUtc="2024-10-16T04:55:00Z">
            <w:rPr>
              <w:sz w:val="24"/>
              <w:szCs w:val="24"/>
            </w:rPr>
          </w:rPrChange>
        </w:rPr>
        <w:t>There are multiple st</w:t>
      </w:r>
      <w:r w:rsidR="0036219E">
        <w:t>and</w:t>
      </w:r>
      <w:r w:rsidRPr="00312C2E">
        <w:rPr>
          <w:rPrChange w:id="607" w:author="Mostafa Sameer" w:date="2024-10-16T00:55:00Z" w16du:dateUtc="2024-10-16T04:55:00Z">
            <w:rPr>
              <w:sz w:val="24"/>
              <w:szCs w:val="24"/>
            </w:rPr>
          </w:rPrChange>
        </w:rPr>
        <w:t xml:space="preserve">ards </w:t>
      </w:r>
      <w:r w:rsidR="0036219E">
        <w:t>and</w:t>
      </w:r>
      <w:r w:rsidRPr="00312C2E">
        <w:rPr>
          <w:rPrChange w:id="608" w:author="Mostafa Sameer" w:date="2024-10-16T00:55:00Z" w16du:dateUtc="2024-10-16T04:55:00Z">
            <w:rPr>
              <w:sz w:val="24"/>
              <w:szCs w:val="24"/>
            </w:rPr>
          </w:rPrChange>
        </w:rPr>
        <w:t xml:space="preserve"> installation restrictions to reduce wind rainfall intrusion through sliding glass doors. </w:t>
      </w:r>
      <w:r w:rsidRPr="001A32F2">
        <w:rPr>
          <w:bCs/>
          <w:color w:val="000000"/>
          <w:rPrChange w:id="609" w:author="Mostafa Sameer" w:date="2024-10-16T00:55:00Z" w16du:dateUtc="2024-10-16T04:55:00Z">
            <w:rPr>
              <w:b/>
              <w:color w:val="000000"/>
              <w:sz w:val="24"/>
              <w:szCs w:val="24"/>
            </w:rPr>
          </w:rPrChange>
        </w:rPr>
        <w:t xml:space="preserve">Below are </w:t>
      </w:r>
      <w:r w:rsidR="001A32F2" w:rsidRPr="001A32F2">
        <w:rPr>
          <w:bCs/>
          <w:color w:val="000000"/>
        </w:rPr>
        <w:t>the </w:t>
      </w:r>
      <w:r w:rsidRPr="001A32F2">
        <w:rPr>
          <w:bCs/>
          <w:color w:val="000000"/>
          <w:rPrChange w:id="610" w:author="Mostafa Sameer" w:date="2024-10-16T00:55:00Z" w16du:dateUtc="2024-10-16T04:55:00Z">
            <w:rPr>
              <w:b/>
              <w:color w:val="000000"/>
              <w:sz w:val="24"/>
              <w:szCs w:val="24"/>
            </w:rPr>
          </w:rPrChange>
        </w:rPr>
        <w:t xml:space="preserve">current </w:t>
      </w:r>
      <w:r w:rsidR="00574A45" w:rsidRPr="001A32F2">
        <w:rPr>
          <w:bCs/>
          <w:color w:val="000000"/>
          <w:rPrChange w:id="611" w:author="Mostafa Sameer" w:date="2024-10-16T00:55:00Z" w16du:dateUtc="2024-10-16T04:55:00Z">
            <w:rPr>
              <w:b/>
              <w:color w:val="000000"/>
              <w:sz w:val="24"/>
              <w:szCs w:val="24"/>
            </w:rPr>
          </w:rPrChange>
        </w:rPr>
        <w:t>Water Penetration Test</w:t>
      </w:r>
      <w:r w:rsidRPr="001A32F2">
        <w:rPr>
          <w:bCs/>
          <w:color w:val="000000"/>
          <w:rPrChange w:id="612" w:author="Mostafa Sameer" w:date="2024-10-16T00:55:00Z" w16du:dateUtc="2024-10-16T04:55:00Z">
            <w:rPr>
              <w:b/>
              <w:color w:val="000000"/>
              <w:sz w:val="24"/>
              <w:szCs w:val="24"/>
            </w:rPr>
          </w:rPrChange>
        </w:rPr>
        <w:t xml:space="preserve"> </w:t>
      </w:r>
      <w:r w:rsidR="00574A45" w:rsidRPr="001A32F2">
        <w:rPr>
          <w:bCs/>
          <w:color w:val="000000"/>
          <w:rPrChange w:id="613" w:author="Mostafa Sameer" w:date="2024-10-16T00:55:00Z" w16du:dateUtc="2024-10-16T04:55:00Z">
            <w:rPr>
              <w:b/>
              <w:color w:val="000000"/>
              <w:sz w:val="24"/>
              <w:szCs w:val="24"/>
            </w:rPr>
          </w:rPrChange>
        </w:rPr>
        <w:t>St</w:t>
      </w:r>
      <w:r w:rsidR="0036219E" w:rsidRPr="001A32F2">
        <w:rPr>
          <w:bCs/>
          <w:color w:val="000000"/>
        </w:rPr>
        <w:t>and</w:t>
      </w:r>
      <w:r w:rsidR="00574A45" w:rsidRPr="001A32F2">
        <w:rPr>
          <w:bCs/>
          <w:color w:val="000000"/>
          <w:rPrChange w:id="614" w:author="Mostafa Sameer" w:date="2024-10-16T00:55:00Z" w16du:dateUtc="2024-10-16T04:55:00Z">
            <w:rPr>
              <w:b/>
              <w:color w:val="000000"/>
              <w:sz w:val="24"/>
              <w:szCs w:val="24"/>
            </w:rPr>
          </w:rPrChange>
        </w:rPr>
        <w:t>ards</w:t>
      </w:r>
      <w:r w:rsidRPr="001A32F2">
        <w:rPr>
          <w:bCs/>
          <w:color w:val="000000"/>
          <w:rPrChange w:id="615" w:author="Mostafa Sameer" w:date="2024-10-16T00:55:00Z" w16du:dateUtc="2024-10-16T04:55:00Z">
            <w:rPr>
              <w:b/>
              <w:color w:val="000000"/>
              <w:sz w:val="24"/>
              <w:szCs w:val="24"/>
            </w:rPr>
          </w:rPrChange>
        </w:rPr>
        <w:t>:</w:t>
      </w:r>
      <w:r w:rsidR="00574A45" w:rsidRPr="00312C2E">
        <w:rPr>
          <w:b/>
          <w:color w:val="000000"/>
          <w:rPrChange w:id="616" w:author="Mostafa Sameer" w:date="2024-10-16T00:55:00Z" w16du:dateUtc="2024-10-16T04:55:00Z">
            <w:rPr>
              <w:b/>
              <w:color w:val="000000"/>
              <w:sz w:val="24"/>
              <w:szCs w:val="24"/>
            </w:rPr>
          </w:rPrChange>
        </w:rPr>
        <w:t xml:space="preserve"> </w:t>
      </w:r>
    </w:p>
    <w:p w14:paraId="3F26C3AD" w14:textId="77777777" w:rsidR="00EE09B4" w:rsidRPr="00312C2E" w:rsidRDefault="00EE09B4">
      <w:pPr>
        <w:jc w:val="both"/>
        <w:rPr>
          <w:rPrChange w:id="617" w:author="Mostafa Sameer" w:date="2024-10-16T00:55:00Z" w16du:dateUtc="2024-10-16T04:55:00Z">
            <w:rPr>
              <w:sz w:val="24"/>
              <w:szCs w:val="24"/>
            </w:rPr>
          </w:rPrChange>
        </w:rPr>
        <w:pPrChange w:id="618" w:author="Mostafa Sameer" w:date="2024-10-16T00:28:00Z" w16du:dateUtc="2024-10-16T04:28:00Z">
          <w:pPr>
            <w:spacing w:line="360" w:lineRule="auto"/>
            <w:jc w:val="both"/>
          </w:pPr>
        </w:pPrChange>
      </w:pPr>
    </w:p>
    <w:p w14:paraId="1C45D441" w14:textId="7185FF0C" w:rsidR="00574A45" w:rsidRPr="00312C2E" w:rsidRDefault="00574A45" w:rsidP="0085383D">
      <w:pPr>
        <w:pStyle w:val="ListParagraph"/>
        <w:numPr>
          <w:ilvl w:val="0"/>
          <w:numId w:val="11"/>
        </w:numPr>
        <w:jc w:val="both"/>
        <w:rPr>
          <w:rPrChange w:id="619" w:author="Mostafa Sameer" w:date="2024-10-16T00:55:00Z" w16du:dateUtc="2024-10-16T04:55:00Z">
            <w:rPr>
              <w:sz w:val="24"/>
              <w:szCs w:val="24"/>
            </w:rPr>
          </w:rPrChange>
        </w:rPr>
      </w:pPr>
      <w:r w:rsidRPr="00312C2E">
        <w:rPr>
          <w:b/>
          <w:rPrChange w:id="620" w:author="Mostafa Sameer" w:date="2024-10-16T00:55:00Z" w16du:dateUtc="2024-10-16T04:55:00Z">
            <w:rPr>
              <w:b/>
              <w:sz w:val="24"/>
              <w:szCs w:val="24"/>
            </w:rPr>
          </w:rPrChange>
        </w:rPr>
        <w:t xml:space="preserve">TAS 202-94 </w:t>
      </w:r>
      <w:r w:rsidRPr="00312C2E">
        <w:rPr>
          <w:rPrChange w:id="621" w:author="Mostafa Sameer" w:date="2024-10-16T00:55:00Z" w16du:dateUtc="2024-10-16T04:55:00Z">
            <w:rPr>
              <w:sz w:val="24"/>
              <w:szCs w:val="24"/>
            </w:rPr>
          </w:rPrChange>
        </w:rPr>
        <w:t xml:space="preserve">– Criteria for Testing Impact </w:t>
      </w:r>
      <w:r w:rsidR="0036219E">
        <w:t>and</w:t>
      </w:r>
      <w:r w:rsidRPr="00312C2E">
        <w:rPr>
          <w:rPrChange w:id="622" w:author="Mostafa Sameer" w:date="2024-10-16T00:55:00Z" w16du:dateUtc="2024-10-16T04:55:00Z">
            <w:rPr>
              <w:sz w:val="24"/>
              <w:szCs w:val="24"/>
            </w:rPr>
          </w:rPrChange>
        </w:rPr>
        <w:t xml:space="preserve"> Nonimpact Resistant Building Envelope Components Using Uniform Static Air Pressure Loading</w:t>
      </w:r>
    </w:p>
    <w:p w14:paraId="3DEC8726" w14:textId="1BDE1A91" w:rsidR="00574A45" w:rsidRPr="00312C2E" w:rsidRDefault="00574A45" w:rsidP="0085383D">
      <w:pPr>
        <w:pStyle w:val="ListParagraph"/>
        <w:numPr>
          <w:ilvl w:val="0"/>
          <w:numId w:val="11"/>
        </w:numPr>
        <w:jc w:val="both"/>
        <w:rPr>
          <w:rPrChange w:id="623" w:author="Mostafa Sameer" w:date="2024-10-16T00:55:00Z" w16du:dateUtc="2024-10-16T04:55:00Z">
            <w:rPr>
              <w:sz w:val="24"/>
              <w:szCs w:val="24"/>
            </w:rPr>
          </w:rPrChange>
        </w:rPr>
      </w:pPr>
      <w:r w:rsidRPr="00312C2E">
        <w:rPr>
          <w:b/>
          <w:rPrChange w:id="624" w:author="Mostafa Sameer" w:date="2024-10-16T00:55:00Z" w16du:dateUtc="2024-10-16T04:55:00Z">
            <w:rPr>
              <w:b/>
              <w:sz w:val="24"/>
              <w:szCs w:val="24"/>
            </w:rPr>
          </w:rPrChange>
        </w:rPr>
        <w:t>AAMA/WDMA/CSA101/I.S.2/A440-22</w:t>
      </w:r>
      <w:r w:rsidRPr="00312C2E">
        <w:rPr>
          <w:rPrChange w:id="625" w:author="Mostafa Sameer" w:date="2024-10-16T00:55:00Z" w16du:dateUtc="2024-10-16T04:55:00Z">
            <w:rPr>
              <w:sz w:val="24"/>
              <w:szCs w:val="24"/>
            </w:rPr>
          </w:rPrChange>
        </w:rPr>
        <w:t xml:space="preserve"> – St</w:t>
      </w:r>
      <w:r w:rsidR="0036219E">
        <w:t>and</w:t>
      </w:r>
      <w:r w:rsidRPr="00312C2E">
        <w:rPr>
          <w:rPrChange w:id="626" w:author="Mostafa Sameer" w:date="2024-10-16T00:55:00Z" w16du:dateUtc="2024-10-16T04:55:00Z">
            <w:rPr>
              <w:sz w:val="24"/>
              <w:szCs w:val="24"/>
            </w:rPr>
          </w:rPrChange>
        </w:rPr>
        <w:t xml:space="preserve">ard Specifications for Windows, Doors, </w:t>
      </w:r>
      <w:r w:rsidR="0036219E">
        <w:t>and</w:t>
      </w:r>
      <w:r w:rsidRPr="00312C2E">
        <w:rPr>
          <w:rPrChange w:id="627" w:author="Mostafa Sameer" w:date="2024-10-16T00:55:00Z" w16du:dateUtc="2024-10-16T04:55:00Z">
            <w:rPr>
              <w:sz w:val="24"/>
              <w:szCs w:val="24"/>
            </w:rPr>
          </w:rPrChange>
        </w:rPr>
        <w:t xml:space="preserve"> Unit Skylights</w:t>
      </w:r>
    </w:p>
    <w:p w14:paraId="360985DC" w14:textId="5856D1F8" w:rsidR="00574A45" w:rsidRPr="00312C2E" w:rsidRDefault="00574A45" w:rsidP="0085383D">
      <w:pPr>
        <w:pStyle w:val="ListParagraph"/>
        <w:numPr>
          <w:ilvl w:val="0"/>
          <w:numId w:val="11"/>
        </w:numPr>
        <w:jc w:val="both"/>
        <w:rPr>
          <w:rPrChange w:id="628" w:author="Mostafa Sameer" w:date="2024-10-16T00:55:00Z" w16du:dateUtc="2024-10-16T04:55:00Z">
            <w:rPr>
              <w:sz w:val="24"/>
              <w:szCs w:val="24"/>
            </w:rPr>
          </w:rPrChange>
        </w:rPr>
      </w:pPr>
      <w:del w:id="629" w:author="Omar Nofal" w:date="2024-10-06T21:22:00Z" w16du:dateUtc="2024-10-07T01:22:00Z">
        <w:r w:rsidRPr="00312C2E" w:rsidDel="00767E09">
          <w:rPr>
            <w:b/>
            <w:rPrChange w:id="630" w:author="Mostafa Sameer" w:date="2024-10-16T00:55:00Z" w16du:dateUtc="2024-10-16T04:55:00Z">
              <w:rPr>
                <w:b/>
                <w:sz w:val="24"/>
                <w:szCs w:val="24"/>
              </w:rPr>
            </w:rPrChange>
          </w:rPr>
          <w:delText>AAMA/WDMA/101/I.S. 2/NAFS-02</w:delText>
        </w:r>
        <w:r w:rsidRPr="00312C2E" w:rsidDel="00767E09">
          <w:rPr>
            <w:rPrChange w:id="631" w:author="Mostafa Sameer" w:date="2024-10-16T00:55:00Z" w16du:dateUtc="2024-10-16T04:55:00Z">
              <w:rPr>
                <w:sz w:val="24"/>
                <w:szCs w:val="24"/>
              </w:rPr>
            </w:rPrChange>
          </w:rPr>
          <w:delText xml:space="preserve"> </w:delText>
        </w:r>
      </w:del>
      <w:r w:rsidRPr="00312C2E">
        <w:rPr>
          <w:rPrChange w:id="632" w:author="Mostafa Sameer" w:date="2024-10-16T00:55:00Z" w16du:dateUtc="2024-10-16T04:55:00Z">
            <w:rPr>
              <w:sz w:val="24"/>
              <w:szCs w:val="24"/>
            </w:rPr>
          </w:rPrChange>
        </w:rPr>
        <w:t xml:space="preserve">– Voluntary Performance Specification for Windows, Skylights </w:t>
      </w:r>
      <w:r w:rsidR="0036219E">
        <w:t>and</w:t>
      </w:r>
      <w:r w:rsidRPr="00312C2E">
        <w:rPr>
          <w:rPrChange w:id="633" w:author="Mostafa Sameer" w:date="2024-10-16T00:55:00Z" w16du:dateUtc="2024-10-16T04:55:00Z">
            <w:rPr>
              <w:sz w:val="24"/>
              <w:szCs w:val="24"/>
            </w:rPr>
          </w:rPrChange>
        </w:rPr>
        <w:t xml:space="preserve"> Glass Doors</w:t>
      </w:r>
    </w:p>
    <w:p w14:paraId="26612696" w14:textId="670404B1" w:rsidR="00574A45" w:rsidRPr="00312C2E" w:rsidRDefault="00574A45" w:rsidP="0085383D">
      <w:pPr>
        <w:pStyle w:val="ListParagraph"/>
        <w:numPr>
          <w:ilvl w:val="0"/>
          <w:numId w:val="11"/>
        </w:numPr>
        <w:jc w:val="both"/>
        <w:rPr>
          <w:rPrChange w:id="634" w:author="Mostafa Sameer" w:date="2024-10-16T00:55:00Z" w16du:dateUtc="2024-10-16T04:55:00Z">
            <w:rPr>
              <w:sz w:val="24"/>
              <w:szCs w:val="24"/>
            </w:rPr>
          </w:rPrChange>
        </w:rPr>
      </w:pPr>
      <w:r w:rsidRPr="00312C2E">
        <w:rPr>
          <w:b/>
          <w:rPrChange w:id="635" w:author="Mostafa Sameer" w:date="2024-10-16T00:55:00Z" w16du:dateUtc="2024-10-16T04:55:00Z">
            <w:rPr>
              <w:b/>
              <w:sz w:val="24"/>
              <w:szCs w:val="24"/>
            </w:rPr>
          </w:rPrChange>
        </w:rPr>
        <w:t xml:space="preserve">ASTM E 331 </w:t>
      </w:r>
      <w:r w:rsidRPr="00312C2E">
        <w:rPr>
          <w:rPrChange w:id="636" w:author="Mostafa Sameer" w:date="2024-10-16T00:55:00Z" w16du:dateUtc="2024-10-16T04:55:00Z">
            <w:rPr>
              <w:sz w:val="24"/>
              <w:szCs w:val="24"/>
            </w:rPr>
          </w:rPrChange>
        </w:rPr>
        <w:t>– St</w:t>
      </w:r>
      <w:r w:rsidR="0036219E">
        <w:t>and</w:t>
      </w:r>
      <w:r w:rsidRPr="00312C2E">
        <w:rPr>
          <w:rPrChange w:id="637" w:author="Mostafa Sameer" w:date="2024-10-16T00:55:00Z" w16du:dateUtc="2024-10-16T04:55:00Z">
            <w:rPr>
              <w:sz w:val="24"/>
              <w:szCs w:val="24"/>
            </w:rPr>
          </w:rPrChange>
        </w:rPr>
        <w:t xml:space="preserve">ard Test Method for Water Penetration </w:t>
      </w:r>
      <w:r w:rsidR="0036219E">
        <w:t>of</w:t>
      </w:r>
      <w:r w:rsidRPr="00312C2E">
        <w:rPr>
          <w:rPrChange w:id="638" w:author="Mostafa Sameer" w:date="2024-10-16T00:55:00Z" w16du:dateUtc="2024-10-16T04:55:00Z">
            <w:rPr>
              <w:sz w:val="24"/>
              <w:szCs w:val="24"/>
            </w:rPr>
          </w:rPrChange>
        </w:rPr>
        <w:t xml:space="preserve"> Exterior Windows, Skylights, Doors, </w:t>
      </w:r>
      <w:r w:rsidR="0036219E">
        <w:t>and</w:t>
      </w:r>
      <w:r w:rsidRPr="00312C2E">
        <w:rPr>
          <w:rPrChange w:id="639" w:author="Mostafa Sameer" w:date="2024-10-16T00:55:00Z" w16du:dateUtc="2024-10-16T04:55:00Z">
            <w:rPr>
              <w:sz w:val="24"/>
              <w:szCs w:val="24"/>
            </w:rPr>
          </w:rPrChange>
        </w:rPr>
        <w:t xml:space="preserve"> Curtain Walls by Uniform Static Air Pressure Difference</w:t>
      </w:r>
    </w:p>
    <w:p w14:paraId="7811FDEA" w14:textId="1AF1FD19" w:rsidR="00574A45" w:rsidRPr="00312C2E" w:rsidRDefault="00574A45" w:rsidP="0085383D">
      <w:pPr>
        <w:pStyle w:val="ListParagraph"/>
        <w:numPr>
          <w:ilvl w:val="0"/>
          <w:numId w:val="11"/>
        </w:numPr>
        <w:jc w:val="both"/>
        <w:rPr>
          <w:rPrChange w:id="640" w:author="Mostafa Sameer" w:date="2024-10-16T00:55:00Z" w16du:dateUtc="2024-10-16T04:55:00Z">
            <w:rPr>
              <w:sz w:val="24"/>
              <w:szCs w:val="24"/>
            </w:rPr>
          </w:rPrChange>
        </w:rPr>
      </w:pPr>
      <w:r w:rsidRPr="00312C2E">
        <w:rPr>
          <w:b/>
          <w:rPrChange w:id="641" w:author="Mostafa Sameer" w:date="2024-10-16T00:55:00Z" w16du:dateUtc="2024-10-16T04:55:00Z">
            <w:rPr>
              <w:b/>
              <w:sz w:val="24"/>
              <w:szCs w:val="24"/>
            </w:rPr>
          </w:rPrChange>
        </w:rPr>
        <w:t>ASTM E 547</w:t>
      </w:r>
      <w:r w:rsidRPr="00312C2E">
        <w:rPr>
          <w:rPrChange w:id="642" w:author="Mostafa Sameer" w:date="2024-10-16T00:55:00Z" w16du:dateUtc="2024-10-16T04:55:00Z">
            <w:rPr>
              <w:sz w:val="24"/>
              <w:szCs w:val="24"/>
            </w:rPr>
          </w:rPrChange>
        </w:rPr>
        <w:t xml:space="preserve"> – St</w:t>
      </w:r>
      <w:r w:rsidR="0036219E">
        <w:t>and</w:t>
      </w:r>
      <w:r w:rsidRPr="00312C2E">
        <w:rPr>
          <w:rPrChange w:id="643" w:author="Mostafa Sameer" w:date="2024-10-16T00:55:00Z" w16du:dateUtc="2024-10-16T04:55:00Z">
            <w:rPr>
              <w:sz w:val="24"/>
              <w:szCs w:val="24"/>
            </w:rPr>
          </w:rPrChange>
        </w:rPr>
        <w:t xml:space="preserve">ard Test Method for Water Penetration </w:t>
      </w:r>
      <w:r w:rsidR="0036219E">
        <w:t>of</w:t>
      </w:r>
      <w:r w:rsidRPr="00312C2E">
        <w:rPr>
          <w:rPrChange w:id="644" w:author="Mostafa Sameer" w:date="2024-10-16T00:55:00Z" w16du:dateUtc="2024-10-16T04:55:00Z">
            <w:rPr>
              <w:sz w:val="24"/>
              <w:szCs w:val="24"/>
            </w:rPr>
          </w:rPrChange>
        </w:rPr>
        <w:t xml:space="preserve"> Exterior Windows, Skylights, Doors, </w:t>
      </w:r>
      <w:r w:rsidR="0036219E">
        <w:t>and</w:t>
      </w:r>
      <w:r w:rsidRPr="00312C2E">
        <w:rPr>
          <w:rPrChange w:id="645" w:author="Mostafa Sameer" w:date="2024-10-16T00:55:00Z" w16du:dateUtc="2024-10-16T04:55:00Z">
            <w:rPr>
              <w:sz w:val="24"/>
              <w:szCs w:val="24"/>
            </w:rPr>
          </w:rPrChange>
        </w:rPr>
        <w:t xml:space="preserve"> Curtain Walls by Cyclic Static Air Pressure Difference</w:t>
      </w:r>
    </w:p>
    <w:p w14:paraId="6546E767" w14:textId="446E9B84" w:rsidR="00574A45" w:rsidRPr="00312C2E" w:rsidRDefault="00574A45" w:rsidP="0085383D">
      <w:pPr>
        <w:pStyle w:val="ListParagraph"/>
        <w:numPr>
          <w:ilvl w:val="0"/>
          <w:numId w:val="11"/>
        </w:numPr>
        <w:jc w:val="both"/>
        <w:rPr>
          <w:rPrChange w:id="646" w:author="Mostafa Sameer" w:date="2024-10-16T00:55:00Z" w16du:dateUtc="2024-10-16T04:55:00Z">
            <w:rPr>
              <w:sz w:val="24"/>
              <w:szCs w:val="24"/>
            </w:rPr>
          </w:rPrChange>
        </w:rPr>
      </w:pPr>
      <w:r w:rsidRPr="00312C2E">
        <w:rPr>
          <w:b/>
          <w:rPrChange w:id="647" w:author="Mostafa Sameer" w:date="2024-10-16T00:55:00Z" w16du:dateUtc="2024-10-16T04:55:00Z">
            <w:rPr>
              <w:b/>
              <w:sz w:val="24"/>
              <w:szCs w:val="24"/>
            </w:rPr>
          </w:rPrChange>
        </w:rPr>
        <w:t>ASTM E1105</w:t>
      </w:r>
      <w:r w:rsidRPr="00312C2E">
        <w:rPr>
          <w:rPrChange w:id="648" w:author="Mostafa Sameer" w:date="2024-10-16T00:55:00Z" w16du:dateUtc="2024-10-16T04:55:00Z">
            <w:rPr>
              <w:sz w:val="24"/>
              <w:szCs w:val="24"/>
            </w:rPr>
          </w:rPrChange>
        </w:rPr>
        <w:t xml:space="preserve"> – St</w:t>
      </w:r>
      <w:r w:rsidR="0036219E">
        <w:t>and</w:t>
      </w:r>
      <w:r w:rsidRPr="00312C2E">
        <w:rPr>
          <w:rPrChange w:id="649" w:author="Mostafa Sameer" w:date="2024-10-16T00:55:00Z" w16du:dateUtc="2024-10-16T04:55:00Z">
            <w:rPr>
              <w:sz w:val="24"/>
              <w:szCs w:val="24"/>
            </w:rPr>
          </w:rPrChange>
        </w:rPr>
        <w:t xml:space="preserve">ard Test Method for Field Determination </w:t>
      </w:r>
      <w:r w:rsidR="0036219E">
        <w:t>of</w:t>
      </w:r>
      <w:r w:rsidRPr="00312C2E">
        <w:rPr>
          <w:rPrChange w:id="650" w:author="Mostafa Sameer" w:date="2024-10-16T00:55:00Z" w16du:dateUtc="2024-10-16T04:55:00Z">
            <w:rPr>
              <w:sz w:val="24"/>
              <w:szCs w:val="24"/>
            </w:rPr>
          </w:rPrChange>
        </w:rPr>
        <w:t xml:space="preserve"> Water Penetration </w:t>
      </w:r>
      <w:r w:rsidR="0036219E">
        <w:t>of</w:t>
      </w:r>
      <w:r w:rsidRPr="00312C2E">
        <w:rPr>
          <w:rPrChange w:id="651" w:author="Mostafa Sameer" w:date="2024-10-16T00:55:00Z" w16du:dateUtc="2024-10-16T04:55:00Z">
            <w:rPr>
              <w:sz w:val="24"/>
              <w:szCs w:val="24"/>
            </w:rPr>
          </w:rPrChange>
        </w:rPr>
        <w:t xml:space="preserve"> Installed Exterior Windows, Skylights, Doors, </w:t>
      </w:r>
      <w:r w:rsidR="0036219E">
        <w:t>and</w:t>
      </w:r>
      <w:r w:rsidRPr="00312C2E">
        <w:rPr>
          <w:rPrChange w:id="652" w:author="Mostafa Sameer" w:date="2024-10-16T00:55:00Z" w16du:dateUtc="2024-10-16T04:55:00Z">
            <w:rPr>
              <w:sz w:val="24"/>
              <w:szCs w:val="24"/>
            </w:rPr>
          </w:rPrChange>
        </w:rPr>
        <w:t xml:space="preserve"> Curtain Walls by Uniform or Cyclic Static Air Pressure Difference</w:t>
      </w:r>
    </w:p>
    <w:p w14:paraId="4AB9ABE9" w14:textId="549D1FA7" w:rsidR="00574A45" w:rsidRDefault="00574A45" w:rsidP="00861F33">
      <w:pPr>
        <w:pStyle w:val="ListParagraph"/>
        <w:numPr>
          <w:ilvl w:val="0"/>
          <w:numId w:val="11"/>
        </w:numPr>
        <w:spacing w:after="240"/>
        <w:jc w:val="both"/>
      </w:pPr>
      <w:r w:rsidRPr="00312C2E">
        <w:rPr>
          <w:b/>
          <w:rPrChange w:id="653" w:author="Mostafa Sameer" w:date="2024-10-16T00:55:00Z" w16du:dateUtc="2024-10-16T04:55:00Z">
            <w:rPr>
              <w:b/>
              <w:sz w:val="24"/>
              <w:szCs w:val="24"/>
            </w:rPr>
          </w:rPrChange>
        </w:rPr>
        <w:t>ASTM E2128</w:t>
      </w:r>
      <w:r w:rsidRPr="00312C2E">
        <w:rPr>
          <w:rPrChange w:id="654" w:author="Mostafa Sameer" w:date="2024-10-16T00:55:00Z" w16du:dateUtc="2024-10-16T04:55:00Z">
            <w:rPr>
              <w:sz w:val="24"/>
              <w:szCs w:val="24"/>
            </w:rPr>
          </w:rPrChange>
        </w:rPr>
        <w:t xml:space="preserve"> – St</w:t>
      </w:r>
      <w:r w:rsidR="0036219E">
        <w:t>and</w:t>
      </w:r>
      <w:r w:rsidRPr="00312C2E">
        <w:rPr>
          <w:rPrChange w:id="655" w:author="Mostafa Sameer" w:date="2024-10-16T00:55:00Z" w16du:dateUtc="2024-10-16T04:55:00Z">
            <w:rPr>
              <w:sz w:val="24"/>
              <w:szCs w:val="24"/>
            </w:rPr>
          </w:rPrChange>
        </w:rPr>
        <w:t xml:space="preserve">ard Guide for Evaluating Water Leakage </w:t>
      </w:r>
      <w:r w:rsidR="0036219E">
        <w:t>of</w:t>
      </w:r>
      <w:r w:rsidRPr="00312C2E">
        <w:rPr>
          <w:rPrChange w:id="656" w:author="Mostafa Sameer" w:date="2024-10-16T00:55:00Z" w16du:dateUtc="2024-10-16T04:55:00Z">
            <w:rPr>
              <w:sz w:val="24"/>
              <w:szCs w:val="24"/>
            </w:rPr>
          </w:rPrChange>
        </w:rPr>
        <w:t xml:space="preserve"> Building Walls.</w:t>
      </w:r>
    </w:p>
    <w:p w14:paraId="3AB9D2AF" w14:textId="2285D0EA" w:rsidR="008923AD" w:rsidRPr="00312C2E" w:rsidRDefault="00574A45">
      <w:pPr>
        <w:widowControl w:val="0"/>
        <w:jc w:val="both"/>
        <w:rPr>
          <w:ins w:id="657" w:author="Omar Nofal" w:date="2024-10-06T21:02:00Z" w16du:dateUtc="2024-10-07T01:02:00Z"/>
          <w:rPrChange w:id="658" w:author="Mostafa Sameer" w:date="2024-10-16T00:55:00Z" w16du:dateUtc="2024-10-16T04:55:00Z">
            <w:rPr>
              <w:ins w:id="659" w:author="Omar Nofal" w:date="2024-10-06T21:02:00Z" w16du:dateUtc="2024-10-07T01:02:00Z"/>
              <w:sz w:val="24"/>
              <w:szCs w:val="24"/>
            </w:rPr>
          </w:rPrChange>
        </w:rPr>
        <w:pPrChange w:id="660" w:author="Mostafa Sameer" w:date="2024-10-16T00:28:00Z" w16du:dateUtc="2024-10-16T04:28:00Z">
          <w:pPr>
            <w:widowControl w:val="0"/>
            <w:spacing w:line="360" w:lineRule="auto"/>
          </w:pPr>
        </w:pPrChange>
      </w:pPr>
      <w:commentRangeStart w:id="661"/>
      <w:commentRangeStart w:id="662"/>
      <w:commentRangeStart w:id="663"/>
      <w:r w:rsidRPr="00312C2E">
        <w:rPr>
          <w:b/>
          <w:rPrChange w:id="664" w:author="Mostafa Sameer" w:date="2024-10-16T00:55:00Z" w16du:dateUtc="2024-10-16T04:55:00Z">
            <w:rPr>
              <w:b/>
              <w:sz w:val="24"/>
              <w:szCs w:val="24"/>
            </w:rPr>
          </w:rPrChange>
        </w:rPr>
        <w:t>A</w:t>
      </w:r>
      <w:commentRangeStart w:id="665"/>
      <w:commentRangeStart w:id="666"/>
      <w:commentRangeStart w:id="667"/>
      <w:r w:rsidRPr="00312C2E">
        <w:rPr>
          <w:b/>
          <w:rPrChange w:id="668" w:author="Mostafa Sameer" w:date="2024-10-16T00:55:00Z" w16du:dateUtc="2024-10-16T04:55:00Z">
            <w:rPr>
              <w:b/>
              <w:sz w:val="24"/>
              <w:szCs w:val="24"/>
            </w:rPr>
          </w:rPrChange>
        </w:rPr>
        <w:t>AMA</w:t>
      </w:r>
      <w:commentRangeEnd w:id="665"/>
      <w:r w:rsidR="00A34F19" w:rsidRPr="00312C2E">
        <w:rPr>
          <w:rStyle w:val="CommentReference"/>
          <w:sz w:val="22"/>
          <w:szCs w:val="22"/>
          <w:rPrChange w:id="669" w:author="Mostafa Sameer" w:date="2024-10-16T00:55:00Z" w16du:dateUtc="2024-10-16T04:55:00Z">
            <w:rPr>
              <w:rStyle w:val="CommentReference"/>
            </w:rPr>
          </w:rPrChange>
        </w:rPr>
        <w:commentReference w:id="665"/>
      </w:r>
      <w:commentRangeEnd w:id="666"/>
      <w:r w:rsidR="00A34F19" w:rsidRPr="00312C2E">
        <w:rPr>
          <w:rStyle w:val="CommentReference"/>
          <w:sz w:val="22"/>
          <w:szCs w:val="22"/>
          <w:rPrChange w:id="670" w:author="Mostafa Sameer" w:date="2024-10-16T00:55:00Z" w16du:dateUtc="2024-10-16T04:55:00Z">
            <w:rPr>
              <w:rStyle w:val="CommentReference"/>
            </w:rPr>
          </w:rPrChange>
        </w:rPr>
        <w:commentReference w:id="666"/>
      </w:r>
      <w:commentRangeEnd w:id="667"/>
      <w:r w:rsidR="00A34F19" w:rsidRPr="00312C2E">
        <w:rPr>
          <w:rStyle w:val="CommentReference"/>
          <w:sz w:val="22"/>
          <w:szCs w:val="22"/>
          <w:rPrChange w:id="671" w:author="Mostafa Sameer" w:date="2024-10-16T00:55:00Z" w16du:dateUtc="2024-10-16T04:55:00Z">
            <w:rPr>
              <w:rStyle w:val="CommentReference"/>
            </w:rPr>
          </w:rPrChange>
        </w:rPr>
        <w:commentReference w:id="667"/>
      </w:r>
      <w:r w:rsidRPr="00312C2E">
        <w:rPr>
          <w:b/>
          <w:rPrChange w:id="672" w:author="Mostafa Sameer" w:date="2024-10-16T00:55:00Z" w16du:dateUtc="2024-10-16T04:55:00Z">
            <w:rPr>
              <w:b/>
              <w:sz w:val="24"/>
              <w:szCs w:val="24"/>
            </w:rPr>
          </w:rPrChange>
        </w:rPr>
        <w:t xml:space="preserve"> 520-09 </w:t>
      </w:r>
      <w:commentRangeEnd w:id="661"/>
      <w:r w:rsidR="008923AD" w:rsidRPr="00312C2E">
        <w:rPr>
          <w:rStyle w:val="CommentReference"/>
          <w:sz w:val="22"/>
          <w:szCs w:val="22"/>
          <w:rPrChange w:id="673" w:author="Mostafa Sameer" w:date="2024-10-16T00:55:00Z" w16du:dateUtc="2024-10-16T04:55:00Z">
            <w:rPr>
              <w:rStyle w:val="CommentReference"/>
            </w:rPr>
          </w:rPrChange>
        </w:rPr>
        <w:commentReference w:id="661"/>
      </w:r>
      <w:commentRangeEnd w:id="662"/>
      <w:r w:rsidR="008923AD" w:rsidRPr="00312C2E">
        <w:rPr>
          <w:rStyle w:val="CommentReference"/>
          <w:sz w:val="22"/>
          <w:szCs w:val="22"/>
          <w:rPrChange w:id="674" w:author="Mostafa Sameer" w:date="2024-10-16T00:55:00Z" w16du:dateUtc="2024-10-16T04:55:00Z">
            <w:rPr>
              <w:rStyle w:val="CommentReference"/>
            </w:rPr>
          </w:rPrChange>
        </w:rPr>
        <w:commentReference w:id="662"/>
      </w:r>
      <w:commentRangeEnd w:id="663"/>
      <w:r w:rsidR="00861F33">
        <w:rPr>
          <w:rStyle w:val="CommentReference"/>
        </w:rPr>
        <w:commentReference w:id="663"/>
      </w:r>
      <w:r w:rsidR="0036219E">
        <w:rPr>
          <w:b/>
        </w:rPr>
        <w:t>and</w:t>
      </w:r>
      <w:r w:rsidRPr="00312C2E">
        <w:rPr>
          <w:b/>
          <w:rPrChange w:id="675" w:author="Mostafa Sameer" w:date="2024-10-16T00:55:00Z" w16du:dateUtc="2024-10-16T04:55:00Z">
            <w:rPr>
              <w:b/>
              <w:sz w:val="24"/>
              <w:szCs w:val="24"/>
            </w:rPr>
          </w:rPrChange>
        </w:rPr>
        <w:t xml:space="preserve"> Product Grading</w:t>
      </w:r>
      <w:r w:rsidRPr="00312C2E">
        <w:rPr>
          <w:rPrChange w:id="676" w:author="Mostafa Sameer" w:date="2024-10-16T00:55:00Z" w16du:dateUtc="2024-10-16T04:55:00Z">
            <w:rPr>
              <w:sz w:val="24"/>
              <w:szCs w:val="24"/>
            </w:rPr>
          </w:rPrChange>
        </w:rPr>
        <w:t>:</w:t>
      </w:r>
      <w:ins w:id="677" w:author="Omar Nofal" w:date="2024-10-06T21:01:00Z" w16du:dateUtc="2024-10-07T01:01:00Z">
        <w:r w:rsidR="008923AD" w:rsidRPr="00312C2E">
          <w:rPr>
            <w:rPrChange w:id="678" w:author="Mostafa Sameer" w:date="2024-10-16T00:55:00Z" w16du:dateUtc="2024-10-16T04:55:00Z">
              <w:rPr>
                <w:sz w:val="24"/>
                <w:szCs w:val="24"/>
              </w:rPr>
            </w:rPrChange>
          </w:rPr>
          <w:t xml:space="preserve"> It is </w:t>
        </w:r>
      </w:ins>
      <w:ins w:id="679" w:author="Omar Nofal" w:date="2024-10-06T21:02:00Z" w16du:dateUtc="2024-10-07T01:02:00Z">
        <w:r w:rsidR="008923AD" w:rsidRPr="00312C2E">
          <w:rPr>
            <w:rPrChange w:id="680" w:author="Mostafa Sameer" w:date="2024-10-16T00:55:00Z" w16du:dateUtc="2024-10-16T04:55:00Z">
              <w:rPr>
                <w:sz w:val="24"/>
                <w:szCs w:val="24"/>
              </w:rPr>
            </w:rPrChange>
          </w:rPr>
          <w:t xml:space="preserve">voluntary specification provides an optional rating </w:t>
        </w:r>
      </w:ins>
      <w:r w:rsidR="0036219E">
        <w:t>of</w:t>
      </w:r>
      <w:ins w:id="681" w:author="Omar Nofal" w:date="2024-10-06T21:02:00Z" w16du:dateUtc="2024-10-07T01:02:00Z">
        <w:r w:rsidR="008923AD" w:rsidRPr="00312C2E">
          <w:rPr>
            <w:rPrChange w:id="682" w:author="Mostafa Sameer" w:date="2024-10-16T00:55:00Z" w16du:dateUtc="2024-10-16T04:55:00Z">
              <w:rPr>
                <w:sz w:val="24"/>
                <w:szCs w:val="24"/>
              </w:rPr>
            </w:rPrChange>
          </w:rPr>
          <w:t xml:space="preserve"> the ability </w:t>
        </w:r>
      </w:ins>
      <w:r w:rsidR="0036219E">
        <w:t>of</w:t>
      </w:r>
      <w:ins w:id="683" w:author="Omar Nofal" w:date="2024-10-06T21:02:00Z" w16du:dateUtc="2024-10-07T01:02:00Z">
        <w:r w:rsidR="008923AD" w:rsidRPr="00312C2E">
          <w:rPr>
            <w:rPrChange w:id="684" w:author="Mostafa Sameer" w:date="2024-10-16T00:55:00Z" w16du:dateUtc="2024-10-16T04:55:00Z">
              <w:rPr>
                <w:sz w:val="24"/>
                <w:szCs w:val="24"/>
              </w:rPr>
            </w:rPrChange>
          </w:rPr>
          <w:t xml:space="preserve"> fenestration products (windows, doors, </w:t>
        </w:r>
      </w:ins>
      <w:r w:rsidR="0036219E">
        <w:t>and</w:t>
      </w:r>
      <w:ins w:id="685" w:author="Omar Nofal" w:date="2024-10-06T21:02:00Z" w16du:dateUtc="2024-10-07T01:02:00Z">
        <w:r w:rsidR="008923AD" w:rsidRPr="00312C2E">
          <w:rPr>
            <w:rPrChange w:id="686" w:author="Mostafa Sameer" w:date="2024-10-16T00:55:00Z" w16du:dateUtc="2024-10-16T04:55:00Z">
              <w:rPr>
                <w:sz w:val="24"/>
                <w:szCs w:val="24"/>
              </w:rPr>
            </w:rPrChange>
          </w:rPr>
          <w:t xml:space="preserve"> unit skylights) to resist severe wind-driven rain. This voluntary specification is based on a rapidly pulsed pressure differential method, recognizing that conditions encountered during tropical storms, hurricanes, or severe </w:t>
        </w:r>
      </w:ins>
      <w:ins w:id="687" w:author="Omar Nofal" w:date="2024-10-06T21:06:00Z" w16du:dateUtc="2024-10-07T01:06:00Z">
        <w:r w:rsidR="00A34F19" w:rsidRPr="00312C2E">
          <w:rPr>
            <w:rPrChange w:id="688" w:author="Mostafa Sameer" w:date="2024-10-16T00:55:00Z" w16du:dateUtc="2024-10-16T04:55:00Z">
              <w:rPr>
                <w:sz w:val="24"/>
                <w:szCs w:val="24"/>
              </w:rPr>
            </w:rPrChange>
          </w:rPr>
          <w:t>thunderstorms</w:t>
        </w:r>
      </w:ins>
      <w:ins w:id="689" w:author="Omar Nofal" w:date="2024-10-06T21:02:00Z" w16du:dateUtc="2024-10-07T01:02:00Z">
        <w:r w:rsidR="008923AD" w:rsidRPr="00312C2E">
          <w:rPr>
            <w:rPrChange w:id="690" w:author="Mostafa Sameer" w:date="2024-10-16T00:55:00Z" w16du:dateUtc="2024-10-16T04:55:00Z">
              <w:rPr>
                <w:sz w:val="24"/>
                <w:szCs w:val="24"/>
              </w:rPr>
            </w:rPrChange>
          </w:rPr>
          <w:t xml:space="preserve"> are not static. In addition, the procedures </w:t>
        </w:r>
      </w:ins>
      <w:r w:rsidR="0036219E">
        <w:t>and</w:t>
      </w:r>
      <w:ins w:id="691" w:author="Omar Nofal" w:date="2024-10-06T21:02:00Z" w16du:dateUtc="2024-10-07T01:02:00Z">
        <w:r w:rsidR="008923AD" w:rsidRPr="00312C2E">
          <w:rPr>
            <w:rPrChange w:id="692" w:author="Mostafa Sameer" w:date="2024-10-16T00:55:00Z" w16du:dateUtc="2024-10-16T04:55:00Z">
              <w:rPr>
                <w:sz w:val="24"/>
                <w:szCs w:val="24"/>
              </w:rPr>
            </w:rPrChange>
          </w:rPr>
          <w:t xml:space="preserve"> equipment required to perform the specified tests are provided.</w:t>
        </w:r>
      </w:ins>
      <w:ins w:id="693" w:author="Omar Nofal" w:date="2024-10-06T21:05:00Z" w16du:dateUtc="2024-10-07T01:05:00Z">
        <w:r w:rsidR="00A34F19" w:rsidRPr="00312C2E">
          <w:rPr>
            <w:rPrChange w:id="694" w:author="Mostafa Sameer" w:date="2024-10-16T00:55:00Z" w16du:dateUtc="2024-10-16T04:55:00Z">
              <w:rPr>
                <w:sz w:val="24"/>
                <w:szCs w:val="24"/>
              </w:rPr>
            </w:rPrChange>
          </w:rPr>
          <w:t xml:space="preserve"> This is optional higher performance designations that clearly exceed the minimums established by the codes.</w:t>
        </w:r>
      </w:ins>
      <w:ins w:id="695" w:author="Omar Nofal" w:date="2024-10-06T21:06:00Z" w16du:dateUtc="2024-10-07T01:06:00Z">
        <w:r w:rsidR="00A34F19" w:rsidRPr="00312C2E">
          <w:t xml:space="preserve"> </w:t>
        </w:r>
        <w:r w:rsidR="00A34F19" w:rsidRPr="00312C2E">
          <w:rPr>
            <w:rPrChange w:id="696" w:author="Mostafa Sameer" w:date="2024-10-16T00:55:00Z" w16du:dateUtc="2024-10-16T04:55:00Z">
              <w:rPr>
                <w:sz w:val="24"/>
                <w:szCs w:val="24"/>
              </w:rPr>
            </w:rPrChange>
          </w:rPr>
          <w:t xml:space="preserve">These ratings are also not intended to supplant the water </w:t>
        </w:r>
        <w:r w:rsidR="00A34F19" w:rsidRPr="00312C2E">
          <w:rPr>
            <w:rPrChange w:id="697" w:author="Mostafa Sameer" w:date="2024-10-16T00:55:00Z" w16du:dateUtc="2024-10-16T04:55:00Z">
              <w:rPr>
                <w:sz w:val="24"/>
                <w:szCs w:val="24"/>
              </w:rPr>
            </w:rPrChange>
          </w:rPr>
          <w:lastRenderedPageBreak/>
          <w:t xml:space="preserve">penetration values published in AAMA/WDMA/CSA 101/I.S.2/A440 </w:t>
        </w:r>
      </w:ins>
      <w:r w:rsidR="0036219E">
        <w:t>and</w:t>
      </w:r>
      <w:ins w:id="698" w:author="Omar Nofal" w:date="2024-10-06T21:06:00Z" w16du:dateUtc="2024-10-07T01:06:00Z">
        <w:r w:rsidR="00A34F19" w:rsidRPr="00312C2E">
          <w:rPr>
            <w:rPrChange w:id="699" w:author="Mostafa Sameer" w:date="2024-10-16T00:55:00Z" w16du:dateUtc="2024-10-16T04:55:00Z">
              <w:rPr>
                <w:sz w:val="24"/>
                <w:szCs w:val="24"/>
              </w:rPr>
            </w:rPrChange>
          </w:rPr>
          <w:t xml:space="preserve"> should be used for product comparison purposes only.</w:t>
        </w:r>
      </w:ins>
    </w:p>
    <w:p w14:paraId="40C56986" w14:textId="77777777" w:rsidR="008923AD" w:rsidRPr="00312C2E" w:rsidRDefault="008923AD">
      <w:pPr>
        <w:widowControl w:val="0"/>
        <w:jc w:val="both"/>
        <w:rPr>
          <w:ins w:id="700" w:author="Omar Nofal" w:date="2024-10-06T21:02:00Z" w16du:dateUtc="2024-10-07T01:02:00Z"/>
          <w:rPrChange w:id="701" w:author="Mostafa Sameer" w:date="2024-10-16T00:55:00Z" w16du:dateUtc="2024-10-16T04:55:00Z">
            <w:rPr>
              <w:ins w:id="702" w:author="Omar Nofal" w:date="2024-10-06T21:02:00Z" w16du:dateUtc="2024-10-07T01:02:00Z"/>
              <w:sz w:val="24"/>
              <w:szCs w:val="24"/>
            </w:rPr>
          </w:rPrChange>
        </w:rPr>
        <w:pPrChange w:id="703" w:author="Mostafa Sameer" w:date="2024-10-16T00:28:00Z" w16du:dateUtc="2024-10-16T04:28:00Z">
          <w:pPr>
            <w:widowControl w:val="0"/>
            <w:spacing w:line="360" w:lineRule="auto"/>
          </w:pPr>
        </w:pPrChange>
      </w:pPr>
    </w:p>
    <w:p w14:paraId="5004E4E8" w14:textId="7DED10D0" w:rsidR="00574A45" w:rsidRDefault="002D36E5">
      <w:pPr>
        <w:widowControl w:val="0"/>
        <w:jc w:val="both"/>
      </w:pPr>
      <w:r>
        <w:t xml:space="preserve">The dynamic pressure differential technique of the </w:t>
      </w:r>
      <w:r w:rsidR="00574A45" w:rsidRPr="00312C2E">
        <w:rPr>
          <w:rPrChange w:id="704" w:author="Mostafa Sameer" w:date="2024-10-16T00:55:00Z" w16du:dateUtc="2024-10-16T04:55:00Z">
            <w:rPr>
              <w:sz w:val="24"/>
              <w:szCs w:val="24"/>
            </w:rPr>
          </w:rPrChange>
        </w:rPr>
        <w:t>A</w:t>
      </w:r>
      <w:r>
        <w:t>AMA 520-09 standard offers a</w:t>
      </w:r>
      <w:r w:rsidR="00574A45" w:rsidRPr="00312C2E">
        <w:rPr>
          <w:rPrChange w:id="705" w:author="Mostafa Sameer" w:date="2024-10-16T00:55:00Z" w16du:dateUtc="2024-10-16T04:55:00Z">
            <w:rPr>
              <w:sz w:val="24"/>
              <w:szCs w:val="24"/>
            </w:rPr>
          </w:rPrChange>
        </w:rPr>
        <w:t xml:space="preserve"> more accurate evaluation </w:t>
      </w:r>
      <w:r w:rsidR="0036219E">
        <w:t>of</w:t>
      </w:r>
      <w:r w:rsidR="00574A45" w:rsidRPr="00312C2E">
        <w:rPr>
          <w:rPrChange w:id="706" w:author="Mostafa Sameer" w:date="2024-10-16T00:55:00Z" w16du:dateUtc="2024-10-16T04:55:00Z">
            <w:rPr>
              <w:sz w:val="24"/>
              <w:szCs w:val="24"/>
            </w:rPr>
          </w:rPrChange>
        </w:rPr>
        <w:t xml:space="preserve"> fenestration products under hurricane circumstances. Nevertheless, the st</w:t>
      </w:r>
      <w:r w:rsidR="0036219E">
        <w:t>and</w:t>
      </w:r>
      <w:r w:rsidR="00574A45" w:rsidRPr="00312C2E">
        <w:rPr>
          <w:rPrChange w:id="707" w:author="Mostafa Sameer" w:date="2024-10-16T00:55:00Z" w16du:dateUtc="2024-10-16T04:55:00Z">
            <w:rPr>
              <w:sz w:val="24"/>
              <w:szCs w:val="24"/>
            </w:rPr>
          </w:rPrChange>
        </w:rPr>
        <w:t>ard allows goods that do not satisfy these strict requirements to be placed in susceptible regions while provid</w:t>
      </w:r>
      <w:r>
        <w:t>ing</w:t>
      </w:r>
      <w:r w:rsidR="00574A45" w:rsidRPr="00312C2E">
        <w:rPr>
          <w:rPrChange w:id="708" w:author="Mostafa Sameer" w:date="2024-10-16T00:55:00Z" w16du:dateUtc="2024-10-16T04:55:00Z">
            <w:rPr>
              <w:sz w:val="24"/>
              <w:szCs w:val="24"/>
            </w:rPr>
          </w:rPrChange>
        </w:rPr>
        <w:t xml:space="preserve"> an improved product rating based on resistance to WDR.</w:t>
      </w:r>
    </w:p>
    <w:p w14:paraId="61792E7B" w14:textId="77777777" w:rsidR="00C40AE7" w:rsidRDefault="00C40AE7" w:rsidP="00C40AE7">
      <w:pPr>
        <w:widowControl w:val="0"/>
        <w:jc w:val="both"/>
      </w:pPr>
    </w:p>
    <w:p w14:paraId="79DC2692" w14:textId="77777777" w:rsidR="00C40AE7" w:rsidRDefault="00C40AE7" w:rsidP="00C40AE7">
      <w:pPr>
        <w:jc w:val="both"/>
      </w:pPr>
      <w:r>
        <w:t>2023 FBC, Residential 8th Edition: Exterior windows and sliding doors shall be tested by an approved independent laboratory, and bear a label identifying manufacturer, performance characteristics, and approved inspection agency to indicate compliance with AAMA/WDMA/CSA 101/I.S.2/A440 or TAS 202 (HVHZ shall comply with TAS 202 and ASTM E1300). Exterior side-hinged doors shall be tested and labeled as conforming to AAMA/WDMA/CSA 101/I.S.2/A440 or ANSI/WMA 100 or comply with Section R609.5. Exterior windows and doors shall be labeled with a permanent label, marking, or etching providing traceability to the manufacturer and product. The following shall also be required either on a permanent label or on a temporary supplemental label applied by the manufacturer: information identifying the manufacturer, the product model/series number, positive and negative design pressure rating, product maximum size tested, impact-resistance rating if applicable, Florida product approval number or Miami-Dade product approval number applicable test standard(s), and approved product certification agency, testing laboratory, evaluation entity or Miami-Dade product approval.</w:t>
      </w:r>
    </w:p>
    <w:p w14:paraId="0DC09758" w14:textId="77777777" w:rsidR="00C40AE7" w:rsidRDefault="00C40AE7" w:rsidP="00C40AE7">
      <w:pPr>
        <w:jc w:val="both"/>
      </w:pPr>
    </w:p>
    <w:p w14:paraId="307AB874" w14:textId="77777777" w:rsidR="00C40AE7" w:rsidRPr="00C40AE7" w:rsidRDefault="00C40AE7" w:rsidP="00C40AE7">
      <w:pPr>
        <w:jc w:val="both"/>
        <w:rPr>
          <w:b/>
          <w:bCs/>
        </w:rPr>
      </w:pPr>
      <w:r>
        <w:t>•</w:t>
      </w:r>
      <w:r>
        <w:tab/>
      </w:r>
      <w:r w:rsidRPr="00C40AE7">
        <w:rPr>
          <w:b/>
          <w:bCs/>
        </w:rPr>
        <w:t xml:space="preserve">NAFS-22 Clause 0.2.5 Water Penetration Testing: </w:t>
      </w:r>
    </w:p>
    <w:p w14:paraId="6F02F76E" w14:textId="77777777" w:rsidR="00C40AE7" w:rsidRDefault="00C40AE7" w:rsidP="00C40AE7">
      <w:pPr>
        <w:jc w:val="both"/>
      </w:pPr>
      <w:r>
        <w:t xml:space="preserve">NAFS Clauses 6 and 8 outline the minimum water penetration resistance test pressure required to achieve a specific Performance Grade (PG). For Performance Classes R, LC, and CW, the test pressure must be at least 15% of the positive Allowable Stress Design (ASD) pressure associated with the PG. For Performance Class AW, the requirement increases to 20% of the positive ASD pressure. Regardless of product type, the water penetration resistance test pressure must never be less than 140 Pa (~2.92 </w:t>
      </w:r>
      <w:proofErr w:type="spellStart"/>
      <w:r>
        <w:t>psf</w:t>
      </w:r>
      <w:proofErr w:type="spellEnd"/>
      <w:r>
        <w:t xml:space="preserve">) and is capped at 720 Pa (~15.04 </w:t>
      </w:r>
      <w:proofErr w:type="spellStart"/>
      <w:r>
        <w:t>psf</w:t>
      </w:r>
      <w:proofErr w:type="spellEnd"/>
      <w:r>
        <w:t>). However, Clause 6.2.4 allows for exceptions where certain door systems can have water penetration resistance test pressures lower than these standard requirements.</w:t>
      </w:r>
    </w:p>
    <w:p w14:paraId="5FDB2721" w14:textId="77777777" w:rsidR="00C40AE7" w:rsidRDefault="00C40AE7" w:rsidP="00C40AE7">
      <w:pPr>
        <w:jc w:val="both"/>
      </w:pPr>
    </w:p>
    <w:p w14:paraId="7578F3AD" w14:textId="77777777" w:rsidR="00C40AE7" w:rsidRDefault="00C40AE7" w:rsidP="00C40AE7">
      <w:pPr>
        <w:jc w:val="both"/>
      </w:pPr>
      <w:r w:rsidRPr="00C40AE7">
        <w:rPr>
          <w:b/>
          <w:bCs/>
        </w:rPr>
        <w:t>NAFS-22 Clause 4.6.3.4:</w:t>
      </w:r>
      <w:r>
        <w:t xml:space="preserve"> Water Penetration Resistance Test Pressure: </w:t>
      </w:r>
    </w:p>
    <w:p w14:paraId="3C293A1F" w14:textId="77777777" w:rsidR="00C40AE7" w:rsidRDefault="00C40AE7" w:rsidP="00C40AE7">
      <w:pPr>
        <w:jc w:val="both"/>
      </w:pPr>
      <w:r>
        <w:t xml:space="preserve">The Performance Grade (PG) rating for a product is sometimes limited by the structural performance rather than by water penetration resistance performance.  </w:t>
      </w:r>
    </w:p>
    <w:p w14:paraId="14A77DEC" w14:textId="77777777" w:rsidR="00C40AE7" w:rsidRDefault="00C40AE7" w:rsidP="00C40AE7">
      <w:pPr>
        <w:jc w:val="both"/>
      </w:pPr>
      <w:r>
        <w:t>•</w:t>
      </w:r>
      <w:r>
        <w:tab/>
        <w:t>In these cases, this can be indicated using a Secondary Designator on the label.</w:t>
      </w:r>
    </w:p>
    <w:p w14:paraId="78968539" w14:textId="77777777" w:rsidR="00C40AE7" w:rsidRDefault="00C40AE7" w:rsidP="00C40AE7">
      <w:pPr>
        <w:jc w:val="both"/>
      </w:pPr>
      <w:r>
        <w:t>•</w:t>
      </w:r>
      <w:r>
        <w:tab/>
        <w:t xml:space="preserve">Reporting a water penetration resistance test pressure below the PG requirement, down to 0 Pa (0.00 </w:t>
      </w:r>
      <w:proofErr w:type="spellStart"/>
      <w:r>
        <w:t>psf</w:t>
      </w:r>
      <w:proofErr w:type="spellEnd"/>
      <w:r>
        <w:t>) shall be permitted for Limited Water (LW) side-hinged doors, dual-action side-hinged doors, sliding doors, and folding door systems.</w:t>
      </w:r>
    </w:p>
    <w:p w14:paraId="4181C847" w14:textId="77777777" w:rsidR="00C40AE7" w:rsidRDefault="00C40AE7" w:rsidP="00C40AE7">
      <w:pPr>
        <w:jc w:val="both"/>
      </w:pPr>
    </w:p>
    <w:p w14:paraId="2AED2D47" w14:textId="77777777" w:rsidR="00C40AE7" w:rsidRDefault="00C40AE7" w:rsidP="00C40AE7">
      <w:pPr>
        <w:jc w:val="both"/>
      </w:pPr>
      <w:r>
        <w:t xml:space="preserve">ASTM E331 is referenced in NAFS-22 for products classified under the AW Performance Grade, which demands the highest level of performance among fenestration products. Additionally, it is indirectly incorporated in TAS 202-94, a standard mandatory for products sold within the High Velocity Hurricane Zone (HVHZ) encompassing Miami-Dade and Broward Counties. Compliance </w:t>
      </w:r>
      <w:r>
        <w:lastRenderedPageBreak/>
        <w:t>with this standard is essential for ensuring the durability and safety of sliding glass doors and other exterior assemblies in hurricane-prone regions.</w:t>
      </w:r>
    </w:p>
    <w:p w14:paraId="67EEBC54" w14:textId="77777777" w:rsidR="00C40AE7" w:rsidRDefault="00C40AE7" w:rsidP="00C40AE7">
      <w:pPr>
        <w:jc w:val="both"/>
      </w:pPr>
    </w:p>
    <w:p w14:paraId="4CBBE3EB" w14:textId="77777777" w:rsidR="00C40AE7" w:rsidRDefault="00C40AE7" w:rsidP="00C40AE7">
      <w:pPr>
        <w:jc w:val="both"/>
      </w:pPr>
      <w:r>
        <w:t>The testing process utilizes specialized equipment, including a test chamber—either an open-sided box or one with a removable panel—where the specimen is installed and sealed. The air system, comprising a blower or compressed air supply, is designed to create the required air-pressure differentials across the specimen. This system must maintain constant airflow at a fixed pressure throughout the test duration to replicate real-world conditions accurately. The test provides critical data that informs product development and helps manufacturers meet stringent building codes and performance expectations for water infiltration resistance.</w:t>
      </w:r>
    </w:p>
    <w:p w14:paraId="5F237C72" w14:textId="77777777" w:rsidR="00C40AE7" w:rsidRDefault="00C40AE7" w:rsidP="00C40AE7">
      <w:pPr>
        <w:jc w:val="both"/>
      </w:pPr>
    </w:p>
    <w:p w14:paraId="51656C70" w14:textId="5E4968F9" w:rsidR="00C40AE7" w:rsidRDefault="00C40AE7" w:rsidP="00C40AE7">
      <w:pPr>
        <w:jc w:val="center"/>
      </w:pPr>
      <w:r w:rsidRPr="008E0F10">
        <w:rPr>
          <w:noProof/>
        </w:rPr>
        <w:drawing>
          <wp:inline distT="0" distB="0" distL="0" distR="0" wp14:anchorId="02AA5C3A" wp14:editId="5CA0C348">
            <wp:extent cx="2941320" cy="1950720"/>
            <wp:effectExtent l="0" t="0" r="0" b="0"/>
            <wp:docPr id="2065338080" name="Picture 3" descr="Diagram of a pressure gauge&#10;&#10;Description automatically generated">
              <a:extLst xmlns:a="http://schemas.openxmlformats.org/drawingml/2006/main">
                <a:ext uri="{FF2B5EF4-FFF2-40B4-BE49-F238E27FC236}">
                  <a16:creationId xmlns:a16="http://schemas.microsoft.com/office/drawing/2014/main" id="{7D984B43-75B0-4C87-C103-00F785DC7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of a pressure gauge&#10;&#10;Description automatically generated">
                      <a:extLst>
                        <a:ext uri="{FF2B5EF4-FFF2-40B4-BE49-F238E27FC236}">
                          <a16:creationId xmlns:a16="http://schemas.microsoft.com/office/drawing/2014/main" id="{7D984B43-75B0-4C87-C103-00F785DC799E}"/>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t="2191"/>
                    <a:stretch/>
                  </pic:blipFill>
                  <pic:spPr>
                    <a:xfrm>
                      <a:off x="0" y="0"/>
                      <a:ext cx="2961352" cy="1964005"/>
                    </a:xfrm>
                    <a:prstGeom prst="rect">
                      <a:avLst/>
                    </a:prstGeom>
                  </pic:spPr>
                </pic:pic>
              </a:graphicData>
            </a:graphic>
          </wp:inline>
        </w:drawing>
      </w:r>
      <w:r w:rsidRPr="008E0F10">
        <w:rPr>
          <w:noProof/>
        </w:rPr>
        <w:drawing>
          <wp:inline distT="0" distB="0" distL="0" distR="0" wp14:anchorId="1E70936D" wp14:editId="5FD48726">
            <wp:extent cx="3105150" cy="1849604"/>
            <wp:effectExtent l="0" t="0" r="0" b="0"/>
            <wp:docPr id="1464821380" name="Picture 3" descr="A diagram of a spray system&#10;&#10;Description automatically generated">
              <a:extLst xmlns:a="http://schemas.openxmlformats.org/drawingml/2006/main">
                <a:ext uri="{FF2B5EF4-FFF2-40B4-BE49-F238E27FC236}">
                  <a16:creationId xmlns:a16="http://schemas.microsoft.com/office/drawing/2014/main" id="{648B9656-E165-A8EA-37D4-42827A284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279" name="Picture 3" descr="A diagram of a spray system&#10;&#10;Description automatically generated">
                      <a:extLst>
                        <a:ext uri="{FF2B5EF4-FFF2-40B4-BE49-F238E27FC236}">
                          <a16:creationId xmlns:a16="http://schemas.microsoft.com/office/drawing/2014/main" id="{648B9656-E165-A8EA-37D4-42827A284BD2}"/>
                        </a:ext>
                      </a:extLst>
                    </pic:cNvPr>
                    <pic:cNvPicPr>
                      <a:picLocks noChangeAspect="1"/>
                    </pic:cNvPicPr>
                  </pic:nvPicPr>
                  <pic:blipFill>
                    <a:blip r:embed="rId16"/>
                    <a:stretch>
                      <a:fillRect/>
                    </a:stretch>
                  </pic:blipFill>
                  <pic:spPr>
                    <a:xfrm>
                      <a:off x="0" y="0"/>
                      <a:ext cx="3122423" cy="1859893"/>
                    </a:xfrm>
                    <a:custGeom>
                      <a:avLst/>
                      <a:gdLst/>
                      <a:ahLst/>
                      <a:cxnLst/>
                      <a:rect l="l" t="t" r="r" b="b"/>
                      <a:pathLst>
                        <a:path w="4114800" h="5712488">
                          <a:moveTo>
                            <a:pt x="133155" y="0"/>
                          </a:moveTo>
                          <a:lnTo>
                            <a:pt x="3981645" y="0"/>
                          </a:lnTo>
                          <a:cubicBezTo>
                            <a:pt x="4055184" y="0"/>
                            <a:pt x="4114800" y="59616"/>
                            <a:pt x="4114800" y="133155"/>
                          </a:cubicBezTo>
                          <a:lnTo>
                            <a:pt x="4114800" y="5579333"/>
                          </a:lnTo>
                          <a:cubicBezTo>
                            <a:pt x="4114800" y="5652872"/>
                            <a:pt x="4055184" y="5712488"/>
                            <a:pt x="3981645" y="5712488"/>
                          </a:cubicBezTo>
                          <a:lnTo>
                            <a:pt x="133155" y="5712488"/>
                          </a:lnTo>
                          <a:cubicBezTo>
                            <a:pt x="59616" y="5712488"/>
                            <a:pt x="0" y="5652872"/>
                            <a:pt x="0" y="5579333"/>
                          </a:cubicBezTo>
                          <a:lnTo>
                            <a:pt x="0" y="133155"/>
                          </a:lnTo>
                          <a:cubicBezTo>
                            <a:pt x="0" y="59616"/>
                            <a:pt x="59616" y="0"/>
                            <a:pt x="133155" y="0"/>
                          </a:cubicBezTo>
                          <a:close/>
                        </a:path>
                      </a:pathLst>
                    </a:custGeom>
                  </pic:spPr>
                </pic:pic>
              </a:graphicData>
            </a:graphic>
          </wp:inline>
        </w:drawing>
      </w:r>
    </w:p>
    <w:p w14:paraId="3AFDE4D2" w14:textId="77777777" w:rsidR="00C40AE7" w:rsidRPr="0001315F" w:rsidRDefault="00C40AE7" w:rsidP="00C40AE7">
      <w:pPr>
        <w:spacing w:line="259" w:lineRule="auto"/>
        <w:jc w:val="center"/>
      </w:pPr>
    </w:p>
    <w:p w14:paraId="394027DA" w14:textId="77777777" w:rsidR="00C40AE7" w:rsidRPr="007A73FA" w:rsidRDefault="00C40AE7" w:rsidP="00C40AE7">
      <w:pPr>
        <w:spacing w:line="259" w:lineRule="auto"/>
        <w:jc w:val="both"/>
      </w:pPr>
      <w:r w:rsidRPr="007A73FA">
        <w:t>In addition to the test chamber and air system, the ASTM E331-00 (2016) standard requires specific equipment to ensure accurate measurement and effective water application during testing. One such critical component is the pressure-measuring apparatus, which is essential for determining the pressure difference across the specimen. This device must be calibrated to maintain a tolerance of 62% or 62.5 Pa (approximately 60.01 inches of water column), whichever value is greater. This precision is crucial as it directly influences the reliability of the test results, allowing for a thorough assessment of the water penetration resistance under varying air pressure conditions.</w:t>
      </w:r>
    </w:p>
    <w:p w14:paraId="6D45AEAF" w14:textId="77777777" w:rsidR="00C40AE7" w:rsidRPr="007A73FA" w:rsidRDefault="00C40AE7" w:rsidP="00C40AE7">
      <w:pPr>
        <w:spacing w:line="259" w:lineRule="auto"/>
        <w:ind w:left="360"/>
        <w:jc w:val="both"/>
      </w:pPr>
    </w:p>
    <w:p w14:paraId="254B5D45" w14:textId="77777777" w:rsidR="00C40AE7" w:rsidRDefault="00C40AE7" w:rsidP="00C40AE7">
      <w:pPr>
        <w:spacing w:line="259" w:lineRule="auto"/>
        <w:jc w:val="both"/>
      </w:pPr>
      <w:r w:rsidRPr="007A73FA">
        <w:t xml:space="preserve">Furthermore, the water-spray system is designed to apply water uniformly across the exterior surface of the test specimen. To meet the requirements outlined in the ASTM standard, the system must deliver water at a minimum rate of 3.4 liters per square meter per minute (or 5.0 U.S. </w:t>
      </w:r>
      <w:r w:rsidRPr="007A73FA">
        <w:lastRenderedPageBreak/>
        <w:t>gallons per square foot per hour). This uniform distribution is critical for replicating realistic conditions and</w:t>
      </w:r>
      <w:r>
        <w:t> </w:t>
      </w:r>
      <w:r w:rsidRPr="007A73FA">
        <w:t>simulating the impact of heavy rainfall on sliding glass doors and other fenestration products during storm events. By maintaining these rigorous testing parameters, manufacturers can ensure that their products comply with industry standards and are capable of withstanding extreme weather conditions, ultimately enhancing the safety and durability of structures in hurricane-prone areas.</w:t>
      </w:r>
    </w:p>
    <w:p w14:paraId="0E56CD15" w14:textId="77777777" w:rsidR="00C40AE7" w:rsidRDefault="00C40AE7" w:rsidP="00C40AE7">
      <w:pPr>
        <w:pStyle w:val="ListParagraph"/>
      </w:pPr>
    </w:p>
    <w:p w14:paraId="636AAC09" w14:textId="77777777" w:rsidR="00C40AE7" w:rsidRPr="00C40AE7" w:rsidRDefault="00C40AE7" w:rsidP="00C40AE7">
      <w:pPr>
        <w:spacing w:line="259" w:lineRule="auto"/>
        <w:ind w:left="720"/>
        <w:jc w:val="both"/>
        <w:rPr>
          <w:b/>
          <w:bCs/>
        </w:rPr>
      </w:pPr>
    </w:p>
    <w:p w14:paraId="5745F6E8" w14:textId="067F89FD" w:rsidR="00C40AE7" w:rsidRDefault="00C40AE7" w:rsidP="00C40AE7">
      <w:pPr>
        <w:jc w:val="both"/>
      </w:pPr>
      <w:r w:rsidRPr="00C40AE7">
        <w:rPr>
          <w:b/>
          <w:bCs/>
        </w:rPr>
        <w:t xml:space="preserve">ASTM E547-00 (2016): </w:t>
      </w:r>
      <w:r>
        <w:t>The</w:t>
      </w:r>
      <w:r>
        <w:t xml:space="preserve"> standard outlines a critical method for evaluating the water penetration resistance of exterior windows, curtain walls, skylights, and doors when subjected to cyclic air pressure. This test assesses how effectively these structures can withstand water intrusion when water is applied to the outdoor surface and edges simultaneously, alongside cyclic static air pressure that is higher on the outdoor face compared to the indoor side. ASTM E547 is specifically referenced in NAFS-22 for products rated under R, LC, CW, and AW categories, emphasizing its importance in ensuring the durability and reliability of fenestration systems.</w:t>
      </w:r>
    </w:p>
    <w:p w14:paraId="321E1021" w14:textId="77777777" w:rsidR="00C40AE7" w:rsidRDefault="00C40AE7" w:rsidP="00C40AE7">
      <w:pPr>
        <w:jc w:val="both"/>
      </w:pPr>
    </w:p>
    <w:p w14:paraId="465D8067" w14:textId="77777777" w:rsidR="00C40AE7" w:rsidRDefault="00C40AE7" w:rsidP="00C40AE7">
      <w:pPr>
        <w:jc w:val="both"/>
      </w:pPr>
      <w:r>
        <w:t xml:space="preserve">The testing setup includes a test chamber—a sealed enclosure designed to facilitate the installation of the specimen—and an air system capable of generating the necessary air-pressure difference across the specimen. This system must provide consistent airflow at a fixed pressure throughout the test duration, mimicking real-world conditions that sliding glass doors and other fenestration products would face during severe weather events. </w:t>
      </w:r>
    </w:p>
    <w:p w14:paraId="0C13D506" w14:textId="77777777" w:rsidR="00C40AE7" w:rsidRDefault="00C40AE7" w:rsidP="00C40AE7"/>
    <w:p w14:paraId="6FE00657" w14:textId="77777777" w:rsidR="00C40AE7" w:rsidRDefault="00C40AE7" w:rsidP="00C40AE7">
      <w:pPr>
        <w:jc w:val="both"/>
      </w:pPr>
      <w:r>
        <w:t>Central to the testing apparatus is the pressure-measuring apparatus, which monitors the pressure difference with a tolerance of 62% or 62.5 Pa (approximately 60.01 inches of water column), ensuring precise data collection. Additionally, the water-spray system is designed to deliver water uniformly against the test specimen at a minimum rate of 3.4 liters per square meter per minute (or 5.0 U.S. gallons per square foot per hour). This uniform application is crucial for accurately simulating the effects of wind-driven rain on these structures.</w:t>
      </w:r>
    </w:p>
    <w:p w14:paraId="00603C88" w14:textId="77777777" w:rsidR="00C40AE7" w:rsidRDefault="00C40AE7" w:rsidP="00C40AE7">
      <w:pPr>
        <w:jc w:val="both"/>
      </w:pPr>
    </w:p>
    <w:p w14:paraId="06FEE9E1" w14:textId="77777777" w:rsidR="00C40AE7" w:rsidRDefault="00C40AE7" w:rsidP="00C40AE7">
      <w:pPr>
        <w:jc w:val="both"/>
      </w:pPr>
      <w:r>
        <w:t>Moreover, calibration of the water-spray system must align with the requirements of ASTM E331 to guarantee consistent wetting of the specimen. Water penetration is defined in Section 3.2.3 of the standard as the intrusion of water beyond a vertical plane parallel to the glazing that intersects the innermost projection of the test specimen, excluding any interior trim and hardware. This definition underscores the significance of testing in establishing the integrity of building envelope components, and the NAFS-22 standard provides visual guidance for interpreting the critical measurements associated with this testing process.</w:t>
      </w:r>
    </w:p>
    <w:p w14:paraId="7C5F0041" w14:textId="77777777" w:rsidR="00C40AE7" w:rsidRDefault="00C40AE7" w:rsidP="00C40AE7"/>
    <w:p w14:paraId="6399A993" w14:textId="77777777" w:rsidR="00C40AE7" w:rsidRDefault="00C40AE7" w:rsidP="00C40AE7">
      <w:pPr>
        <w:jc w:val="center"/>
      </w:pPr>
      <w:r w:rsidRPr="00AA2CB1">
        <w:rPr>
          <w:noProof/>
        </w:rPr>
        <w:lastRenderedPageBreak/>
        <w:drawing>
          <wp:inline distT="0" distB="0" distL="0" distR="0" wp14:anchorId="7751B2BD" wp14:editId="23762668">
            <wp:extent cx="2932556" cy="2354580"/>
            <wp:effectExtent l="0" t="0" r="1270" b="7620"/>
            <wp:docPr id="1760370616" name="Picture 3" descr="Diagram of a pressure gauge&#10;&#10;Description automatically generated">
              <a:extLst xmlns:a="http://schemas.openxmlformats.org/drawingml/2006/main">
                <a:ext uri="{FF2B5EF4-FFF2-40B4-BE49-F238E27FC236}">
                  <a16:creationId xmlns:a16="http://schemas.microsoft.com/office/drawing/2014/main" id="{7D984B43-75B0-4C87-C103-00F785DC7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of a pressure gauge&#10;&#10;Description automatically generated">
                      <a:extLst>
                        <a:ext uri="{FF2B5EF4-FFF2-40B4-BE49-F238E27FC236}">
                          <a16:creationId xmlns:a16="http://schemas.microsoft.com/office/drawing/2014/main" id="{7D984B43-75B0-4C87-C103-00F785DC799E}"/>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t="2191"/>
                    <a:stretch/>
                  </pic:blipFill>
                  <pic:spPr>
                    <a:xfrm>
                      <a:off x="0" y="0"/>
                      <a:ext cx="2956357" cy="2373690"/>
                    </a:xfrm>
                    <a:prstGeom prst="rect">
                      <a:avLst/>
                    </a:prstGeom>
                  </pic:spPr>
                </pic:pic>
              </a:graphicData>
            </a:graphic>
          </wp:inline>
        </w:drawing>
      </w:r>
      <w:r>
        <w:t xml:space="preserve">  </w:t>
      </w:r>
      <w:r w:rsidRPr="002617E5">
        <w:rPr>
          <w:noProof/>
        </w:rPr>
        <w:drawing>
          <wp:inline distT="0" distB="0" distL="0" distR="0" wp14:anchorId="685BC27F" wp14:editId="7613BBFD">
            <wp:extent cx="3060117" cy="2156460"/>
            <wp:effectExtent l="0" t="0" r="6985" b="0"/>
            <wp:docPr id="1347843859" name="Picture 3" descr="A diagram of a spray system&#10;&#10;Description automatically generated">
              <a:extLst xmlns:a="http://schemas.openxmlformats.org/drawingml/2006/main">
                <a:ext uri="{FF2B5EF4-FFF2-40B4-BE49-F238E27FC236}">
                  <a16:creationId xmlns:a16="http://schemas.microsoft.com/office/drawing/2014/main" id="{648B9656-E165-A8EA-37D4-42827A284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33728" name="Picture 3" descr="A diagram of a spray system&#10;&#10;Description automatically generated">
                      <a:extLst>
                        <a:ext uri="{FF2B5EF4-FFF2-40B4-BE49-F238E27FC236}">
                          <a16:creationId xmlns:a16="http://schemas.microsoft.com/office/drawing/2014/main" id="{648B9656-E165-A8EA-37D4-42827A284BD2}"/>
                        </a:ext>
                      </a:extLst>
                    </pic:cNvPr>
                    <pic:cNvPicPr>
                      <a:picLocks noChangeAspect="1"/>
                    </pic:cNvPicPr>
                  </pic:nvPicPr>
                  <pic:blipFill>
                    <a:blip r:embed="rId16"/>
                    <a:stretch>
                      <a:fillRect/>
                    </a:stretch>
                  </pic:blipFill>
                  <pic:spPr>
                    <a:xfrm>
                      <a:off x="0" y="0"/>
                      <a:ext cx="3102233" cy="2186139"/>
                    </a:xfrm>
                    <a:custGeom>
                      <a:avLst/>
                      <a:gdLst/>
                      <a:ahLst/>
                      <a:cxnLst/>
                      <a:rect l="l" t="t" r="r" b="b"/>
                      <a:pathLst>
                        <a:path w="4114800" h="5712488">
                          <a:moveTo>
                            <a:pt x="133155" y="0"/>
                          </a:moveTo>
                          <a:lnTo>
                            <a:pt x="3981645" y="0"/>
                          </a:lnTo>
                          <a:cubicBezTo>
                            <a:pt x="4055184" y="0"/>
                            <a:pt x="4114800" y="59616"/>
                            <a:pt x="4114800" y="133155"/>
                          </a:cubicBezTo>
                          <a:lnTo>
                            <a:pt x="4114800" y="5579333"/>
                          </a:lnTo>
                          <a:cubicBezTo>
                            <a:pt x="4114800" y="5652872"/>
                            <a:pt x="4055184" y="5712488"/>
                            <a:pt x="3981645" y="5712488"/>
                          </a:cubicBezTo>
                          <a:lnTo>
                            <a:pt x="133155" y="5712488"/>
                          </a:lnTo>
                          <a:cubicBezTo>
                            <a:pt x="59616" y="5712488"/>
                            <a:pt x="0" y="5652872"/>
                            <a:pt x="0" y="5579333"/>
                          </a:cubicBezTo>
                          <a:lnTo>
                            <a:pt x="0" y="133155"/>
                          </a:lnTo>
                          <a:cubicBezTo>
                            <a:pt x="0" y="59616"/>
                            <a:pt x="59616" y="0"/>
                            <a:pt x="133155" y="0"/>
                          </a:cubicBezTo>
                          <a:close/>
                        </a:path>
                      </a:pathLst>
                    </a:custGeom>
                  </pic:spPr>
                </pic:pic>
              </a:graphicData>
            </a:graphic>
          </wp:inline>
        </w:drawing>
      </w:r>
    </w:p>
    <w:p w14:paraId="190B5395" w14:textId="77777777" w:rsidR="00C40AE7" w:rsidRPr="000D4128" w:rsidRDefault="00C40AE7" w:rsidP="00C40AE7">
      <w:r w:rsidRPr="000D4128">
        <w:t xml:space="preserve"> </w:t>
      </w:r>
    </w:p>
    <w:p w14:paraId="6292332C" w14:textId="14694FE6" w:rsidR="00C40AE7" w:rsidRDefault="00C40AE7" w:rsidP="00C40AE7">
      <w:pPr>
        <w:jc w:val="both"/>
      </w:pPr>
      <w:r w:rsidRPr="00C40AE7">
        <w:rPr>
          <w:b/>
          <w:bCs/>
        </w:rPr>
        <w:t>TAS 202-</w:t>
      </w:r>
      <w:r w:rsidR="00B078B2" w:rsidRPr="00C40AE7">
        <w:rPr>
          <w:b/>
          <w:bCs/>
        </w:rPr>
        <w:t>94</w:t>
      </w:r>
      <w:r w:rsidR="00B078B2">
        <w:t>:</w:t>
      </w:r>
      <w:r>
        <w:t xml:space="preserve"> </w:t>
      </w:r>
      <w:r>
        <w:t>The TAS 202-94 standard offers essential guidelines for evaluating the performance of building components under uniform air pressure, with a particular emphasis on both impact and non-impact-resistant products. A key aspect of this standard is its specification for water testing, which mandates that components must endure a minimum water pressure equivalent to 15% of the positive allowable stress design (ASD) pressure for a duration of 15 minutes. This requirement serves as an indirect reference to ASTM E331, ensuring that products meet stringent water resistance criteria.</w:t>
      </w:r>
    </w:p>
    <w:p w14:paraId="1DC21A18" w14:textId="77777777" w:rsidR="00C40AE7" w:rsidRDefault="00C40AE7" w:rsidP="00C40AE7">
      <w:pPr>
        <w:jc w:val="both"/>
      </w:pPr>
    </w:p>
    <w:p w14:paraId="3A6FCEE7" w14:textId="77777777" w:rsidR="00C40AE7" w:rsidRDefault="00C40AE7" w:rsidP="00C40AE7">
      <w:pPr>
        <w:jc w:val="both"/>
      </w:pPr>
      <w:r>
        <w:t>The testing procedure outlined in TAS 202-94 involves several critical steps to accurately assess the water penetration resistance of the test specimen. Initially, the test specimen must be securely installed within the test chamber to create a controlled environment for the assessment. Once in place, operable units are subjected to five cycles of opening, closing, and locking, simulating normal operational stresses prior to the water penetration test.</w:t>
      </w:r>
    </w:p>
    <w:p w14:paraId="6E6158FE" w14:textId="77777777" w:rsidR="00C40AE7" w:rsidRDefault="00C40AE7" w:rsidP="00C40AE7">
      <w:pPr>
        <w:jc w:val="both"/>
      </w:pPr>
    </w:p>
    <w:p w14:paraId="27A009C0" w14:textId="77777777" w:rsidR="00C40AE7" w:rsidRDefault="00C40AE7" w:rsidP="00C40AE7">
      <w:pPr>
        <w:jc w:val="both"/>
      </w:pPr>
      <w:r>
        <w:t xml:space="preserve">Following this preconditioning phase, the water spray is adjusted to achieve the specified rate, and the air-pressure difference is applied within a 15-second window. This pressure, combined with the water spray, must be maintained for the full 15-minute testing period to ensure that the components are thoroughly evaluated under realistic conditions. After the test duration, the air </w:t>
      </w:r>
      <w:r>
        <w:lastRenderedPageBreak/>
        <w:t>pressure and water spray are removed, and any observed water penetration is meticulously recorded. This systematic approach outlined in TAS 202-94 not only enhances the reliability of the testing process but also ensures that products meet the necessary performance standards to withstand harsh weather conditions.</w:t>
      </w:r>
    </w:p>
    <w:p w14:paraId="41A2DFCB" w14:textId="77777777" w:rsidR="00C40AE7" w:rsidRDefault="00C40AE7" w:rsidP="00C40AE7">
      <w:pPr>
        <w:jc w:val="both"/>
      </w:pPr>
    </w:p>
    <w:p w14:paraId="20704ECE" w14:textId="6DBAA2F4" w:rsidR="00C40AE7" w:rsidRDefault="00B078B2" w:rsidP="00C40AE7">
      <w:pPr>
        <w:spacing w:line="259" w:lineRule="auto"/>
        <w:jc w:val="center"/>
        <w:rPr>
          <w:b/>
          <w:bCs/>
          <w:u w:val="single"/>
        </w:rPr>
      </w:pPr>
      <w:r>
        <w:rPr>
          <w:b/>
          <w:bCs/>
          <w:u w:val="single"/>
        </w:rPr>
        <w:t>SIMILARITIES IN TEST SEQUENCE IN BETWEEN TAS 202-94 &amp; NAFS-22</w:t>
      </w:r>
    </w:p>
    <w:p w14:paraId="24DD2739" w14:textId="77777777" w:rsidR="00B078B2" w:rsidRPr="006C49CD" w:rsidRDefault="00B078B2" w:rsidP="00C40AE7">
      <w:pPr>
        <w:spacing w:line="259" w:lineRule="auto"/>
        <w:jc w:val="center"/>
        <w:rPr>
          <w:b/>
          <w:bCs/>
          <w:u w:val="single"/>
        </w:rPr>
      </w:pPr>
    </w:p>
    <w:tbl>
      <w:tblPr>
        <w:tblStyle w:val="TableGrid"/>
        <w:tblW w:w="0" w:type="auto"/>
        <w:tblLook w:val="04A0" w:firstRow="1" w:lastRow="0" w:firstColumn="1" w:lastColumn="0" w:noHBand="0" w:noVBand="1"/>
      </w:tblPr>
      <w:tblGrid>
        <w:gridCol w:w="4675"/>
        <w:gridCol w:w="4675"/>
      </w:tblGrid>
      <w:tr w:rsidR="00C40AE7" w14:paraId="2A4A6250" w14:textId="77777777" w:rsidTr="00A5020B">
        <w:tc>
          <w:tcPr>
            <w:tcW w:w="4675" w:type="dxa"/>
          </w:tcPr>
          <w:p w14:paraId="0F8C096F" w14:textId="77777777" w:rsidR="00C40AE7" w:rsidRDefault="00C40AE7" w:rsidP="00A5020B">
            <w:pPr>
              <w:ind w:left="720"/>
              <w:jc w:val="center"/>
              <w:rPr>
                <w:rFonts w:ascii="Arial" w:hAnsi="Arial" w:cs="Arial"/>
                <w:b/>
                <w:bCs/>
              </w:rPr>
            </w:pPr>
            <w:r w:rsidRPr="003C49FF">
              <w:rPr>
                <w:rFonts w:ascii="Arial" w:hAnsi="Arial" w:cs="Arial"/>
                <w:b/>
                <w:bCs/>
              </w:rPr>
              <w:t>TAS 202-94</w:t>
            </w:r>
          </w:p>
          <w:p w14:paraId="0A529D93" w14:textId="77777777" w:rsidR="00C40AE7" w:rsidRPr="003C49FF" w:rsidRDefault="00C40AE7" w:rsidP="00A5020B">
            <w:pPr>
              <w:ind w:left="720"/>
              <w:jc w:val="center"/>
              <w:rPr>
                <w:rFonts w:ascii="Arial" w:hAnsi="Arial" w:cs="Arial"/>
                <w:b/>
                <w:bCs/>
              </w:rPr>
            </w:pPr>
          </w:p>
          <w:p w14:paraId="1E73D75D"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sz w:val="20"/>
                <w:szCs w:val="20"/>
              </w:rPr>
              <w:t>The sequence of testing for evaluating the performance of building components, particularly sliding glass doors (SGDs), involves a systematic approach designed to ensure comprehensive assessment under various conditions. Each load is held for 30 seconds to allow for accurate measurement and observation.</w:t>
            </w:r>
          </w:p>
          <w:p w14:paraId="5D19BEC9"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t>Air Infiltration Testing</w:t>
            </w:r>
            <w:r w:rsidRPr="005849E7">
              <w:rPr>
                <w:rFonts w:ascii="Arial" w:hAnsi="Arial" w:cs="Arial"/>
                <w:sz w:val="20"/>
                <w:szCs w:val="20"/>
              </w:rPr>
              <w:t>: The procedure begins with testing for air infiltration according to ASTM E283. This standard determines the air leakage rates of the product, establishing its energy efficiency and potential for weather resistance.</w:t>
            </w:r>
          </w:p>
          <w:p w14:paraId="3FB9011B"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t>Application of Positive Loads</w:t>
            </w:r>
            <w:r w:rsidRPr="005849E7">
              <w:rPr>
                <w:rFonts w:ascii="Arial" w:hAnsi="Arial" w:cs="Arial"/>
                <w:sz w:val="20"/>
                <w:szCs w:val="20"/>
              </w:rPr>
              <w:t>: Next, the product is subjected to a load of 0.5 times the positive test load, which is calculated as 1.5 times the product's design pressure rating. This step is crucial for assessing the structural integrity of the component under reduced pressure conditions.</w:t>
            </w:r>
          </w:p>
          <w:p w14:paraId="376C4BB7"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t>Full Positive Design Pressure Load</w:t>
            </w:r>
            <w:r w:rsidRPr="005849E7">
              <w:rPr>
                <w:rFonts w:ascii="Arial" w:hAnsi="Arial" w:cs="Arial"/>
                <w:sz w:val="20"/>
                <w:szCs w:val="20"/>
              </w:rPr>
              <w:t>: After the initial load, the product is then loaded to its full positive design pressure. This step ensures that the component can withstand maximum anticipated pressures during a storm or extreme weather event.</w:t>
            </w:r>
          </w:p>
          <w:p w14:paraId="50A17C54"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t>Negative Load Testing</w:t>
            </w:r>
            <w:r w:rsidRPr="005849E7">
              <w:rPr>
                <w:rFonts w:ascii="Arial" w:hAnsi="Arial" w:cs="Arial"/>
                <w:sz w:val="20"/>
                <w:szCs w:val="20"/>
              </w:rPr>
              <w:t>: The testing process is then repeated for negative loads, where steps 2 and 3 are applied again to evaluate the performance of the product under suction forces. This dual approach helps to understand how the component behaves under both positive and negative pressure conditions.</w:t>
            </w:r>
          </w:p>
          <w:p w14:paraId="5E2B7BFA"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t>Water Infiltration Resistance Testing</w:t>
            </w:r>
            <w:r w:rsidRPr="005849E7">
              <w:rPr>
                <w:rFonts w:ascii="Arial" w:hAnsi="Arial" w:cs="Arial"/>
                <w:sz w:val="20"/>
                <w:szCs w:val="20"/>
              </w:rPr>
              <w:t>: Following the load tests, the product is assessed for water infiltration resistance at the corresponding pressure, with a minimum requirement of 15% of the positive design load. This test determines the product’s ability to prevent water penetration under pressure, which is vital for ensuring durability and functionality during heavy rainfall or storms.</w:t>
            </w:r>
          </w:p>
          <w:p w14:paraId="45402161"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lastRenderedPageBreak/>
              <w:t>Full Positive and Negative Test Loads</w:t>
            </w:r>
            <w:r w:rsidRPr="005849E7">
              <w:rPr>
                <w:rFonts w:ascii="Arial" w:hAnsi="Arial" w:cs="Arial"/>
                <w:sz w:val="20"/>
                <w:szCs w:val="20"/>
              </w:rPr>
              <w:t>: The next phase involves applying full positive and negative test loads to further validate the structural performance and resilience of the product under extreme conditions.</w:t>
            </w:r>
          </w:p>
          <w:p w14:paraId="484D4DDF" w14:textId="77777777" w:rsidR="00C40AE7" w:rsidRPr="005849E7" w:rsidRDefault="00C40AE7" w:rsidP="00C40AE7">
            <w:pPr>
              <w:numPr>
                <w:ilvl w:val="0"/>
                <w:numId w:val="54"/>
              </w:numPr>
              <w:jc w:val="both"/>
              <w:rPr>
                <w:rFonts w:ascii="Arial" w:hAnsi="Arial" w:cs="Arial"/>
                <w:sz w:val="20"/>
                <w:szCs w:val="20"/>
              </w:rPr>
            </w:pPr>
            <w:r w:rsidRPr="005849E7">
              <w:rPr>
                <w:rFonts w:ascii="Arial" w:hAnsi="Arial" w:cs="Arial"/>
                <w:b/>
                <w:bCs/>
                <w:sz w:val="20"/>
                <w:szCs w:val="20"/>
              </w:rPr>
              <w:t>Forced Entry Testing</w:t>
            </w:r>
            <w:r w:rsidRPr="005849E7">
              <w:rPr>
                <w:rFonts w:ascii="Arial" w:hAnsi="Arial" w:cs="Arial"/>
                <w:sz w:val="20"/>
                <w:szCs w:val="20"/>
              </w:rPr>
              <w:t>: Finally, forced entry testing is conducted to evaluate the security features of the product. This test simulates attempts to breach the door or window system, ensuring that it meets the necessary security standards.</w:t>
            </w:r>
          </w:p>
          <w:p w14:paraId="58B1305D" w14:textId="77777777" w:rsidR="00C40AE7" w:rsidRDefault="00C40AE7" w:rsidP="00A5020B">
            <w:pPr>
              <w:rPr>
                <w:rFonts w:ascii="Arial" w:hAnsi="Arial" w:cs="Arial"/>
              </w:rPr>
            </w:pPr>
          </w:p>
        </w:tc>
        <w:tc>
          <w:tcPr>
            <w:tcW w:w="4675" w:type="dxa"/>
          </w:tcPr>
          <w:p w14:paraId="20993D26" w14:textId="77777777" w:rsidR="00C40AE7" w:rsidRDefault="00C40AE7" w:rsidP="00A5020B">
            <w:pPr>
              <w:jc w:val="center"/>
              <w:rPr>
                <w:rFonts w:ascii="Arial" w:hAnsi="Arial" w:cs="Arial"/>
                <w:b/>
                <w:bCs/>
              </w:rPr>
            </w:pPr>
            <w:r w:rsidRPr="003C49FF">
              <w:rPr>
                <w:rFonts w:ascii="Arial" w:hAnsi="Arial" w:cs="Arial"/>
                <w:b/>
                <w:bCs/>
              </w:rPr>
              <w:lastRenderedPageBreak/>
              <w:t>NAFS-22 (R, LC, and CW products)</w:t>
            </w:r>
          </w:p>
          <w:p w14:paraId="31CB9AB8" w14:textId="77777777" w:rsidR="00C40AE7" w:rsidRPr="003C49FF" w:rsidRDefault="00C40AE7" w:rsidP="00A5020B">
            <w:pPr>
              <w:jc w:val="center"/>
              <w:rPr>
                <w:rFonts w:ascii="Arial" w:hAnsi="Arial" w:cs="Arial"/>
                <w:b/>
                <w:bCs/>
              </w:rPr>
            </w:pPr>
          </w:p>
          <w:p w14:paraId="6AFB5C5C" w14:textId="77777777" w:rsidR="00C40AE7" w:rsidRPr="005849E7" w:rsidRDefault="00C40AE7" w:rsidP="00C40AE7">
            <w:pPr>
              <w:numPr>
                <w:ilvl w:val="0"/>
                <w:numId w:val="55"/>
              </w:numPr>
              <w:jc w:val="both"/>
              <w:rPr>
                <w:rFonts w:ascii="Arial" w:hAnsi="Arial" w:cs="Arial"/>
                <w:sz w:val="20"/>
                <w:szCs w:val="20"/>
              </w:rPr>
            </w:pPr>
            <w:r w:rsidRPr="005849E7">
              <w:rPr>
                <w:rFonts w:ascii="Arial" w:hAnsi="Arial" w:cs="Arial"/>
                <w:sz w:val="20"/>
                <w:szCs w:val="20"/>
              </w:rPr>
              <w:t>The testing sequence for evaluating the performance of building components, particularly sliding glass doors (SGDs), employs a systematic approach that ensures a comprehensive assessment under various conditions. Each load during the testing process is held for 30 seconds, allowing for accurate measurements and observations.</w:t>
            </w:r>
          </w:p>
          <w:p w14:paraId="48131541" w14:textId="77777777" w:rsidR="00C40AE7" w:rsidRPr="005849E7" w:rsidRDefault="00C40AE7" w:rsidP="00C40AE7">
            <w:pPr>
              <w:numPr>
                <w:ilvl w:val="0"/>
                <w:numId w:val="55"/>
              </w:numPr>
              <w:jc w:val="both"/>
              <w:rPr>
                <w:rFonts w:ascii="Arial" w:hAnsi="Arial" w:cs="Arial"/>
                <w:sz w:val="20"/>
                <w:szCs w:val="20"/>
              </w:rPr>
            </w:pPr>
            <w:r w:rsidRPr="00C40AE7">
              <w:rPr>
                <w:rFonts w:ascii="Arial" w:hAnsi="Arial" w:cs="Arial"/>
                <w:b/>
                <w:bCs/>
                <w:sz w:val="20"/>
                <w:szCs w:val="20"/>
              </w:rPr>
              <w:t>Air Infiltration Testing</w:t>
            </w:r>
            <w:r w:rsidRPr="005849E7">
              <w:rPr>
                <w:rFonts w:ascii="Arial" w:hAnsi="Arial" w:cs="Arial"/>
                <w:sz w:val="20"/>
                <w:szCs w:val="20"/>
              </w:rPr>
              <w:t xml:space="preserve"> serves as the initial step, following the ASTM E283 standard, which assesses the air leakage rates of the product. This evaluation is crucial for establishing the component's energy efficiency and potential resistance to adverse weather conditions.</w:t>
            </w:r>
          </w:p>
          <w:p w14:paraId="1F2344BE" w14:textId="34567643" w:rsidR="00C40AE7" w:rsidRPr="005849E7" w:rsidRDefault="00C40AE7" w:rsidP="00C40AE7">
            <w:pPr>
              <w:numPr>
                <w:ilvl w:val="0"/>
                <w:numId w:val="55"/>
              </w:numPr>
              <w:jc w:val="both"/>
              <w:rPr>
                <w:rFonts w:ascii="Arial" w:hAnsi="Arial" w:cs="Arial"/>
                <w:sz w:val="20"/>
                <w:szCs w:val="20"/>
              </w:rPr>
            </w:pPr>
            <w:r>
              <w:rPr>
                <w:rFonts w:ascii="Arial" w:hAnsi="Arial" w:cs="Arial"/>
                <w:sz w:val="20"/>
                <w:szCs w:val="20"/>
              </w:rPr>
              <w:t>T</w:t>
            </w:r>
            <w:r w:rsidRPr="005849E7">
              <w:rPr>
                <w:rFonts w:ascii="Arial" w:hAnsi="Arial" w:cs="Arial"/>
                <w:sz w:val="20"/>
                <w:szCs w:val="20"/>
              </w:rPr>
              <w:t xml:space="preserve">he </w:t>
            </w:r>
            <w:r w:rsidRPr="00C40AE7">
              <w:rPr>
                <w:rFonts w:ascii="Arial" w:hAnsi="Arial" w:cs="Arial"/>
                <w:b/>
                <w:bCs/>
                <w:sz w:val="20"/>
                <w:szCs w:val="20"/>
              </w:rPr>
              <w:t>Application of Positive Loads</w:t>
            </w:r>
            <w:r w:rsidRPr="005849E7">
              <w:rPr>
                <w:rFonts w:ascii="Arial" w:hAnsi="Arial" w:cs="Arial"/>
                <w:sz w:val="20"/>
                <w:szCs w:val="20"/>
              </w:rPr>
              <w:t xml:space="preserve"> occurs, where the product is subjected to a load of 0.5 times the positive test load. This load is calculated as 1.5 times the product's design pressure rating. This step is essential for determining the structural integrity of the component under reduced pressure conditions, thereby ensuring its reliability.</w:t>
            </w:r>
          </w:p>
          <w:p w14:paraId="2710F69B" w14:textId="486839C7" w:rsidR="00C40AE7" w:rsidRPr="005849E7" w:rsidRDefault="00C40AE7" w:rsidP="00C40AE7">
            <w:pPr>
              <w:numPr>
                <w:ilvl w:val="0"/>
                <w:numId w:val="55"/>
              </w:numPr>
              <w:jc w:val="both"/>
              <w:rPr>
                <w:rFonts w:ascii="Arial" w:hAnsi="Arial" w:cs="Arial"/>
                <w:sz w:val="20"/>
                <w:szCs w:val="20"/>
              </w:rPr>
            </w:pPr>
            <w:r>
              <w:rPr>
                <w:rFonts w:ascii="Arial" w:hAnsi="Arial" w:cs="Arial"/>
                <w:sz w:val="20"/>
                <w:szCs w:val="20"/>
              </w:rPr>
              <w:t>T</w:t>
            </w:r>
            <w:r w:rsidRPr="005849E7">
              <w:rPr>
                <w:rFonts w:ascii="Arial" w:hAnsi="Arial" w:cs="Arial"/>
                <w:sz w:val="20"/>
                <w:szCs w:val="20"/>
              </w:rPr>
              <w:t xml:space="preserve">he testing progresses to </w:t>
            </w:r>
            <w:r w:rsidRPr="00C40AE7">
              <w:rPr>
                <w:rFonts w:ascii="Arial" w:hAnsi="Arial" w:cs="Arial"/>
                <w:b/>
                <w:bCs/>
                <w:sz w:val="20"/>
                <w:szCs w:val="20"/>
              </w:rPr>
              <w:t>Full Positive Design Pressure Load</w:t>
            </w:r>
            <w:r w:rsidRPr="005849E7">
              <w:rPr>
                <w:rFonts w:ascii="Arial" w:hAnsi="Arial" w:cs="Arial"/>
                <w:sz w:val="20"/>
                <w:szCs w:val="20"/>
              </w:rPr>
              <w:t xml:space="preserve">, where the product is loaded to its full </w:t>
            </w:r>
            <w:r>
              <w:rPr>
                <w:rFonts w:ascii="Arial" w:hAnsi="Arial" w:cs="Arial"/>
                <w:sz w:val="20"/>
                <w:szCs w:val="20"/>
              </w:rPr>
              <w:t>P</w:t>
            </w:r>
            <w:r w:rsidRPr="005849E7">
              <w:rPr>
                <w:rFonts w:ascii="Arial" w:hAnsi="Arial" w:cs="Arial"/>
                <w:sz w:val="20"/>
                <w:szCs w:val="20"/>
              </w:rPr>
              <w:t xml:space="preserve">ositive </w:t>
            </w:r>
            <w:r>
              <w:rPr>
                <w:rFonts w:ascii="Arial" w:hAnsi="Arial" w:cs="Arial"/>
                <w:sz w:val="20"/>
                <w:szCs w:val="20"/>
              </w:rPr>
              <w:t>D</w:t>
            </w:r>
            <w:r w:rsidRPr="005849E7">
              <w:rPr>
                <w:rFonts w:ascii="Arial" w:hAnsi="Arial" w:cs="Arial"/>
                <w:sz w:val="20"/>
                <w:szCs w:val="20"/>
              </w:rPr>
              <w:t xml:space="preserve">esign </w:t>
            </w:r>
            <w:r>
              <w:rPr>
                <w:rFonts w:ascii="Arial" w:hAnsi="Arial" w:cs="Arial"/>
                <w:sz w:val="20"/>
                <w:szCs w:val="20"/>
              </w:rPr>
              <w:t>P</w:t>
            </w:r>
            <w:r w:rsidRPr="005849E7">
              <w:rPr>
                <w:rFonts w:ascii="Arial" w:hAnsi="Arial" w:cs="Arial"/>
                <w:sz w:val="20"/>
                <w:szCs w:val="20"/>
              </w:rPr>
              <w:t>ressure. This ensures that the component can endure maximum anticipated pressures that may arise during storms or extreme weather events.</w:t>
            </w:r>
          </w:p>
          <w:p w14:paraId="50D15A05" w14:textId="77777777" w:rsidR="00C40AE7" w:rsidRPr="005849E7" w:rsidRDefault="00C40AE7" w:rsidP="00C40AE7">
            <w:pPr>
              <w:numPr>
                <w:ilvl w:val="0"/>
                <w:numId w:val="55"/>
              </w:numPr>
              <w:jc w:val="both"/>
              <w:rPr>
                <w:rFonts w:ascii="Arial" w:hAnsi="Arial" w:cs="Arial"/>
                <w:sz w:val="20"/>
                <w:szCs w:val="20"/>
              </w:rPr>
            </w:pPr>
            <w:r w:rsidRPr="00C40AE7">
              <w:rPr>
                <w:rFonts w:ascii="Arial" w:hAnsi="Arial" w:cs="Arial"/>
                <w:b/>
                <w:bCs/>
                <w:sz w:val="20"/>
                <w:szCs w:val="20"/>
              </w:rPr>
              <w:t>Negative Load Testing</w:t>
            </w:r>
            <w:r w:rsidRPr="005849E7">
              <w:rPr>
                <w:rFonts w:ascii="Arial" w:hAnsi="Arial" w:cs="Arial"/>
                <w:sz w:val="20"/>
                <w:szCs w:val="20"/>
              </w:rPr>
              <w:t xml:space="preserve"> then follows, where the same steps (application of 0.5 times and full positive design pressure) are repeated for negative loads. This dual approach provides insight into how the component performs under suction forces, allowing for a comprehensive understanding of its behavior under both positive and negative pressure conditions.</w:t>
            </w:r>
          </w:p>
          <w:p w14:paraId="0A775720" w14:textId="0D8CDFF8" w:rsidR="00C40AE7" w:rsidRPr="005849E7" w:rsidRDefault="00C40AE7" w:rsidP="00C40AE7">
            <w:pPr>
              <w:numPr>
                <w:ilvl w:val="0"/>
                <w:numId w:val="55"/>
              </w:numPr>
              <w:jc w:val="both"/>
              <w:rPr>
                <w:rFonts w:ascii="Arial" w:hAnsi="Arial" w:cs="Arial"/>
                <w:sz w:val="20"/>
                <w:szCs w:val="20"/>
              </w:rPr>
            </w:pPr>
            <w:r>
              <w:rPr>
                <w:rFonts w:ascii="Arial" w:hAnsi="Arial" w:cs="Arial"/>
                <w:sz w:val="20"/>
                <w:szCs w:val="20"/>
              </w:rPr>
              <w:t>C</w:t>
            </w:r>
            <w:r w:rsidRPr="005849E7">
              <w:rPr>
                <w:rFonts w:ascii="Arial" w:hAnsi="Arial" w:cs="Arial"/>
                <w:sz w:val="20"/>
                <w:szCs w:val="20"/>
              </w:rPr>
              <w:t xml:space="preserve">ompleting the load tests, the product undergoes </w:t>
            </w:r>
            <w:r w:rsidRPr="00C40AE7">
              <w:rPr>
                <w:rFonts w:ascii="Arial" w:hAnsi="Arial" w:cs="Arial"/>
                <w:b/>
                <w:bCs/>
                <w:sz w:val="20"/>
                <w:szCs w:val="20"/>
              </w:rPr>
              <w:t>Water Infiltration Resistance</w:t>
            </w:r>
            <w:r w:rsidRPr="005849E7">
              <w:rPr>
                <w:rFonts w:ascii="Arial" w:hAnsi="Arial" w:cs="Arial"/>
                <w:sz w:val="20"/>
                <w:szCs w:val="20"/>
              </w:rPr>
              <w:t xml:space="preserve"> Testing at the corresponding pressure, with a minimum requirement of 15% of the </w:t>
            </w:r>
            <w:r w:rsidRPr="005849E7">
              <w:rPr>
                <w:rFonts w:ascii="Arial" w:hAnsi="Arial" w:cs="Arial"/>
                <w:sz w:val="20"/>
                <w:szCs w:val="20"/>
              </w:rPr>
              <w:lastRenderedPageBreak/>
              <w:t>positive design load. This assessment is critical in determining the product’s capability to prevent water penetration under pressure, which is vital for maintaining durability and functionality during heavy rainfall or storms.</w:t>
            </w:r>
          </w:p>
          <w:p w14:paraId="1F5609EB" w14:textId="77777777" w:rsidR="00C40AE7" w:rsidRPr="005849E7" w:rsidRDefault="00C40AE7" w:rsidP="00C40AE7">
            <w:pPr>
              <w:numPr>
                <w:ilvl w:val="0"/>
                <w:numId w:val="55"/>
              </w:numPr>
              <w:jc w:val="both"/>
              <w:rPr>
                <w:rFonts w:ascii="Arial" w:hAnsi="Arial" w:cs="Arial"/>
                <w:sz w:val="20"/>
                <w:szCs w:val="20"/>
              </w:rPr>
            </w:pPr>
            <w:r w:rsidRPr="005849E7">
              <w:rPr>
                <w:rFonts w:ascii="Arial" w:hAnsi="Arial" w:cs="Arial"/>
                <w:sz w:val="20"/>
                <w:szCs w:val="20"/>
              </w:rPr>
              <w:t xml:space="preserve">The testing phase then involves applying </w:t>
            </w:r>
            <w:r w:rsidRPr="00C40AE7">
              <w:rPr>
                <w:rFonts w:ascii="Arial" w:hAnsi="Arial" w:cs="Arial"/>
                <w:b/>
                <w:bCs/>
                <w:sz w:val="20"/>
                <w:szCs w:val="20"/>
              </w:rPr>
              <w:t xml:space="preserve">Full Positive and Negative Test Loads </w:t>
            </w:r>
            <w:r w:rsidRPr="005849E7">
              <w:rPr>
                <w:rFonts w:ascii="Arial" w:hAnsi="Arial" w:cs="Arial"/>
                <w:sz w:val="20"/>
                <w:szCs w:val="20"/>
              </w:rPr>
              <w:t>to further validate the structural performance and resilience of the product in extreme conditions.</w:t>
            </w:r>
          </w:p>
          <w:p w14:paraId="71B0E4E7" w14:textId="0ACDD0DD" w:rsidR="00C40AE7" w:rsidRPr="00C40AE7" w:rsidRDefault="00C40AE7" w:rsidP="00C40AE7">
            <w:pPr>
              <w:numPr>
                <w:ilvl w:val="0"/>
                <w:numId w:val="55"/>
              </w:numPr>
              <w:jc w:val="both"/>
              <w:rPr>
                <w:rFonts w:ascii="Arial" w:hAnsi="Arial" w:cs="Arial"/>
                <w:sz w:val="20"/>
                <w:szCs w:val="20"/>
              </w:rPr>
            </w:pPr>
            <w:r w:rsidRPr="00C40AE7">
              <w:rPr>
                <w:rFonts w:ascii="Arial" w:hAnsi="Arial" w:cs="Arial"/>
                <w:b/>
                <w:bCs/>
                <w:sz w:val="20"/>
                <w:szCs w:val="20"/>
              </w:rPr>
              <w:t>Forced Entry Testing</w:t>
            </w:r>
            <w:r w:rsidRPr="005849E7">
              <w:rPr>
                <w:rFonts w:ascii="Arial" w:hAnsi="Arial" w:cs="Arial"/>
                <w:sz w:val="20"/>
                <w:szCs w:val="20"/>
              </w:rPr>
              <w:t xml:space="preserve"> is performed to evaluate the security features of the product. This test simulates attempts to breach the door or window system, ensuring that it complies with necessary security standards.</w:t>
            </w:r>
          </w:p>
        </w:tc>
      </w:tr>
    </w:tbl>
    <w:p w14:paraId="66CE7B42" w14:textId="77777777" w:rsidR="00574A45" w:rsidRDefault="00574A45" w:rsidP="0085383D">
      <w:pPr>
        <w:widowControl w:val="0"/>
        <w:jc w:val="both"/>
        <w:rPr>
          <w:ins w:id="709" w:author="Mostafa Sameer" w:date="2024-10-16T01:48:00Z" w16du:dateUtc="2024-10-16T05:48:00Z"/>
        </w:rPr>
      </w:pPr>
    </w:p>
    <w:p w14:paraId="1DBE42A4" w14:textId="0E99C295" w:rsidR="00294AB4" w:rsidRPr="00861F33" w:rsidRDefault="00294AB4" w:rsidP="00294AB4">
      <w:pPr>
        <w:widowControl w:val="0"/>
        <w:jc w:val="both"/>
        <w:rPr>
          <w:ins w:id="710" w:author="Mostafa Sameer" w:date="2024-10-16T01:48:00Z"/>
          <w:b/>
          <w:bCs/>
          <w:lang w:val="en-US"/>
        </w:rPr>
      </w:pPr>
      <w:ins w:id="711" w:author="Mostafa Sameer" w:date="2024-10-16T01:48:00Z">
        <w:r w:rsidRPr="00861F33">
          <w:rPr>
            <w:b/>
            <w:bCs/>
            <w:lang w:val="en-US"/>
          </w:rPr>
          <w:t>St</w:t>
        </w:r>
      </w:ins>
      <w:r w:rsidR="0036219E">
        <w:rPr>
          <w:b/>
          <w:bCs/>
          <w:lang w:val="en-US"/>
        </w:rPr>
        <w:t>and</w:t>
      </w:r>
      <w:ins w:id="712" w:author="Mostafa Sameer" w:date="2024-10-16T01:48:00Z">
        <w:r w:rsidRPr="00861F33">
          <w:rPr>
            <w:b/>
            <w:bCs/>
            <w:lang w:val="en-US"/>
          </w:rPr>
          <w:t>ards Review</w:t>
        </w:r>
      </w:ins>
    </w:p>
    <w:p w14:paraId="270F4A1F" w14:textId="62E94855" w:rsidR="00294AB4" w:rsidRPr="0076405F" w:rsidRDefault="00294AB4" w:rsidP="00294AB4">
      <w:pPr>
        <w:widowControl w:val="0"/>
        <w:jc w:val="both"/>
        <w:rPr>
          <w:ins w:id="713" w:author="Mostafa Sameer" w:date="2024-10-16T01:48:00Z"/>
          <w:lang w:val="en-US"/>
        </w:rPr>
      </w:pPr>
      <w:ins w:id="714" w:author="Mostafa Sameer" w:date="2024-10-16T01:48:00Z">
        <w:r w:rsidRPr="0076405F">
          <w:rPr>
            <w:lang w:val="en-US"/>
            <w:rPrChange w:id="715" w:author="Mostafa Sameer" w:date="2024-10-16T01:49:00Z" w16du:dateUtc="2024-10-16T05:49:00Z">
              <w:rPr>
                <w:b/>
                <w:bCs/>
                <w:lang w:val="en-US"/>
              </w:rPr>
            </w:rPrChange>
          </w:rPr>
          <w:t>Testing St</w:t>
        </w:r>
      </w:ins>
      <w:r w:rsidR="0036219E">
        <w:rPr>
          <w:lang w:val="en-US"/>
        </w:rPr>
        <w:t>and</w:t>
      </w:r>
      <w:ins w:id="716" w:author="Mostafa Sameer" w:date="2024-10-16T01:48:00Z">
        <w:r w:rsidRPr="0076405F">
          <w:rPr>
            <w:lang w:val="en-US"/>
            <w:rPrChange w:id="717" w:author="Mostafa Sameer" w:date="2024-10-16T01:49:00Z" w16du:dateUtc="2024-10-16T05:49:00Z">
              <w:rPr>
                <w:b/>
                <w:bCs/>
                <w:lang w:val="en-US"/>
              </w:rPr>
            </w:rPrChange>
          </w:rPr>
          <w:t>ards</w:t>
        </w:r>
        <w:r w:rsidRPr="0076405F">
          <w:rPr>
            <w:lang w:val="en-US"/>
          </w:rPr>
          <w:t>:</w:t>
        </w:r>
      </w:ins>
    </w:p>
    <w:p w14:paraId="30D7DBB9" w14:textId="77777777" w:rsidR="002D36E5" w:rsidRPr="002D36E5" w:rsidRDefault="002D36E5" w:rsidP="002D36E5">
      <w:pPr>
        <w:widowControl w:val="0"/>
        <w:jc w:val="both"/>
        <w:rPr>
          <w:lang w:val="en-US"/>
        </w:rPr>
      </w:pPr>
      <w:r w:rsidRPr="002D36E5">
        <w:rPr>
          <w:lang w:val="en-US"/>
        </w:rPr>
        <w:t xml:space="preserve">Compliance with AAMA/WDMA/CSA 101/I.S.2/A440 or TAS 202.2 (Testing Application Standard) is required for windows and doors, particularly in areas governed by the Florida Building Code, which mandates testing and labeling for regulatory compliance. In High-Velocity Hurricane Zones (HVHZ), all windows and doors must undergo and pass TAS 202 testing to ensure they meet stringent performance standards.  </w:t>
      </w:r>
    </w:p>
    <w:p w14:paraId="641504BF" w14:textId="77777777" w:rsidR="002D36E5" w:rsidRPr="002D36E5" w:rsidRDefault="002D36E5" w:rsidP="002D36E5">
      <w:pPr>
        <w:widowControl w:val="0"/>
        <w:jc w:val="both"/>
        <w:rPr>
          <w:lang w:val="en-US"/>
        </w:rPr>
      </w:pPr>
    </w:p>
    <w:p w14:paraId="15640A9A" w14:textId="45E113BF" w:rsidR="002D36E5" w:rsidRPr="002D36E5" w:rsidRDefault="002D36E5" w:rsidP="002D36E5">
      <w:pPr>
        <w:widowControl w:val="0"/>
        <w:jc w:val="both"/>
        <w:rPr>
          <w:lang w:val="en-US"/>
        </w:rPr>
      </w:pPr>
      <w:r w:rsidRPr="002D36E5">
        <w:rPr>
          <w:lang w:val="en-US"/>
        </w:rPr>
        <w:t>Overview of TAS 202 Testing Requirements:</w:t>
      </w:r>
    </w:p>
    <w:p w14:paraId="39F7690C" w14:textId="77777777" w:rsidR="002D36E5" w:rsidRPr="002D36E5" w:rsidRDefault="002D36E5" w:rsidP="002D36E5">
      <w:pPr>
        <w:widowControl w:val="0"/>
        <w:jc w:val="both"/>
        <w:rPr>
          <w:lang w:val="en-US"/>
        </w:rPr>
      </w:pPr>
      <w:r w:rsidRPr="002D36E5">
        <w:rPr>
          <w:lang w:val="en-US"/>
        </w:rPr>
        <w:t xml:space="preserve">TAS 202 evaluates water intrusion performance by applying differential static pressure (DP) tests. The process begins with 75% of the product’s designated DP, applied in both positive and negative directions for 30 seconds each. This cycle is then repeated at 150% DP for the same duration. After the door assembly successfully passes these static pressure tests, water is applied to the surface at a minimum rate of 5 gallons per hour (gph) per square foot, simulating approximately 8.02 inches of rain per hour. The rain simulation is performed with at least 15% of the product’s DP applied as static air pressure across the door for a minimum of 15 minutes.  </w:t>
      </w:r>
    </w:p>
    <w:p w14:paraId="6385C68D" w14:textId="77777777" w:rsidR="002D36E5" w:rsidRPr="002D36E5" w:rsidRDefault="002D36E5" w:rsidP="002D36E5">
      <w:pPr>
        <w:widowControl w:val="0"/>
        <w:jc w:val="both"/>
        <w:rPr>
          <w:lang w:val="en-US"/>
        </w:rPr>
      </w:pPr>
    </w:p>
    <w:p w14:paraId="1E1EFD38" w14:textId="4D086696" w:rsidR="002D36E5" w:rsidRPr="002D36E5" w:rsidRDefault="002D36E5" w:rsidP="002D36E5">
      <w:pPr>
        <w:widowControl w:val="0"/>
        <w:jc w:val="both"/>
        <w:rPr>
          <w:lang w:val="en-US"/>
        </w:rPr>
      </w:pPr>
      <w:r w:rsidRPr="002D36E5">
        <w:rPr>
          <w:lang w:val="en-US"/>
        </w:rPr>
        <w:t>For example, a product with a Performance Grade (PG) rating of 60 must pass a water penetration resistance test at 9 pounds per square foot (</w:t>
      </w:r>
      <w:proofErr w:type="spellStart"/>
      <w:r w:rsidRPr="002D36E5">
        <w:rPr>
          <w:lang w:val="en-US"/>
        </w:rPr>
        <w:t>psf</w:t>
      </w:r>
      <w:proofErr w:type="spellEnd"/>
      <w:r w:rsidRPr="002D36E5">
        <w:rPr>
          <w:lang w:val="en-US"/>
        </w:rPr>
        <w:t>), correspond</w:t>
      </w:r>
      <w:r>
        <w:rPr>
          <w:lang w:val="en-US"/>
        </w:rPr>
        <w:t>ing</w:t>
      </w:r>
      <w:r w:rsidRPr="002D36E5">
        <w:rPr>
          <w:lang w:val="en-US"/>
        </w:rPr>
        <w:t xml:space="preserve"> to 15% of its positive DP rating. The PG rating reflects the product’s ability to resist water intrusion, with higher ratings indicating stronger performance. A PG 60 product demonstrates water penetration resistance at four times the pressure of a PG 15 product.  </w:t>
      </w:r>
    </w:p>
    <w:p w14:paraId="25E519B3" w14:textId="77777777" w:rsidR="002D36E5" w:rsidRPr="002D36E5" w:rsidRDefault="002D36E5" w:rsidP="002D36E5">
      <w:pPr>
        <w:widowControl w:val="0"/>
        <w:jc w:val="both"/>
        <w:rPr>
          <w:lang w:val="en-US"/>
        </w:rPr>
      </w:pPr>
    </w:p>
    <w:p w14:paraId="61179F06" w14:textId="53DDF02F" w:rsidR="002D36E5" w:rsidRPr="002D36E5" w:rsidRDefault="002D36E5" w:rsidP="002D36E5">
      <w:pPr>
        <w:widowControl w:val="0"/>
        <w:jc w:val="both"/>
        <w:rPr>
          <w:lang w:val="en-US"/>
        </w:rPr>
      </w:pPr>
      <w:r w:rsidRPr="002D36E5">
        <w:rPr>
          <w:lang w:val="en-US"/>
        </w:rPr>
        <w:t>Performance Grade and Test Pressure Comparison:</w:t>
      </w:r>
    </w:p>
    <w:p w14:paraId="3E741FAE" w14:textId="623C8F74" w:rsidR="00294AB4" w:rsidRDefault="002D36E5" w:rsidP="002D36E5">
      <w:pPr>
        <w:widowControl w:val="0"/>
        <w:jc w:val="both"/>
        <w:rPr>
          <w:lang w:val="en-US"/>
        </w:rPr>
      </w:pPr>
      <w:r w:rsidRPr="002D36E5">
        <w:rPr>
          <w:lang w:val="en-US"/>
        </w:rPr>
        <w:t xml:space="preserve">The relationship between PG ratings and water resistance is crucial, as products with the same DP rating but different PG ratings undergo varying levels of water penetration resistance testing. For instance, while two products might share identical positive DP ratings, the one with a higher PG rating will face a more demanding water resistance test pressure, ensuring greater durability in extreme weather conditions. This distinction is illustrated in Table 1, where common PG ratings are compared against their respective test pressures to highlight the impact of performance </w:t>
      </w:r>
      <w:r w:rsidRPr="002D36E5">
        <w:rPr>
          <w:lang w:val="en-US"/>
        </w:rPr>
        <w:lastRenderedPageBreak/>
        <w:t>grades on water penetration resistance.</w:t>
      </w:r>
    </w:p>
    <w:p w14:paraId="428762CF" w14:textId="77777777" w:rsidR="00AF090D" w:rsidRPr="0076405F" w:rsidRDefault="00AF090D" w:rsidP="002D36E5">
      <w:pPr>
        <w:widowControl w:val="0"/>
        <w:jc w:val="both"/>
        <w:rPr>
          <w:ins w:id="718" w:author="Mostafa Sameer" w:date="2024-10-16T01:48:00Z"/>
          <w:lang w:val="en-US"/>
        </w:rPr>
      </w:pPr>
    </w:p>
    <w:p w14:paraId="07F0214B" w14:textId="161BE770" w:rsidR="00294AB4" w:rsidRPr="00861F33" w:rsidRDefault="00294AB4" w:rsidP="00294AB4">
      <w:pPr>
        <w:widowControl w:val="0"/>
        <w:jc w:val="both"/>
        <w:rPr>
          <w:ins w:id="719" w:author="Mostafa Sameer" w:date="2024-10-16T01:48:00Z"/>
          <w:sz w:val="18"/>
          <w:szCs w:val="18"/>
          <w:lang w:val="en-US"/>
          <w:rPrChange w:id="720" w:author="Mostafa Sameer" w:date="2024-10-16T01:49:00Z" w16du:dateUtc="2024-10-16T05:49:00Z">
            <w:rPr>
              <w:ins w:id="721" w:author="Mostafa Sameer" w:date="2024-10-16T01:48:00Z"/>
              <w:lang w:val="en-US"/>
            </w:rPr>
          </w:rPrChange>
        </w:rPr>
      </w:pPr>
      <w:ins w:id="722" w:author="Mostafa Sameer" w:date="2024-10-16T01:48:00Z">
        <w:r w:rsidRPr="00861F33">
          <w:rPr>
            <w:sz w:val="18"/>
            <w:szCs w:val="18"/>
            <w:lang w:val="en-US"/>
            <w:rPrChange w:id="723" w:author="Mostafa Sameer" w:date="2024-10-16T01:49:00Z" w16du:dateUtc="2024-10-16T05:49:00Z">
              <w:rPr>
                <w:lang w:val="en-US"/>
              </w:rPr>
            </w:rPrChange>
          </w:rPr>
          <w:t xml:space="preserve">Table 1: AAMA/WDMA/CSA 101/I.S.2/A440 PG Ratings – Wind Design Pressure </w:t>
        </w:r>
      </w:ins>
      <w:r w:rsidR="0036219E">
        <w:rPr>
          <w:sz w:val="18"/>
          <w:szCs w:val="18"/>
          <w:lang w:val="en-US"/>
        </w:rPr>
        <w:t>and</w:t>
      </w:r>
      <w:ins w:id="724" w:author="Mostafa Sameer" w:date="2024-10-16T01:48:00Z">
        <w:r w:rsidRPr="00861F33">
          <w:rPr>
            <w:sz w:val="18"/>
            <w:szCs w:val="18"/>
            <w:lang w:val="en-US"/>
            <w:rPrChange w:id="725" w:author="Mostafa Sameer" w:date="2024-10-16T01:49:00Z" w16du:dateUtc="2024-10-16T05:49:00Z">
              <w:rPr>
                <w:lang w:val="en-US"/>
              </w:rPr>
            </w:rPrChange>
          </w:rPr>
          <w:t xml:space="preserve"> Water Penetration Resistance (Emergency Management Agency, F. (n.d.). </w:t>
        </w:r>
        <w:r w:rsidRPr="00861F33">
          <w:rPr>
            <w:i/>
            <w:iCs/>
            <w:sz w:val="18"/>
            <w:szCs w:val="18"/>
            <w:lang w:val="en-US"/>
            <w:rPrChange w:id="726" w:author="Mostafa Sameer" w:date="2024-10-16T01:49:00Z" w16du:dateUtc="2024-10-16T05:49:00Z">
              <w:rPr>
                <w:i/>
                <w:iCs/>
                <w:lang w:val="en-US"/>
              </w:rPr>
            </w:rPrChange>
          </w:rPr>
          <w:t xml:space="preserve">Reducing Water Intrusion Through Windows </w:t>
        </w:r>
      </w:ins>
      <w:r w:rsidR="0036219E">
        <w:rPr>
          <w:i/>
          <w:iCs/>
          <w:sz w:val="18"/>
          <w:szCs w:val="18"/>
          <w:lang w:val="en-US"/>
        </w:rPr>
        <w:t>and</w:t>
      </w:r>
      <w:ins w:id="727" w:author="Mostafa Sameer" w:date="2024-10-16T01:48:00Z">
        <w:r w:rsidRPr="00861F33">
          <w:rPr>
            <w:i/>
            <w:iCs/>
            <w:sz w:val="18"/>
            <w:szCs w:val="18"/>
            <w:lang w:val="en-US"/>
            <w:rPrChange w:id="728" w:author="Mostafa Sameer" w:date="2024-10-16T01:49:00Z" w16du:dateUtc="2024-10-16T05:49:00Z">
              <w:rPr>
                <w:i/>
                <w:iCs/>
                <w:lang w:val="en-US"/>
              </w:rPr>
            </w:rPrChange>
          </w:rPr>
          <w:t xml:space="preserve"> Doors</w:t>
        </w:r>
        <w:r w:rsidRPr="00861F33">
          <w:rPr>
            <w:sz w:val="18"/>
            <w:szCs w:val="18"/>
            <w:lang w:val="en-US"/>
            <w:rPrChange w:id="729" w:author="Mostafa Sameer" w:date="2024-10-16T01:49:00Z" w16du:dateUtc="2024-10-16T05:49:00Z">
              <w:rPr>
                <w:lang w:val="en-US"/>
              </w:rPr>
            </w:rPrChange>
          </w:rPr>
          <w:t>.)</w:t>
        </w:r>
      </w:ins>
    </w:p>
    <w:tbl>
      <w:tblPr>
        <w:tblW w:w="0" w:type="auto"/>
        <w:tblCellMar>
          <w:top w:w="15" w:type="dxa"/>
          <w:left w:w="15" w:type="dxa"/>
          <w:bottom w:w="15" w:type="dxa"/>
          <w:right w:w="15" w:type="dxa"/>
        </w:tblCellMar>
        <w:tblLook w:val="04A0" w:firstRow="1" w:lastRow="0" w:firstColumn="1" w:lastColumn="0" w:noHBand="0" w:noVBand="1"/>
      </w:tblPr>
      <w:tblGrid>
        <w:gridCol w:w="1255"/>
        <w:gridCol w:w="2520"/>
        <w:gridCol w:w="5490"/>
      </w:tblGrid>
      <w:tr w:rsidR="00294AB4" w:rsidRPr="0076405F" w14:paraId="651B089E" w14:textId="77777777" w:rsidTr="00861F33">
        <w:trPr>
          <w:trHeight w:val="152"/>
          <w:ins w:id="730"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9EDE0" w14:textId="77777777" w:rsidR="00294AB4" w:rsidRPr="00861F33" w:rsidRDefault="00294AB4">
            <w:pPr>
              <w:widowControl w:val="0"/>
              <w:jc w:val="center"/>
              <w:rPr>
                <w:ins w:id="731" w:author="Mostafa Sameer" w:date="2024-10-16T01:48:00Z"/>
                <w:sz w:val="18"/>
                <w:szCs w:val="18"/>
                <w:lang w:val="en-US"/>
              </w:rPr>
              <w:pPrChange w:id="732" w:author="Mostafa Sameer" w:date="2024-10-16T01:49:00Z" w16du:dateUtc="2024-10-16T05:49:00Z">
                <w:pPr>
                  <w:widowControl w:val="0"/>
                  <w:jc w:val="both"/>
                </w:pPr>
              </w:pPrChange>
            </w:pPr>
            <w:ins w:id="733" w:author="Mostafa Sameer" w:date="2024-10-16T01:48:00Z">
              <w:r w:rsidRPr="00861F33">
                <w:rPr>
                  <w:sz w:val="18"/>
                  <w:szCs w:val="18"/>
                  <w:lang w:val="en-US"/>
                  <w:rPrChange w:id="734" w:author="Mostafa Sameer" w:date="2024-10-16T01:49:00Z" w16du:dateUtc="2024-10-16T05:49:00Z">
                    <w:rPr>
                      <w:b/>
                      <w:bCs/>
                      <w:lang w:val="en-US"/>
                    </w:rPr>
                  </w:rPrChange>
                </w:rPr>
                <w:t>PG Rating</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7639F" w14:textId="77777777" w:rsidR="00294AB4" w:rsidRPr="00861F33" w:rsidRDefault="00294AB4">
            <w:pPr>
              <w:widowControl w:val="0"/>
              <w:jc w:val="center"/>
              <w:rPr>
                <w:ins w:id="735" w:author="Mostafa Sameer" w:date="2024-10-16T01:48:00Z"/>
                <w:sz w:val="18"/>
                <w:szCs w:val="18"/>
                <w:lang w:val="en-US"/>
              </w:rPr>
              <w:pPrChange w:id="736" w:author="Mostafa Sameer" w:date="2024-10-16T01:49:00Z" w16du:dateUtc="2024-10-16T05:49:00Z">
                <w:pPr>
                  <w:widowControl w:val="0"/>
                  <w:jc w:val="both"/>
                </w:pPr>
              </w:pPrChange>
            </w:pPr>
            <w:ins w:id="737" w:author="Mostafa Sameer" w:date="2024-10-16T01:48:00Z">
              <w:r w:rsidRPr="00861F33">
                <w:rPr>
                  <w:sz w:val="18"/>
                  <w:szCs w:val="18"/>
                  <w:lang w:val="en-US"/>
                  <w:rPrChange w:id="738" w:author="Mostafa Sameer" w:date="2024-10-16T01:49:00Z" w16du:dateUtc="2024-10-16T05:49:00Z">
                    <w:rPr>
                      <w:b/>
                      <w:bCs/>
                      <w:lang w:val="en-US"/>
                    </w:rPr>
                  </w:rPrChange>
                </w:rPr>
                <w:t>Wind DP Rating (positive)</w:t>
              </w:r>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59BE9" w14:textId="1908D310" w:rsidR="00294AB4" w:rsidRPr="00861F33" w:rsidRDefault="00294AB4">
            <w:pPr>
              <w:widowControl w:val="0"/>
              <w:jc w:val="center"/>
              <w:rPr>
                <w:ins w:id="739" w:author="Mostafa Sameer" w:date="2024-10-16T01:48:00Z"/>
                <w:sz w:val="18"/>
                <w:szCs w:val="18"/>
                <w:lang w:val="en-US"/>
              </w:rPr>
              <w:pPrChange w:id="740" w:author="Mostafa Sameer" w:date="2024-10-16T01:49:00Z" w16du:dateUtc="2024-10-16T05:49:00Z">
                <w:pPr>
                  <w:widowControl w:val="0"/>
                  <w:jc w:val="both"/>
                </w:pPr>
              </w:pPrChange>
            </w:pPr>
            <w:ins w:id="741" w:author="Mostafa Sameer" w:date="2024-10-16T01:48:00Z">
              <w:r w:rsidRPr="00861F33">
                <w:rPr>
                  <w:sz w:val="18"/>
                  <w:szCs w:val="18"/>
                  <w:lang w:val="en-US"/>
                  <w:rPrChange w:id="742" w:author="Mostafa Sameer" w:date="2024-10-16T01:49:00Z" w16du:dateUtc="2024-10-16T05:49:00Z">
                    <w:rPr>
                      <w:b/>
                      <w:bCs/>
                      <w:lang w:val="en-US"/>
                    </w:rPr>
                  </w:rPrChange>
                </w:rPr>
                <w:t xml:space="preserve">Water Penetration Resistance Test Pressure (15% </w:t>
              </w:r>
            </w:ins>
            <w:r w:rsidR="0036219E">
              <w:rPr>
                <w:sz w:val="18"/>
                <w:szCs w:val="18"/>
                <w:lang w:val="en-US"/>
              </w:rPr>
              <w:t>of</w:t>
            </w:r>
            <w:ins w:id="743" w:author="Mostafa Sameer" w:date="2024-10-16T01:48:00Z">
              <w:r w:rsidRPr="00861F33">
                <w:rPr>
                  <w:sz w:val="18"/>
                  <w:szCs w:val="18"/>
                  <w:lang w:val="en-US"/>
                  <w:rPrChange w:id="744" w:author="Mostafa Sameer" w:date="2024-10-16T01:49:00Z" w16du:dateUtc="2024-10-16T05:49:00Z">
                    <w:rPr>
                      <w:b/>
                      <w:bCs/>
                      <w:lang w:val="en-US"/>
                    </w:rPr>
                  </w:rPrChange>
                </w:rPr>
                <w:t xml:space="preserve"> PG Rating)</w:t>
              </w:r>
            </w:ins>
          </w:p>
        </w:tc>
      </w:tr>
      <w:tr w:rsidR="00294AB4" w:rsidRPr="0076405F" w14:paraId="1CAC1E6E" w14:textId="77777777" w:rsidTr="00861F33">
        <w:trPr>
          <w:trHeight w:val="285"/>
          <w:ins w:id="745"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268078" w14:textId="77777777" w:rsidR="00294AB4" w:rsidRPr="00861F33" w:rsidRDefault="00294AB4">
            <w:pPr>
              <w:widowControl w:val="0"/>
              <w:jc w:val="center"/>
              <w:rPr>
                <w:ins w:id="746" w:author="Mostafa Sameer" w:date="2024-10-16T01:48:00Z"/>
                <w:sz w:val="18"/>
                <w:szCs w:val="18"/>
                <w:lang w:val="en-US"/>
              </w:rPr>
              <w:pPrChange w:id="747" w:author="Mostafa Sameer" w:date="2024-10-16T01:49:00Z" w16du:dateUtc="2024-10-16T05:49:00Z">
                <w:pPr>
                  <w:widowControl w:val="0"/>
                  <w:jc w:val="both"/>
                </w:pPr>
              </w:pPrChange>
            </w:pPr>
            <w:ins w:id="748" w:author="Mostafa Sameer" w:date="2024-10-16T01:48:00Z">
              <w:r w:rsidRPr="00861F33">
                <w:rPr>
                  <w:sz w:val="18"/>
                  <w:szCs w:val="18"/>
                  <w:lang w:val="en-US"/>
                </w:rPr>
                <w:t>15</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B6B17" w14:textId="77777777" w:rsidR="00294AB4" w:rsidRPr="00861F33" w:rsidRDefault="00294AB4">
            <w:pPr>
              <w:widowControl w:val="0"/>
              <w:jc w:val="center"/>
              <w:rPr>
                <w:ins w:id="749" w:author="Mostafa Sameer" w:date="2024-10-16T01:48:00Z"/>
                <w:sz w:val="18"/>
                <w:szCs w:val="18"/>
                <w:lang w:val="en-US"/>
              </w:rPr>
              <w:pPrChange w:id="750" w:author="Mostafa Sameer" w:date="2024-10-16T01:49:00Z" w16du:dateUtc="2024-10-16T05:49:00Z">
                <w:pPr>
                  <w:widowControl w:val="0"/>
                  <w:jc w:val="both"/>
                </w:pPr>
              </w:pPrChange>
            </w:pPr>
            <w:ins w:id="751" w:author="Mostafa Sameer" w:date="2024-10-16T01:48:00Z">
              <w:r w:rsidRPr="00861F33">
                <w:rPr>
                  <w:sz w:val="18"/>
                  <w:szCs w:val="18"/>
                  <w:lang w:val="en-US"/>
                </w:rPr>
                <w:t xml:space="preserve">15 </w:t>
              </w:r>
              <w:proofErr w:type="spellStart"/>
              <w:r w:rsidRPr="00861F33">
                <w:rPr>
                  <w:sz w:val="18"/>
                  <w:szCs w:val="18"/>
                  <w:lang w:val="en-US"/>
                </w:rPr>
                <w:t>psf</w:t>
              </w:r>
              <w:proofErr w:type="spellEnd"/>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80F9E" w14:textId="77777777" w:rsidR="00294AB4" w:rsidRPr="00861F33" w:rsidRDefault="00294AB4">
            <w:pPr>
              <w:widowControl w:val="0"/>
              <w:jc w:val="center"/>
              <w:rPr>
                <w:ins w:id="752" w:author="Mostafa Sameer" w:date="2024-10-16T01:48:00Z"/>
                <w:sz w:val="18"/>
                <w:szCs w:val="18"/>
                <w:lang w:val="en-US"/>
              </w:rPr>
              <w:pPrChange w:id="753" w:author="Mostafa Sameer" w:date="2024-10-16T01:49:00Z" w16du:dateUtc="2024-10-16T05:49:00Z">
                <w:pPr>
                  <w:widowControl w:val="0"/>
                  <w:jc w:val="both"/>
                </w:pPr>
              </w:pPrChange>
            </w:pPr>
            <w:ins w:id="754" w:author="Mostafa Sameer" w:date="2024-10-16T01:48:00Z">
              <w:r w:rsidRPr="00861F33">
                <w:rPr>
                  <w:sz w:val="18"/>
                  <w:szCs w:val="18"/>
                  <w:lang w:val="en-US"/>
                </w:rPr>
                <w:t xml:space="preserve">2.25 </w:t>
              </w:r>
              <w:proofErr w:type="spellStart"/>
              <w:r w:rsidRPr="00861F33">
                <w:rPr>
                  <w:sz w:val="18"/>
                  <w:szCs w:val="18"/>
                  <w:lang w:val="en-US"/>
                </w:rPr>
                <w:t>psf</w:t>
              </w:r>
              <w:proofErr w:type="spellEnd"/>
            </w:ins>
          </w:p>
        </w:tc>
      </w:tr>
      <w:tr w:rsidR="00294AB4" w:rsidRPr="0076405F" w14:paraId="60991D21" w14:textId="77777777" w:rsidTr="00861F33">
        <w:trPr>
          <w:trHeight w:val="285"/>
          <w:ins w:id="755"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182985" w14:textId="77777777" w:rsidR="00294AB4" w:rsidRPr="00861F33" w:rsidRDefault="00294AB4">
            <w:pPr>
              <w:widowControl w:val="0"/>
              <w:jc w:val="center"/>
              <w:rPr>
                <w:ins w:id="756" w:author="Mostafa Sameer" w:date="2024-10-16T01:48:00Z"/>
                <w:sz w:val="18"/>
                <w:szCs w:val="18"/>
                <w:lang w:val="en-US"/>
              </w:rPr>
              <w:pPrChange w:id="757" w:author="Mostafa Sameer" w:date="2024-10-16T01:49:00Z" w16du:dateUtc="2024-10-16T05:49:00Z">
                <w:pPr>
                  <w:widowControl w:val="0"/>
                  <w:jc w:val="both"/>
                </w:pPr>
              </w:pPrChange>
            </w:pPr>
            <w:ins w:id="758" w:author="Mostafa Sameer" w:date="2024-10-16T01:48:00Z">
              <w:r w:rsidRPr="00861F33">
                <w:rPr>
                  <w:sz w:val="18"/>
                  <w:szCs w:val="18"/>
                  <w:lang w:val="en-US"/>
                </w:rPr>
                <w:t>30</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FD98B3" w14:textId="77777777" w:rsidR="00294AB4" w:rsidRPr="00861F33" w:rsidRDefault="00294AB4">
            <w:pPr>
              <w:widowControl w:val="0"/>
              <w:jc w:val="center"/>
              <w:rPr>
                <w:ins w:id="759" w:author="Mostafa Sameer" w:date="2024-10-16T01:48:00Z"/>
                <w:sz w:val="18"/>
                <w:szCs w:val="18"/>
                <w:lang w:val="en-US"/>
              </w:rPr>
              <w:pPrChange w:id="760" w:author="Mostafa Sameer" w:date="2024-10-16T01:49:00Z" w16du:dateUtc="2024-10-16T05:49:00Z">
                <w:pPr>
                  <w:widowControl w:val="0"/>
                  <w:jc w:val="both"/>
                </w:pPr>
              </w:pPrChange>
            </w:pPr>
            <w:ins w:id="761" w:author="Mostafa Sameer" w:date="2024-10-16T01:48:00Z">
              <w:r w:rsidRPr="00861F33">
                <w:rPr>
                  <w:sz w:val="18"/>
                  <w:szCs w:val="18"/>
                  <w:lang w:val="en-US"/>
                </w:rPr>
                <w:t xml:space="preserve">30 </w:t>
              </w:r>
              <w:proofErr w:type="spellStart"/>
              <w:r w:rsidRPr="00861F33">
                <w:rPr>
                  <w:sz w:val="18"/>
                  <w:szCs w:val="18"/>
                  <w:lang w:val="en-US"/>
                </w:rPr>
                <w:t>psf</w:t>
              </w:r>
              <w:proofErr w:type="spellEnd"/>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7EC82" w14:textId="77777777" w:rsidR="00294AB4" w:rsidRPr="00861F33" w:rsidRDefault="00294AB4">
            <w:pPr>
              <w:widowControl w:val="0"/>
              <w:jc w:val="center"/>
              <w:rPr>
                <w:ins w:id="762" w:author="Mostafa Sameer" w:date="2024-10-16T01:48:00Z"/>
                <w:sz w:val="18"/>
                <w:szCs w:val="18"/>
                <w:lang w:val="en-US"/>
              </w:rPr>
              <w:pPrChange w:id="763" w:author="Mostafa Sameer" w:date="2024-10-16T01:49:00Z" w16du:dateUtc="2024-10-16T05:49:00Z">
                <w:pPr>
                  <w:widowControl w:val="0"/>
                  <w:jc w:val="both"/>
                </w:pPr>
              </w:pPrChange>
            </w:pPr>
            <w:ins w:id="764" w:author="Mostafa Sameer" w:date="2024-10-16T01:48:00Z">
              <w:r w:rsidRPr="00861F33">
                <w:rPr>
                  <w:sz w:val="18"/>
                  <w:szCs w:val="18"/>
                  <w:lang w:val="en-US"/>
                </w:rPr>
                <w:t xml:space="preserve">4.5 </w:t>
              </w:r>
              <w:proofErr w:type="spellStart"/>
              <w:r w:rsidRPr="00861F33">
                <w:rPr>
                  <w:sz w:val="18"/>
                  <w:szCs w:val="18"/>
                  <w:lang w:val="en-US"/>
                </w:rPr>
                <w:t>psf</w:t>
              </w:r>
              <w:proofErr w:type="spellEnd"/>
            </w:ins>
          </w:p>
        </w:tc>
      </w:tr>
      <w:tr w:rsidR="00294AB4" w:rsidRPr="0076405F" w14:paraId="00F646BB" w14:textId="77777777" w:rsidTr="00861F33">
        <w:trPr>
          <w:trHeight w:val="285"/>
          <w:ins w:id="765"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FF5606" w14:textId="77777777" w:rsidR="00294AB4" w:rsidRPr="00861F33" w:rsidRDefault="00294AB4">
            <w:pPr>
              <w:widowControl w:val="0"/>
              <w:jc w:val="center"/>
              <w:rPr>
                <w:ins w:id="766" w:author="Mostafa Sameer" w:date="2024-10-16T01:48:00Z"/>
                <w:sz w:val="18"/>
                <w:szCs w:val="18"/>
                <w:lang w:val="en-US"/>
              </w:rPr>
              <w:pPrChange w:id="767" w:author="Mostafa Sameer" w:date="2024-10-16T01:49:00Z" w16du:dateUtc="2024-10-16T05:49:00Z">
                <w:pPr>
                  <w:widowControl w:val="0"/>
                  <w:jc w:val="both"/>
                </w:pPr>
              </w:pPrChange>
            </w:pPr>
            <w:ins w:id="768" w:author="Mostafa Sameer" w:date="2024-10-16T01:48:00Z">
              <w:r w:rsidRPr="00861F33">
                <w:rPr>
                  <w:sz w:val="18"/>
                  <w:szCs w:val="18"/>
                  <w:lang w:val="en-US"/>
                </w:rPr>
                <w:t>40</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94189F" w14:textId="77777777" w:rsidR="00294AB4" w:rsidRPr="00861F33" w:rsidRDefault="00294AB4">
            <w:pPr>
              <w:widowControl w:val="0"/>
              <w:jc w:val="center"/>
              <w:rPr>
                <w:ins w:id="769" w:author="Mostafa Sameer" w:date="2024-10-16T01:48:00Z"/>
                <w:sz w:val="18"/>
                <w:szCs w:val="18"/>
                <w:lang w:val="en-US"/>
              </w:rPr>
              <w:pPrChange w:id="770" w:author="Mostafa Sameer" w:date="2024-10-16T01:49:00Z" w16du:dateUtc="2024-10-16T05:49:00Z">
                <w:pPr>
                  <w:widowControl w:val="0"/>
                  <w:jc w:val="both"/>
                </w:pPr>
              </w:pPrChange>
            </w:pPr>
            <w:ins w:id="771" w:author="Mostafa Sameer" w:date="2024-10-16T01:48:00Z">
              <w:r w:rsidRPr="00861F33">
                <w:rPr>
                  <w:sz w:val="18"/>
                  <w:szCs w:val="18"/>
                  <w:lang w:val="en-US"/>
                </w:rPr>
                <w:t xml:space="preserve">40 </w:t>
              </w:r>
              <w:proofErr w:type="spellStart"/>
              <w:r w:rsidRPr="00861F33">
                <w:rPr>
                  <w:sz w:val="18"/>
                  <w:szCs w:val="18"/>
                  <w:lang w:val="en-US"/>
                </w:rPr>
                <w:t>psf</w:t>
              </w:r>
              <w:proofErr w:type="spellEnd"/>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8149BA" w14:textId="77777777" w:rsidR="00294AB4" w:rsidRPr="00861F33" w:rsidRDefault="00294AB4">
            <w:pPr>
              <w:widowControl w:val="0"/>
              <w:jc w:val="center"/>
              <w:rPr>
                <w:ins w:id="772" w:author="Mostafa Sameer" w:date="2024-10-16T01:48:00Z"/>
                <w:sz w:val="18"/>
                <w:szCs w:val="18"/>
                <w:lang w:val="en-US"/>
              </w:rPr>
              <w:pPrChange w:id="773" w:author="Mostafa Sameer" w:date="2024-10-16T01:49:00Z" w16du:dateUtc="2024-10-16T05:49:00Z">
                <w:pPr>
                  <w:widowControl w:val="0"/>
                  <w:jc w:val="both"/>
                </w:pPr>
              </w:pPrChange>
            </w:pPr>
            <w:ins w:id="774" w:author="Mostafa Sameer" w:date="2024-10-16T01:48:00Z">
              <w:r w:rsidRPr="00861F33">
                <w:rPr>
                  <w:sz w:val="18"/>
                  <w:szCs w:val="18"/>
                  <w:lang w:val="en-US"/>
                </w:rPr>
                <w:t xml:space="preserve">6 </w:t>
              </w:r>
              <w:proofErr w:type="spellStart"/>
              <w:r w:rsidRPr="00861F33">
                <w:rPr>
                  <w:sz w:val="18"/>
                  <w:szCs w:val="18"/>
                  <w:lang w:val="en-US"/>
                </w:rPr>
                <w:t>psf</w:t>
              </w:r>
              <w:proofErr w:type="spellEnd"/>
            </w:ins>
          </w:p>
        </w:tc>
      </w:tr>
      <w:tr w:rsidR="00294AB4" w:rsidRPr="0076405F" w14:paraId="37900890" w14:textId="77777777" w:rsidTr="00861F33">
        <w:trPr>
          <w:trHeight w:val="285"/>
          <w:ins w:id="775"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42577" w14:textId="77777777" w:rsidR="00294AB4" w:rsidRPr="00861F33" w:rsidRDefault="00294AB4">
            <w:pPr>
              <w:widowControl w:val="0"/>
              <w:jc w:val="center"/>
              <w:rPr>
                <w:ins w:id="776" w:author="Mostafa Sameer" w:date="2024-10-16T01:48:00Z"/>
                <w:sz w:val="18"/>
                <w:szCs w:val="18"/>
                <w:lang w:val="en-US"/>
              </w:rPr>
              <w:pPrChange w:id="777" w:author="Mostafa Sameer" w:date="2024-10-16T01:49:00Z" w16du:dateUtc="2024-10-16T05:49:00Z">
                <w:pPr>
                  <w:widowControl w:val="0"/>
                  <w:jc w:val="both"/>
                </w:pPr>
              </w:pPrChange>
            </w:pPr>
            <w:ins w:id="778" w:author="Mostafa Sameer" w:date="2024-10-16T01:48:00Z">
              <w:r w:rsidRPr="00861F33">
                <w:rPr>
                  <w:sz w:val="18"/>
                  <w:szCs w:val="18"/>
                  <w:lang w:val="en-US"/>
                </w:rPr>
                <w:t>40*</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1DFC2E" w14:textId="77777777" w:rsidR="00294AB4" w:rsidRPr="00861F33" w:rsidRDefault="00294AB4">
            <w:pPr>
              <w:widowControl w:val="0"/>
              <w:jc w:val="center"/>
              <w:rPr>
                <w:ins w:id="779" w:author="Mostafa Sameer" w:date="2024-10-16T01:48:00Z"/>
                <w:sz w:val="18"/>
                <w:szCs w:val="18"/>
                <w:lang w:val="en-US"/>
              </w:rPr>
              <w:pPrChange w:id="780" w:author="Mostafa Sameer" w:date="2024-10-16T01:49:00Z" w16du:dateUtc="2024-10-16T05:49:00Z">
                <w:pPr>
                  <w:widowControl w:val="0"/>
                  <w:jc w:val="both"/>
                </w:pPr>
              </w:pPrChange>
            </w:pPr>
            <w:ins w:id="781" w:author="Mostafa Sameer" w:date="2024-10-16T01:48:00Z">
              <w:r w:rsidRPr="00861F33">
                <w:rPr>
                  <w:sz w:val="18"/>
                  <w:szCs w:val="18"/>
                  <w:lang w:val="en-US"/>
                </w:rPr>
                <w:t xml:space="preserve">50 </w:t>
              </w:r>
              <w:proofErr w:type="spellStart"/>
              <w:r w:rsidRPr="00861F33">
                <w:rPr>
                  <w:sz w:val="18"/>
                  <w:szCs w:val="18"/>
                  <w:lang w:val="en-US"/>
                </w:rPr>
                <w:t>psf</w:t>
              </w:r>
              <w:proofErr w:type="spellEnd"/>
              <w:r w:rsidRPr="00861F33">
                <w:rPr>
                  <w:sz w:val="18"/>
                  <w:szCs w:val="18"/>
                  <w:lang w:val="en-US"/>
                </w:rPr>
                <w:t>*</w:t>
              </w:r>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604DA9" w14:textId="77777777" w:rsidR="00294AB4" w:rsidRPr="00861F33" w:rsidRDefault="00294AB4">
            <w:pPr>
              <w:widowControl w:val="0"/>
              <w:jc w:val="center"/>
              <w:rPr>
                <w:ins w:id="782" w:author="Mostafa Sameer" w:date="2024-10-16T01:48:00Z"/>
                <w:sz w:val="18"/>
                <w:szCs w:val="18"/>
                <w:lang w:val="en-US"/>
              </w:rPr>
              <w:pPrChange w:id="783" w:author="Mostafa Sameer" w:date="2024-10-16T01:49:00Z" w16du:dateUtc="2024-10-16T05:49:00Z">
                <w:pPr>
                  <w:widowControl w:val="0"/>
                  <w:jc w:val="both"/>
                </w:pPr>
              </w:pPrChange>
            </w:pPr>
            <w:ins w:id="784" w:author="Mostafa Sameer" w:date="2024-10-16T01:48:00Z">
              <w:r w:rsidRPr="00861F33">
                <w:rPr>
                  <w:sz w:val="18"/>
                  <w:szCs w:val="18"/>
                  <w:lang w:val="en-US"/>
                </w:rPr>
                <w:t xml:space="preserve">6 </w:t>
              </w:r>
              <w:proofErr w:type="spellStart"/>
              <w:r w:rsidRPr="00861F33">
                <w:rPr>
                  <w:sz w:val="18"/>
                  <w:szCs w:val="18"/>
                  <w:lang w:val="en-US"/>
                </w:rPr>
                <w:t>psf</w:t>
              </w:r>
              <w:proofErr w:type="spellEnd"/>
              <w:r w:rsidRPr="00861F33">
                <w:rPr>
                  <w:sz w:val="18"/>
                  <w:szCs w:val="18"/>
                  <w:lang w:val="en-US"/>
                </w:rPr>
                <w:t>*</w:t>
              </w:r>
            </w:ins>
          </w:p>
        </w:tc>
      </w:tr>
      <w:tr w:rsidR="00294AB4" w:rsidRPr="0076405F" w14:paraId="41188390" w14:textId="77777777" w:rsidTr="00861F33">
        <w:trPr>
          <w:trHeight w:val="107"/>
          <w:ins w:id="785"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550AF" w14:textId="77777777" w:rsidR="00294AB4" w:rsidRPr="00861F33" w:rsidRDefault="00294AB4">
            <w:pPr>
              <w:widowControl w:val="0"/>
              <w:jc w:val="center"/>
              <w:rPr>
                <w:ins w:id="786" w:author="Mostafa Sameer" w:date="2024-10-16T01:48:00Z"/>
                <w:sz w:val="18"/>
                <w:szCs w:val="18"/>
                <w:lang w:val="en-US"/>
              </w:rPr>
              <w:pPrChange w:id="787" w:author="Mostafa Sameer" w:date="2024-10-16T01:49:00Z" w16du:dateUtc="2024-10-16T05:49:00Z">
                <w:pPr>
                  <w:widowControl w:val="0"/>
                  <w:jc w:val="both"/>
                </w:pPr>
              </w:pPrChange>
            </w:pPr>
            <w:ins w:id="788" w:author="Mostafa Sameer" w:date="2024-10-16T01:48:00Z">
              <w:r w:rsidRPr="00861F33">
                <w:rPr>
                  <w:sz w:val="18"/>
                  <w:szCs w:val="18"/>
                  <w:lang w:val="en-US"/>
                </w:rPr>
                <w:t>50*</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51149" w14:textId="77777777" w:rsidR="00294AB4" w:rsidRPr="00861F33" w:rsidRDefault="00294AB4">
            <w:pPr>
              <w:widowControl w:val="0"/>
              <w:jc w:val="center"/>
              <w:rPr>
                <w:ins w:id="789" w:author="Mostafa Sameer" w:date="2024-10-16T01:48:00Z"/>
                <w:sz w:val="18"/>
                <w:szCs w:val="18"/>
                <w:lang w:val="en-US"/>
              </w:rPr>
              <w:pPrChange w:id="790" w:author="Mostafa Sameer" w:date="2024-10-16T01:49:00Z" w16du:dateUtc="2024-10-16T05:49:00Z">
                <w:pPr>
                  <w:widowControl w:val="0"/>
                  <w:jc w:val="both"/>
                </w:pPr>
              </w:pPrChange>
            </w:pPr>
            <w:ins w:id="791" w:author="Mostafa Sameer" w:date="2024-10-16T01:48:00Z">
              <w:r w:rsidRPr="00861F33">
                <w:rPr>
                  <w:sz w:val="18"/>
                  <w:szCs w:val="18"/>
                  <w:lang w:val="en-US"/>
                </w:rPr>
                <w:t xml:space="preserve">50 </w:t>
              </w:r>
              <w:proofErr w:type="spellStart"/>
              <w:r w:rsidRPr="00861F33">
                <w:rPr>
                  <w:sz w:val="18"/>
                  <w:szCs w:val="18"/>
                  <w:lang w:val="en-US"/>
                </w:rPr>
                <w:t>psf</w:t>
              </w:r>
              <w:proofErr w:type="spellEnd"/>
              <w:r w:rsidRPr="00861F33">
                <w:rPr>
                  <w:sz w:val="18"/>
                  <w:szCs w:val="18"/>
                  <w:lang w:val="en-US"/>
                </w:rPr>
                <w:t>*</w:t>
              </w:r>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44CA7A" w14:textId="77777777" w:rsidR="00294AB4" w:rsidRPr="00861F33" w:rsidRDefault="00294AB4">
            <w:pPr>
              <w:widowControl w:val="0"/>
              <w:jc w:val="center"/>
              <w:rPr>
                <w:ins w:id="792" w:author="Mostafa Sameer" w:date="2024-10-16T01:48:00Z"/>
                <w:sz w:val="18"/>
                <w:szCs w:val="18"/>
                <w:lang w:val="en-US"/>
              </w:rPr>
              <w:pPrChange w:id="793" w:author="Mostafa Sameer" w:date="2024-10-16T01:49:00Z" w16du:dateUtc="2024-10-16T05:49:00Z">
                <w:pPr>
                  <w:widowControl w:val="0"/>
                  <w:jc w:val="both"/>
                </w:pPr>
              </w:pPrChange>
            </w:pPr>
            <w:ins w:id="794" w:author="Mostafa Sameer" w:date="2024-10-16T01:48:00Z">
              <w:r w:rsidRPr="00861F33">
                <w:rPr>
                  <w:sz w:val="18"/>
                  <w:szCs w:val="18"/>
                  <w:lang w:val="en-US"/>
                </w:rPr>
                <w:t xml:space="preserve">7.5 </w:t>
              </w:r>
              <w:proofErr w:type="spellStart"/>
              <w:r w:rsidRPr="00861F33">
                <w:rPr>
                  <w:sz w:val="18"/>
                  <w:szCs w:val="18"/>
                  <w:lang w:val="en-US"/>
                </w:rPr>
                <w:t>psf</w:t>
              </w:r>
              <w:proofErr w:type="spellEnd"/>
              <w:r w:rsidRPr="00861F33">
                <w:rPr>
                  <w:sz w:val="18"/>
                  <w:szCs w:val="18"/>
                  <w:lang w:val="en-US"/>
                </w:rPr>
                <w:t>*</w:t>
              </w:r>
            </w:ins>
          </w:p>
        </w:tc>
      </w:tr>
      <w:tr w:rsidR="00294AB4" w:rsidRPr="0076405F" w14:paraId="375EFD20" w14:textId="77777777" w:rsidTr="00861F33">
        <w:trPr>
          <w:ins w:id="795" w:author="Mostafa Sameer" w:date="2024-10-16T01:48:00Z"/>
        </w:trPr>
        <w:tc>
          <w:tcPr>
            <w:tcW w:w="12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7BF93C" w14:textId="77777777" w:rsidR="00294AB4" w:rsidRPr="00861F33" w:rsidRDefault="00294AB4">
            <w:pPr>
              <w:widowControl w:val="0"/>
              <w:jc w:val="center"/>
              <w:rPr>
                <w:ins w:id="796" w:author="Mostafa Sameer" w:date="2024-10-16T01:48:00Z"/>
                <w:sz w:val="18"/>
                <w:szCs w:val="18"/>
                <w:lang w:val="en-US"/>
              </w:rPr>
              <w:pPrChange w:id="797" w:author="Mostafa Sameer" w:date="2024-10-16T01:49:00Z" w16du:dateUtc="2024-10-16T05:49:00Z">
                <w:pPr>
                  <w:widowControl w:val="0"/>
                  <w:jc w:val="both"/>
                </w:pPr>
              </w:pPrChange>
            </w:pPr>
            <w:ins w:id="798" w:author="Mostafa Sameer" w:date="2024-10-16T01:48:00Z">
              <w:r w:rsidRPr="00861F33">
                <w:rPr>
                  <w:sz w:val="18"/>
                  <w:szCs w:val="18"/>
                  <w:lang w:val="en-US"/>
                </w:rPr>
                <w:t>60</w:t>
              </w:r>
            </w:ins>
          </w:p>
        </w:tc>
        <w:tc>
          <w:tcPr>
            <w:tcW w:w="2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156F68" w14:textId="77777777" w:rsidR="00294AB4" w:rsidRPr="00861F33" w:rsidRDefault="00294AB4">
            <w:pPr>
              <w:widowControl w:val="0"/>
              <w:jc w:val="center"/>
              <w:rPr>
                <w:ins w:id="799" w:author="Mostafa Sameer" w:date="2024-10-16T01:48:00Z"/>
                <w:sz w:val="18"/>
                <w:szCs w:val="18"/>
                <w:lang w:val="en-US"/>
              </w:rPr>
              <w:pPrChange w:id="800" w:author="Mostafa Sameer" w:date="2024-10-16T01:49:00Z" w16du:dateUtc="2024-10-16T05:49:00Z">
                <w:pPr>
                  <w:widowControl w:val="0"/>
                  <w:jc w:val="both"/>
                </w:pPr>
              </w:pPrChange>
            </w:pPr>
            <w:ins w:id="801" w:author="Mostafa Sameer" w:date="2024-10-16T01:48:00Z">
              <w:r w:rsidRPr="00861F33">
                <w:rPr>
                  <w:sz w:val="18"/>
                  <w:szCs w:val="18"/>
                  <w:lang w:val="en-US"/>
                </w:rPr>
                <w:t xml:space="preserve">60 </w:t>
              </w:r>
              <w:proofErr w:type="spellStart"/>
              <w:r w:rsidRPr="00861F33">
                <w:rPr>
                  <w:sz w:val="18"/>
                  <w:szCs w:val="18"/>
                  <w:lang w:val="en-US"/>
                </w:rPr>
                <w:t>psf</w:t>
              </w:r>
              <w:proofErr w:type="spellEnd"/>
            </w:ins>
          </w:p>
        </w:tc>
        <w:tc>
          <w:tcPr>
            <w:tcW w:w="54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5F9EE1" w14:textId="77777777" w:rsidR="00294AB4" w:rsidRPr="00861F33" w:rsidRDefault="00294AB4">
            <w:pPr>
              <w:widowControl w:val="0"/>
              <w:jc w:val="center"/>
              <w:rPr>
                <w:ins w:id="802" w:author="Mostafa Sameer" w:date="2024-10-16T01:48:00Z"/>
                <w:sz w:val="18"/>
                <w:szCs w:val="18"/>
                <w:lang w:val="en-US"/>
              </w:rPr>
              <w:pPrChange w:id="803" w:author="Mostafa Sameer" w:date="2024-10-16T01:49:00Z" w16du:dateUtc="2024-10-16T05:49:00Z">
                <w:pPr>
                  <w:widowControl w:val="0"/>
                  <w:jc w:val="both"/>
                </w:pPr>
              </w:pPrChange>
            </w:pPr>
            <w:ins w:id="804" w:author="Mostafa Sameer" w:date="2024-10-16T01:48:00Z">
              <w:r w:rsidRPr="00861F33">
                <w:rPr>
                  <w:sz w:val="18"/>
                  <w:szCs w:val="18"/>
                  <w:lang w:val="en-US"/>
                </w:rPr>
                <w:t xml:space="preserve">9 </w:t>
              </w:r>
              <w:proofErr w:type="spellStart"/>
              <w:r w:rsidRPr="00861F33">
                <w:rPr>
                  <w:sz w:val="18"/>
                  <w:szCs w:val="18"/>
                  <w:lang w:val="en-US"/>
                </w:rPr>
                <w:t>psf</w:t>
              </w:r>
              <w:proofErr w:type="spellEnd"/>
            </w:ins>
          </w:p>
        </w:tc>
      </w:tr>
    </w:tbl>
    <w:p w14:paraId="522187DF" w14:textId="77777777" w:rsidR="00294AB4" w:rsidRPr="0076405F" w:rsidRDefault="00294AB4" w:rsidP="00294AB4">
      <w:pPr>
        <w:widowControl w:val="0"/>
        <w:jc w:val="both"/>
        <w:rPr>
          <w:ins w:id="805" w:author="Mostafa Sameer" w:date="2024-10-16T01:48:00Z"/>
          <w:sz w:val="16"/>
          <w:szCs w:val="16"/>
          <w:lang w:val="en-US"/>
          <w:rPrChange w:id="806" w:author="Mostafa Sameer" w:date="2024-10-16T01:49:00Z" w16du:dateUtc="2024-10-16T05:49:00Z">
            <w:rPr>
              <w:ins w:id="807" w:author="Mostafa Sameer" w:date="2024-10-16T01:48:00Z"/>
              <w:lang w:val="en-US"/>
            </w:rPr>
          </w:rPrChange>
        </w:rPr>
      </w:pPr>
      <w:proofErr w:type="spellStart"/>
      <w:ins w:id="808" w:author="Mostafa Sameer" w:date="2024-10-16T01:48:00Z">
        <w:r w:rsidRPr="0076405F">
          <w:rPr>
            <w:sz w:val="16"/>
            <w:szCs w:val="16"/>
            <w:lang w:val="en-US"/>
            <w:rPrChange w:id="809" w:author="Mostafa Sameer" w:date="2024-10-16T01:49:00Z" w16du:dateUtc="2024-10-16T05:49:00Z">
              <w:rPr>
                <w:lang w:val="en-US"/>
              </w:rPr>
            </w:rPrChange>
          </w:rPr>
          <w:t>psf</w:t>
        </w:r>
        <w:proofErr w:type="spellEnd"/>
        <w:r w:rsidRPr="0076405F">
          <w:rPr>
            <w:sz w:val="16"/>
            <w:szCs w:val="16"/>
            <w:lang w:val="en-US"/>
            <w:rPrChange w:id="810" w:author="Mostafa Sameer" w:date="2024-10-16T01:49:00Z" w16du:dateUtc="2024-10-16T05:49:00Z">
              <w:rPr>
                <w:lang w:val="en-US"/>
              </w:rPr>
            </w:rPrChange>
          </w:rPr>
          <w:t xml:space="preserve"> = pounds per square foot</w:t>
        </w:r>
      </w:ins>
    </w:p>
    <w:p w14:paraId="6B664848" w14:textId="77777777" w:rsidR="00294AB4" w:rsidRPr="0076405F" w:rsidRDefault="00294AB4" w:rsidP="00294AB4">
      <w:pPr>
        <w:widowControl w:val="0"/>
        <w:jc w:val="both"/>
        <w:rPr>
          <w:ins w:id="811" w:author="Mostafa Sameer" w:date="2024-10-16T01:48:00Z"/>
          <w:sz w:val="16"/>
          <w:szCs w:val="16"/>
          <w:lang w:val="en-US"/>
          <w:rPrChange w:id="812" w:author="Mostafa Sameer" w:date="2024-10-16T01:49:00Z" w16du:dateUtc="2024-10-16T05:49:00Z">
            <w:rPr>
              <w:ins w:id="813" w:author="Mostafa Sameer" w:date="2024-10-16T01:48:00Z"/>
              <w:lang w:val="en-US"/>
            </w:rPr>
          </w:rPrChange>
        </w:rPr>
      </w:pPr>
      <w:ins w:id="814" w:author="Mostafa Sameer" w:date="2024-10-16T01:48:00Z">
        <w:r w:rsidRPr="0076405F">
          <w:rPr>
            <w:sz w:val="16"/>
            <w:szCs w:val="16"/>
            <w:lang w:val="en-US"/>
            <w:rPrChange w:id="815" w:author="Mostafa Sameer" w:date="2024-10-16T01:49:00Z" w16du:dateUtc="2024-10-16T05:49:00Z">
              <w:rPr>
                <w:lang w:val="en-US"/>
              </w:rPr>
            </w:rPrChange>
          </w:rPr>
          <w:t>*PG rating is less than DP rating</w:t>
        </w:r>
      </w:ins>
    </w:p>
    <w:p w14:paraId="6634F36D" w14:textId="77777777" w:rsidR="003F5B75" w:rsidRPr="003F5B75" w:rsidRDefault="003F5B75" w:rsidP="003F5B75">
      <w:pPr>
        <w:pStyle w:val="Heading2"/>
        <w:rPr>
          <w:b/>
          <w:bCs/>
          <w:sz w:val="22"/>
          <w:szCs w:val="22"/>
          <w:lang w:val="en-US"/>
        </w:rPr>
      </w:pPr>
      <w:bookmarkStart w:id="816" w:name="_Toc180058617"/>
      <w:r w:rsidRPr="003F5B75">
        <w:rPr>
          <w:b/>
          <w:bCs/>
          <w:sz w:val="22"/>
          <w:szCs w:val="22"/>
          <w:lang w:val="en-US"/>
        </w:rPr>
        <w:lastRenderedPageBreak/>
        <w:t>Key Recommendations:</w:t>
      </w:r>
    </w:p>
    <w:p w14:paraId="186B7CA9" w14:textId="77777777" w:rsidR="003F5B75" w:rsidRPr="003F5B75" w:rsidRDefault="003F5B75" w:rsidP="003F5B75">
      <w:pPr>
        <w:pStyle w:val="Heading2"/>
        <w:numPr>
          <w:ilvl w:val="0"/>
          <w:numId w:val="62"/>
        </w:numPr>
        <w:rPr>
          <w:sz w:val="22"/>
          <w:szCs w:val="22"/>
          <w:lang w:val="en-US"/>
        </w:rPr>
      </w:pPr>
      <w:r w:rsidRPr="003F5B75">
        <w:rPr>
          <w:sz w:val="22"/>
          <w:szCs w:val="22"/>
          <w:lang w:val="en-US"/>
        </w:rPr>
        <w:t xml:space="preserve">For products tested to </w:t>
      </w:r>
      <w:r w:rsidRPr="003F5B75">
        <w:rPr>
          <w:b/>
          <w:bCs/>
          <w:sz w:val="22"/>
          <w:szCs w:val="22"/>
          <w:lang w:val="en-US"/>
        </w:rPr>
        <w:t>AAMA/WDMA/CSA 101/I.S.2/A440</w:t>
      </w:r>
      <w:r w:rsidRPr="003F5B75">
        <w:rPr>
          <w:sz w:val="22"/>
          <w:szCs w:val="22"/>
          <w:lang w:val="en-US"/>
        </w:rPr>
        <w:t xml:space="preserve">, it is essential to ensure that all windows and sliding doors have a </w:t>
      </w:r>
      <w:r w:rsidRPr="003F5B75">
        <w:rPr>
          <w:b/>
          <w:bCs/>
          <w:sz w:val="22"/>
          <w:szCs w:val="22"/>
          <w:lang w:val="en-US"/>
        </w:rPr>
        <w:t>Performance Grade (PG) rating</w:t>
      </w:r>
      <w:r w:rsidRPr="003F5B75">
        <w:rPr>
          <w:sz w:val="22"/>
          <w:szCs w:val="22"/>
          <w:lang w:val="en-US"/>
        </w:rPr>
        <w:t xml:space="preserve"> that aligns with their </w:t>
      </w:r>
      <w:r w:rsidRPr="003F5B75">
        <w:rPr>
          <w:b/>
          <w:bCs/>
          <w:sz w:val="22"/>
          <w:szCs w:val="22"/>
          <w:lang w:val="en-US"/>
        </w:rPr>
        <w:t>positive DP rating</w:t>
      </w:r>
      <w:r w:rsidRPr="003F5B75">
        <w:rPr>
          <w:sz w:val="22"/>
          <w:szCs w:val="22"/>
          <w:lang w:val="en-US"/>
        </w:rPr>
        <w:t>. This alignment guarantees that the products meet both structural and water penetration resistance requirements under expected wind and rain conditions.</w:t>
      </w:r>
    </w:p>
    <w:p w14:paraId="6E9A0D9F" w14:textId="77777777" w:rsidR="003F5B75" w:rsidRPr="003F5B75" w:rsidRDefault="003F5B75" w:rsidP="003F5B75">
      <w:pPr>
        <w:pStyle w:val="Heading2"/>
        <w:jc w:val="both"/>
        <w:rPr>
          <w:sz w:val="22"/>
          <w:szCs w:val="22"/>
          <w:lang w:val="en-US"/>
        </w:rPr>
      </w:pPr>
      <w:r w:rsidRPr="003F5B75">
        <w:rPr>
          <w:sz w:val="22"/>
          <w:szCs w:val="22"/>
          <w:lang w:val="en-US"/>
        </w:rPr>
        <w:t>Matching PG and DP ratings ensures that the tested products can withstand not only static air pressure but also severe water intrusion events, making them suitable for use in regions with high hurricane exposure and other extreme weather conditions.</w:t>
      </w:r>
    </w:p>
    <w:p w14:paraId="29FD5868" w14:textId="37A56487" w:rsidR="00D10AC2" w:rsidRPr="00312C2E" w:rsidRDefault="00D10AC2">
      <w:pPr>
        <w:pStyle w:val="Heading2"/>
        <w:rPr>
          <w:ins w:id="817" w:author="Mostafa Sameer" w:date="2024-10-16T00:33:00Z" w16du:dateUtc="2024-10-16T04:33:00Z"/>
          <w:b/>
          <w:bCs/>
          <w:rPrChange w:id="818" w:author="Mostafa Sameer" w:date="2024-10-16T00:55:00Z" w16du:dateUtc="2024-10-16T04:55:00Z">
            <w:rPr>
              <w:ins w:id="819" w:author="Mostafa Sameer" w:date="2024-10-16T00:33:00Z" w16du:dateUtc="2024-10-16T04:33:00Z"/>
            </w:rPr>
          </w:rPrChange>
        </w:rPr>
        <w:pPrChange w:id="820" w:author="Mostafa Sameer" w:date="2024-10-16T00:33:00Z" w16du:dateUtc="2024-10-16T04:33:00Z">
          <w:pPr>
            <w:pStyle w:val="ListParagraph"/>
            <w:widowControl w:val="0"/>
            <w:numPr>
              <w:ilvl w:val="1"/>
              <w:numId w:val="15"/>
            </w:numPr>
            <w:ind w:left="360" w:hanging="360"/>
            <w:jc w:val="both"/>
          </w:pPr>
        </w:pPrChange>
      </w:pPr>
      <w:ins w:id="821" w:author="Mostafa Sameer" w:date="2024-10-16T00:33:00Z" w16du:dateUtc="2024-10-16T04:33:00Z">
        <w:r w:rsidRPr="00312C2E">
          <w:rPr>
            <w:b/>
            <w:bCs/>
            <w:sz w:val="22"/>
            <w:szCs w:val="22"/>
            <w:rPrChange w:id="822" w:author="Mostafa Sameer" w:date="2024-10-16T00:55:00Z" w16du:dateUtc="2024-10-16T04:55:00Z">
              <w:rPr>
                <w:b/>
                <w:bCs/>
                <w:sz w:val="24"/>
                <w:szCs w:val="24"/>
              </w:rPr>
            </w:rPrChange>
          </w:rPr>
          <w:t xml:space="preserve">2.2 </w:t>
        </w:r>
      </w:ins>
      <w:r w:rsidR="00574A45" w:rsidRPr="00312C2E">
        <w:rPr>
          <w:b/>
          <w:bCs/>
          <w:sz w:val="22"/>
          <w:szCs w:val="22"/>
          <w:rPrChange w:id="823" w:author="Mostafa Sameer" w:date="2024-10-16T00:55:00Z" w16du:dateUtc="2024-10-16T04:55:00Z">
            <w:rPr>
              <w:b/>
            </w:rPr>
          </w:rPrChange>
        </w:rPr>
        <w:t xml:space="preserve">Improvements in Sealing </w:t>
      </w:r>
      <w:r w:rsidR="0036219E">
        <w:rPr>
          <w:b/>
          <w:bCs/>
          <w:sz w:val="22"/>
          <w:szCs w:val="22"/>
        </w:rPr>
        <w:t>and</w:t>
      </w:r>
      <w:r w:rsidR="00574A45" w:rsidRPr="00312C2E">
        <w:rPr>
          <w:b/>
          <w:bCs/>
          <w:sz w:val="22"/>
          <w:szCs w:val="22"/>
          <w:rPrChange w:id="824" w:author="Mostafa Sameer" w:date="2024-10-16T00:55:00Z" w16du:dateUtc="2024-10-16T04:55:00Z">
            <w:rPr>
              <w:b/>
            </w:rPr>
          </w:rPrChange>
        </w:rPr>
        <w:t xml:space="preserve"> Drainage Designs Are Required:</w:t>
      </w:r>
      <w:bookmarkEnd w:id="816"/>
      <w:r w:rsidR="00574A45" w:rsidRPr="00312C2E">
        <w:rPr>
          <w:b/>
          <w:bCs/>
          <w:sz w:val="22"/>
          <w:szCs w:val="22"/>
          <w:rPrChange w:id="825" w:author="Mostafa Sameer" w:date="2024-10-16T00:55:00Z" w16du:dateUtc="2024-10-16T04:55:00Z">
            <w:rPr/>
          </w:rPrChange>
        </w:rPr>
        <w:t xml:space="preserve"> </w:t>
      </w:r>
    </w:p>
    <w:p w14:paraId="21C8E5F2" w14:textId="56CD359C" w:rsidR="003F5B75" w:rsidRPr="003F5B75" w:rsidRDefault="003F5B75" w:rsidP="003F5B75">
      <w:pPr>
        <w:pStyle w:val="Heading2"/>
        <w:jc w:val="both"/>
        <w:rPr>
          <w:sz w:val="22"/>
          <w:szCs w:val="22"/>
        </w:rPr>
      </w:pPr>
      <w:bookmarkStart w:id="826" w:name="_Toc180058618"/>
      <w:r w:rsidRPr="003F5B75">
        <w:rPr>
          <w:sz w:val="22"/>
          <w:szCs w:val="22"/>
        </w:rPr>
        <w:t>Enhancing the draining capabilities and sealing mechanisms of sliding glass door (SGD) systems is essential to mitigating water intrusion during storms. Real-world data and simulation models show that inadequate drainage and inefficient seals are major contributors to water infiltration in extreme weather. However, existing structural testing standards, such as AAMA 910 (focused on mechanical durability and life cycle assessments), may underestimate long-term water infiltration risks under harsh weather conditions. These standards primarily address mechanical performance, raising concerns about whether structural integrity alone is sufficient to ensure resilience against wind-driven rain (WDR) during severe storms.</w:t>
      </w:r>
    </w:p>
    <w:p w14:paraId="77084BB5" w14:textId="158A7E71" w:rsidR="003F5B75" w:rsidRPr="003F5B75" w:rsidRDefault="003F5B75" w:rsidP="003F5B75">
      <w:pPr>
        <w:pStyle w:val="Heading2"/>
        <w:jc w:val="both"/>
        <w:rPr>
          <w:sz w:val="22"/>
          <w:szCs w:val="22"/>
        </w:rPr>
      </w:pPr>
      <w:r w:rsidRPr="003F5B75">
        <w:rPr>
          <w:sz w:val="22"/>
          <w:szCs w:val="22"/>
        </w:rPr>
        <w:t xml:space="preserve">This highlights the importance of comprehensive performance evaluations that go beyond structural integrity to address water penetration risks. Particularly in hurricane-prone regions like Florida, construction standards must evolve to maintain the long-term functionality of SGD systems. Updates to the regulations are recommended to enhance the ability of windows and doors to withstand severe weather conditions and ensure effective WDR resistance. </w:t>
      </w:r>
    </w:p>
    <w:p w14:paraId="144D59A4" w14:textId="485C93C6" w:rsidR="003F5B75" w:rsidRPr="00AE2635" w:rsidRDefault="003F5B75" w:rsidP="003F5B75">
      <w:pPr>
        <w:pStyle w:val="Heading2"/>
        <w:jc w:val="both"/>
        <w:rPr>
          <w:b/>
          <w:bCs/>
          <w:sz w:val="22"/>
          <w:szCs w:val="22"/>
        </w:rPr>
      </w:pPr>
      <w:r w:rsidRPr="00AE2635">
        <w:rPr>
          <w:b/>
          <w:bCs/>
          <w:sz w:val="22"/>
          <w:szCs w:val="22"/>
        </w:rPr>
        <w:t>Recommendations:</w:t>
      </w:r>
    </w:p>
    <w:p w14:paraId="767497DB" w14:textId="0F55E093" w:rsidR="003F5B75" w:rsidRPr="003F5B75" w:rsidRDefault="003F5B75" w:rsidP="003F5B75">
      <w:pPr>
        <w:pStyle w:val="Heading2"/>
        <w:jc w:val="both"/>
        <w:rPr>
          <w:sz w:val="22"/>
          <w:szCs w:val="22"/>
        </w:rPr>
      </w:pPr>
      <w:r w:rsidRPr="003F5B75">
        <w:rPr>
          <w:sz w:val="22"/>
          <w:szCs w:val="22"/>
        </w:rPr>
        <w:t>- Adopt stricter testing protocols: Implementation of more robust water resistance tests to complement existing mechanical durability assessments.</w:t>
      </w:r>
    </w:p>
    <w:p w14:paraId="71F29DFF" w14:textId="6DF2F588" w:rsidR="003F5B75" w:rsidRPr="003F5B75" w:rsidRDefault="003F5B75" w:rsidP="003F5B75">
      <w:pPr>
        <w:pStyle w:val="Heading2"/>
        <w:jc w:val="both"/>
        <w:rPr>
          <w:sz w:val="22"/>
          <w:szCs w:val="22"/>
        </w:rPr>
      </w:pPr>
      <w:r w:rsidRPr="003F5B75">
        <w:rPr>
          <w:sz w:val="22"/>
          <w:szCs w:val="22"/>
        </w:rPr>
        <w:t>- Mandatory application of AAMA 520-09: This standard should be enforced to address the severe WDR resistance requirements for windows, doors, and skylights.</w:t>
      </w:r>
    </w:p>
    <w:p w14:paraId="03A44025" w14:textId="7119AA8A" w:rsidR="003F5B75" w:rsidRPr="003F5B75" w:rsidRDefault="003F5B75" w:rsidP="003F5B75">
      <w:pPr>
        <w:pStyle w:val="Heading2"/>
        <w:jc w:val="both"/>
        <w:rPr>
          <w:sz w:val="22"/>
          <w:szCs w:val="22"/>
        </w:rPr>
      </w:pPr>
      <w:r w:rsidRPr="003F5B75">
        <w:rPr>
          <w:sz w:val="22"/>
          <w:szCs w:val="22"/>
        </w:rPr>
        <w:t>- Align PG and DP Ratings: For products tested under AAMA/WDMA/CSA 101/I.S.2/A440, ensure that the Performance Grade (PG) rating matches the product's positive design pressure (DP) rating for optimal performance.</w:t>
      </w:r>
    </w:p>
    <w:p w14:paraId="0271EF1F" w14:textId="64894E82" w:rsidR="003F5B75" w:rsidRPr="003F5B75" w:rsidRDefault="003F5B75" w:rsidP="003F5B75">
      <w:pPr>
        <w:pStyle w:val="Heading2"/>
        <w:jc w:val="both"/>
        <w:rPr>
          <w:sz w:val="22"/>
          <w:szCs w:val="22"/>
        </w:rPr>
      </w:pPr>
      <w:r w:rsidRPr="003F5B75">
        <w:rPr>
          <w:sz w:val="22"/>
          <w:szCs w:val="22"/>
        </w:rPr>
        <w:lastRenderedPageBreak/>
        <w:t>- Improved installation and maintenance practices: Clear guidelines for proper installation and upkeep must be provided to contractors and homeowners to prevent water infiltration issues over time.</w:t>
      </w:r>
    </w:p>
    <w:p w14:paraId="42CABD1B" w14:textId="77777777" w:rsidR="003F5B75" w:rsidRDefault="003F5B75" w:rsidP="003F5B75">
      <w:pPr>
        <w:pStyle w:val="Heading2"/>
        <w:jc w:val="both"/>
        <w:rPr>
          <w:sz w:val="22"/>
          <w:szCs w:val="22"/>
        </w:rPr>
      </w:pPr>
      <w:r w:rsidRPr="003F5B75">
        <w:rPr>
          <w:sz w:val="22"/>
          <w:szCs w:val="22"/>
        </w:rPr>
        <w:t>These measures will ensure SGD systems maintain their performance under both normal conditions and extreme weather events, safeguarding against potential damage and prolonging the lifespan of the products.</w:t>
      </w:r>
    </w:p>
    <w:p w14:paraId="02D09607" w14:textId="0295AAEB" w:rsidR="00574A45" w:rsidRPr="00312C2E" w:rsidRDefault="00D10AC2" w:rsidP="003F5B75">
      <w:pPr>
        <w:pStyle w:val="Heading2"/>
        <w:rPr>
          <w:b/>
          <w:bCs/>
          <w:rPrChange w:id="827" w:author="Mostafa Sameer" w:date="2024-10-16T00:55:00Z" w16du:dateUtc="2024-10-16T04:55:00Z">
            <w:rPr/>
          </w:rPrChange>
        </w:rPr>
      </w:pPr>
      <w:ins w:id="828" w:author="Mostafa Sameer" w:date="2024-10-16T00:33:00Z" w16du:dateUtc="2024-10-16T04:33:00Z">
        <w:r w:rsidRPr="00312C2E">
          <w:rPr>
            <w:b/>
            <w:bCs/>
            <w:sz w:val="22"/>
            <w:szCs w:val="22"/>
            <w:rPrChange w:id="829" w:author="Mostafa Sameer" w:date="2024-10-16T00:55:00Z" w16du:dateUtc="2024-10-16T04:55:00Z">
              <w:rPr>
                <w:sz w:val="22"/>
                <w:szCs w:val="22"/>
              </w:rPr>
            </w:rPrChange>
          </w:rPr>
          <w:t xml:space="preserve">2.3 </w:t>
        </w:r>
      </w:ins>
      <w:r w:rsidR="00574A45" w:rsidRPr="00312C2E">
        <w:rPr>
          <w:b/>
          <w:bCs/>
          <w:sz w:val="22"/>
          <w:szCs w:val="22"/>
          <w:rPrChange w:id="830" w:author="Mostafa Sameer" w:date="2024-10-16T00:55:00Z" w16du:dateUtc="2024-10-16T04:55:00Z">
            <w:rPr>
              <w:sz w:val="22"/>
              <w:szCs w:val="22"/>
            </w:rPr>
          </w:rPrChange>
        </w:rPr>
        <w:t xml:space="preserve">Performance Assessment </w:t>
      </w:r>
      <w:r w:rsidR="0036219E">
        <w:rPr>
          <w:b/>
          <w:bCs/>
          <w:sz w:val="22"/>
          <w:szCs w:val="22"/>
        </w:rPr>
        <w:t>of</w:t>
      </w:r>
      <w:r w:rsidR="00574A45" w:rsidRPr="00312C2E">
        <w:rPr>
          <w:b/>
          <w:bCs/>
          <w:sz w:val="22"/>
          <w:szCs w:val="22"/>
          <w:rPrChange w:id="831" w:author="Mostafa Sameer" w:date="2024-10-16T00:55:00Z" w16du:dateUtc="2024-10-16T04:55:00Z">
            <w:rPr>
              <w:sz w:val="22"/>
              <w:szCs w:val="22"/>
            </w:rPr>
          </w:rPrChange>
        </w:rPr>
        <w:t xml:space="preserve"> Door Tracks:</w:t>
      </w:r>
      <w:bookmarkEnd w:id="826"/>
      <w:r w:rsidR="00574A45" w:rsidRPr="00312C2E">
        <w:rPr>
          <w:b/>
          <w:bCs/>
          <w:sz w:val="22"/>
          <w:szCs w:val="22"/>
          <w:rPrChange w:id="832" w:author="Mostafa Sameer" w:date="2024-10-16T00:55:00Z" w16du:dateUtc="2024-10-16T04:55:00Z">
            <w:rPr>
              <w:sz w:val="22"/>
              <w:szCs w:val="22"/>
            </w:rPr>
          </w:rPrChange>
        </w:rPr>
        <w:t xml:space="preserve"> </w:t>
      </w:r>
    </w:p>
    <w:p w14:paraId="1718424B" w14:textId="3B16A6E2" w:rsidR="00574A45" w:rsidRPr="00312C2E" w:rsidRDefault="00574A45" w:rsidP="0085383D">
      <w:pPr>
        <w:jc w:val="both"/>
        <w:rPr>
          <w:ins w:id="833" w:author="Mostafa Sameer" w:date="2024-10-16T00:32:00Z" w16du:dateUtc="2024-10-16T04:32:00Z"/>
          <w:rPrChange w:id="834" w:author="Mostafa Sameer" w:date="2024-10-16T00:55:00Z" w16du:dateUtc="2024-10-16T04:55:00Z">
            <w:rPr>
              <w:ins w:id="835" w:author="Mostafa Sameer" w:date="2024-10-16T00:32:00Z" w16du:dateUtc="2024-10-16T04:32:00Z"/>
              <w:sz w:val="24"/>
              <w:szCs w:val="24"/>
            </w:rPr>
          </w:rPrChange>
        </w:rPr>
      </w:pPr>
      <w:r w:rsidRPr="00312C2E">
        <w:rPr>
          <w:rPrChange w:id="836" w:author="Mostafa Sameer" w:date="2024-10-16T00:55:00Z" w16du:dateUtc="2024-10-16T04:55:00Z">
            <w:rPr>
              <w:sz w:val="24"/>
              <w:szCs w:val="24"/>
            </w:rPr>
          </w:rPrChange>
        </w:rPr>
        <w:t xml:space="preserve">Essential performance requirements for windows, skylights, </w:t>
      </w:r>
      <w:r w:rsidR="0036219E">
        <w:t>and</w:t>
      </w:r>
      <w:r w:rsidRPr="00312C2E">
        <w:rPr>
          <w:rPrChange w:id="837" w:author="Mostafa Sameer" w:date="2024-10-16T00:55:00Z" w16du:dateUtc="2024-10-16T04:55:00Z">
            <w:rPr>
              <w:sz w:val="24"/>
              <w:szCs w:val="24"/>
            </w:rPr>
          </w:rPrChange>
        </w:rPr>
        <w:t xml:space="preserve"> glass door systems, including sliding glass doors, are provided by the Voluntary Performance Specification for Windows, Skylights, </w:t>
      </w:r>
      <w:r w:rsidR="0036219E">
        <w:t>and</w:t>
      </w:r>
      <w:r w:rsidRPr="00312C2E">
        <w:rPr>
          <w:rPrChange w:id="838" w:author="Mostafa Sameer" w:date="2024-10-16T00:55:00Z" w16du:dateUtc="2024-10-16T04:55:00Z">
            <w:rPr>
              <w:sz w:val="24"/>
              <w:szCs w:val="24"/>
            </w:rPr>
          </w:rPrChange>
        </w:rPr>
        <w:t xml:space="preserve"> Glass Doors (101/I.S. 2/NAFS-02), formerly known as </w:t>
      </w:r>
      <w:r w:rsidRPr="002B65AB">
        <w:rPr>
          <w:bCs/>
          <w:rPrChange w:id="839" w:author="Mostafa Sameer" w:date="2024-10-16T00:55:00Z" w16du:dateUtc="2024-10-16T04:55:00Z">
            <w:rPr>
              <w:b/>
              <w:sz w:val="24"/>
              <w:szCs w:val="24"/>
            </w:rPr>
          </w:rPrChange>
        </w:rPr>
        <w:t>ANSI/AAMA/NWWDA 101/I.S.2-97</w:t>
      </w:r>
      <w:r w:rsidRPr="00312C2E">
        <w:rPr>
          <w:rPrChange w:id="840" w:author="Mostafa Sameer" w:date="2024-10-16T00:55:00Z" w16du:dateUtc="2024-10-16T04:55:00Z">
            <w:rPr>
              <w:sz w:val="24"/>
              <w:szCs w:val="24"/>
            </w:rPr>
          </w:rPrChange>
        </w:rPr>
        <w:t xml:space="preserve">. These requirements are crucial in hurricane-prone areas like Florida. These guidelines are designed to guarantee that these systems operate dependably under a variety </w:t>
      </w:r>
      <w:r w:rsidR="0036219E">
        <w:t>of</w:t>
      </w:r>
      <w:r w:rsidRPr="00312C2E">
        <w:rPr>
          <w:rPrChange w:id="841" w:author="Mostafa Sameer" w:date="2024-10-16T00:55:00Z" w16du:dateUtc="2024-10-16T04:55:00Z">
            <w:rPr>
              <w:sz w:val="24"/>
              <w:szCs w:val="24"/>
            </w:rPr>
          </w:rPrChange>
        </w:rPr>
        <w:t xml:space="preserve"> environmental conditions, especially during severe weather conditions like hurricanes (AAMA, 2002).</w:t>
      </w:r>
    </w:p>
    <w:p w14:paraId="05574F58" w14:textId="77777777" w:rsidR="00D10AC2" w:rsidRPr="00312C2E" w:rsidRDefault="00D10AC2">
      <w:pPr>
        <w:jc w:val="both"/>
        <w:rPr>
          <w:rPrChange w:id="842" w:author="Mostafa Sameer" w:date="2024-10-16T00:55:00Z" w16du:dateUtc="2024-10-16T04:55:00Z">
            <w:rPr>
              <w:sz w:val="24"/>
              <w:szCs w:val="24"/>
            </w:rPr>
          </w:rPrChange>
        </w:rPr>
        <w:pPrChange w:id="843" w:author="Mostafa Sameer" w:date="2024-10-16T00:28:00Z" w16du:dateUtc="2024-10-16T04:28:00Z">
          <w:pPr>
            <w:spacing w:line="360" w:lineRule="auto"/>
            <w:jc w:val="both"/>
          </w:pPr>
        </w:pPrChange>
      </w:pPr>
    </w:p>
    <w:p w14:paraId="18B3F01F" w14:textId="1EA3BD45" w:rsidR="00574A45" w:rsidRPr="00312C2E" w:rsidRDefault="00574A45" w:rsidP="0085383D">
      <w:pPr>
        <w:jc w:val="both"/>
        <w:rPr>
          <w:ins w:id="844" w:author="Mostafa Sameer" w:date="2024-10-16T00:34:00Z" w16du:dateUtc="2024-10-16T04:34:00Z"/>
          <w:rPrChange w:id="845" w:author="Mostafa Sameer" w:date="2024-10-16T00:55:00Z" w16du:dateUtc="2024-10-16T04:55:00Z">
            <w:rPr>
              <w:ins w:id="846" w:author="Mostafa Sameer" w:date="2024-10-16T00:34:00Z" w16du:dateUtc="2024-10-16T04:34:00Z"/>
              <w:sz w:val="24"/>
              <w:szCs w:val="24"/>
            </w:rPr>
          </w:rPrChange>
        </w:rPr>
      </w:pPr>
      <w:r w:rsidRPr="00312C2E">
        <w:rPr>
          <w:rPrChange w:id="847" w:author="Mostafa Sameer" w:date="2024-10-16T00:55:00Z" w16du:dateUtc="2024-10-16T04:55:00Z">
            <w:rPr>
              <w:sz w:val="24"/>
              <w:szCs w:val="24"/>
            </w:rPr>
          </w:rPrChange>
        </w:rPr>
        <w:t>The st</w:t>
      </w:r>
      <w:r w:rsidR="0036219E">
        <w:t>and</w:t>
      </w:r>
      <w:r w:rsidRPr="00312C2E">
        <w:rPr>
          <w:rPrChange w:id="848" w:author="Mostafa Sameer" w:date="2024-10-16T00:55:00Z" w16du:dateUtc="2024-10-16T04:55:00Z">
            <w:rPr>
              <w:sz w:val="24"/>
              <w:szCs w:val="24"/>
            </w:rPr>
          </w:rPrChange>
        </w:rPr>
        <w:t>ard describes how items are categorized into several classes; products classified as Architectural Window (AW</w:t>
      </w:r>
      <w:r w:rsidR="00EF5B8B" w:rsidRPr="00312C2E">
        <w:t>),</w:t>
      </w:r>
      <w:r w:rsidRPr="00312C2E">
        <w:rPr>
          <w:rPrChange w:id="849" w:author="Mostafa Sameer" w:date="2024-10-16T00:55:00Z" w16du:dateUtc="2024-10-16T04:55:00Z">
            <w:rPr>
              <w:sz w:val="24"/>
              <w:szCs w:val="24"/>
            </w:rPr>
          </w:rPrChange>
        </w:rPr>
        <w:t xml:space="preserve"> </w:t>
      </w:r>
      <w:r w:rsidR="0036219E">
        <w:t>and</w:t>
      </w:r>
      <w:r w:rsidRPr="00312C2E">
        <w:rPr>
          <w:rPrChange w:id="850" w:author="Mostafa Sameer" w:date="2024-10-16T00:55:00Z" w16du:dateUtc="2024-10-16T04:55:00Z">
            <w:rPr>
              <w:sz w:val="24"/>
              <w:szCs w:val="24"/>
            </w:rPr>
          </w:rPrChange>
        </w:rPr>
        <w:t xml:space="preserve"> Heavy Commercial (HC) are especially important for hurricane-resistant constructions. To guarantee the systems' capacity to tolerate high wind loads, AW goods must adhere to the same minimum design pressure </w:t>
      </w:r>
      <w:r w:rsidR="0036219E">
        <w:t>and</w:t>
      </w:r>
      <w:r w:rsidRPr="00312C2E">
        <w:rPr>
          <w:rPrChange w:id="851" w:author="Mostafa Sameer" w:date="2024-10-16T00:55:00Z" w16du:dateUtc="2024-10-16T04:55:00Z">
            <w:rPr>
              <w:sz w:val="24"/>
              <w:szCs w:val="24"/>
            </w:rPr>
          </w:rPrChange>
        </w:rPr>
        <w:t xml:space="preserve"> structural test pressure st</w:t>
      </w:r>
      <w:r w:rsidR="0036219E">
        <w:t>and</w:t>
      </w:r>
      <w:r w:rsidRPr="00312C2E">
        <w:rPr>
          <w:rPrChange w:id="852" w:author="Mostafa Sameer" w:date="2024-10-16T00:55:00Z" w16du:dateUtc="2024-10-16T04:55:00Z">
            <w:rPr>
              <w:sz w:val="24"/>
              <w:szCs w:val="24"/>
            </w:rPr>
          </w:rPrChange>
        </w:rPr>
        <w:t xml:space="preserve">ards as HC products (ANSI/AAMA/NWWDA, 1997). To reduce Wind-Driven Rain (WDR) incursion, AW products are usually subject to stricter regulations for air leakage </w:t>
      </w:r>
      <w:r w:rsidR="0036219E">
        <w:t>and</w:t>
      </w:r>
      <w:r w:rsidRPr="00312C2E">
        <w:rPr>
          <w:rPrChange w:id="853" w:author="Mostafa Sameer" w:date="2024-10-16T00:55:00Z" w16du:dateUtc="2024-10-16T04:55:00Z">
            <w:rPr>
              <w:sz w:val="24"/>
              <w:szCs w:val="24"/>
            </w:rPr>
          </w:rPrChange>
        </w:rPr>
        <w:t xml:space="preserve"> water penetration resistance (AAMA, 2002).</w:t>
      </w:r>
    </w:p>
    <w:p w14:paraId="19D15B8B" w14:textId="77777777" w:rsidR="00D10AC2" w:rsidRPr="00312C2E" w:rsidRDefault="00D10AC2">
      <w:pPr>
        <w:jc w:val="both"/>
        <w:rPr>
          <w:rPrChange w:id="854" w:author="Mostafa Sameer" w:date="2024-10-16T00:55:00Z" w16du:dateUtc="2024-10-16T04:55:00Z">
            <w:rPr>
              <w:sz w:val="24"/>
              <w:szCs w:val="24"/>
            </w:rPr>
          </w:rPrChange>
        </w:rPr>
        <w:pPrChange w:id="855" w:author="Mostafa Sameer" w:date="2024-10-16T00:28:00Z" w16du:dateUtc="2024-10-16T04:28:00Z">
          <w:pPr>
            <w:spacing w:line="360" w:lineRule="auto"/>
            <w:jc w:val="both"/>
          </w:pPr>
        </w:pPrChange>
      </w:pPr>
    </w:p>
    <w:p w14:paraId="4A0F9A92" w14:textId="08692036" w:rsidR="00574A45" w:rsidRPr="00312C2E" w:rsidRDefault="00AF090D" w:rsidP="0085383D">
      <w:pPr>
        <w:jc w:val="both"/>
        <w:rPr>
          <w:ins w:id="856" w:author="Mostafa Sameer" w:date="2024-10-16T00:34:00Z" w16du:dateUtc="2024-10-16T04:34:00Z"/>
          <w:rPrChange w:id="857" w:author="Mostafa Sameer" w:date="2024-10-16T00:55:00Z" w16du:dateUtc="2024-10-16T04:55:00Z">
            <w:rPr>
              <w:ins w:id="858" w:author="Mostafa Sameer" w:date="2024-10-16T00:34:00Z" w16du:dateUtc="2024-10-16T04:34:00Z"/>
              <w:sz w:val="24"/>
              <w:szCs w:val="24"/>
            </w:rPr>
          </w:rPrChange>
        </w:rPr>
      </w:pPr>
      <w:r>
        <w:t xml:space="preserve">In the report </w:t>
      </w:r>
      <w:sdt>
        <w:sdtPr>
          <w:rPr>
            <w:color w:val="000000"/>
          </w:rPr>
          <w:tag w:val="MENDELEY_CITATION_v3_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"/>
          <w:id w:val="-2075809927"/>
          <w:placeholder>
            <w:docPart w:val="DefaultPlaceholder_-1854013440"/>
          </w:placeholder>
        </w:sdtPr>
        <w:sdtContent>
          <w:r w:rsidRPr="00AF090D">
            <w:rPr>
              <w:color w:val="000000"/>
            </w:rPr>
            <w:t>(Architectural Manufacturers Association n.d.)</w:t>
          </w:r>
        </w:sdtContent>
      </w:sdt>
      <w:r>
        <w:rPr>
          <w:color w:val="000000"/>
        </w:rPr>
        <w:t xml:space="preserve">, </w:t>
      </w:r>
      <w:r>
        <w:t>t</w:t>
      </w:r>
      <w:r w:rsidR="00574A45" w:rsidRPr="00312C2E">
        <w:rPr>
          <w:rPrChange w:id="859" w:author="Mostafa Sameer" w:date="2024-10-16T00:55:00Z" w16du:dateUtc="2024-10-16T04:55:00Z">
            <w:rPr>
              <w:sz w:val="24"/>
              <w:szCs w:val="24"/>
            </w:rPr>
          </w:rPrChange>
        </w:rPr>
        <w:t xml:space="preserve">he specification includes the deflection limit under uniform load, which is defined at L/175 for both AW </w:t>
      </w:r>
      <w:r w:rsidR="0036219E">
        <w:t>and</w:t>
      </w:r>
      <w:r w:rsidR="00574A45" w:rsidRPr="00312C2E">
        <w:rPr>
          <w:rPrChange w:id="860" w:author="Mostafa Sameer" w:date="2024-10-16T00:55:00Z" w16du:dateUtc="2024-10-16T04:55:00Z">
            <w:rPr>
              <w:sz w:val="24"/>
              <w:szCs w:val="24"/>
            </w:rPr>
          </w:rPrChange>
        </w:rPr>
        <w:t xml:space="preserve"> HC products. This is a critical performance criterion. This deflection restriction prevents excessive bending that might impair performance </w:t>
      </w:r>
      <w:r w:rsidR="0036219E">
        <w:t>and</w:t>
      </w:r>
      <w:r w:rsidR="00574A45" w:rsidRPr="00312C2E">
        <w:rPr>
          <w:rPrChange w:id="861" w:author="Mostafa Sameer" w:date="2024-10-16T00:55:00Z" w16du:dateUtc="2024-10-16T04:55:00Z">
            <w:rPr>
              <w:sz w:val="24"/>
              <w:szCs w:val="24"/>
            </w:rPr>
          </w:rPrChange>
        </w:rPr>
        <w:t xml:space="preserve"> guarantees that the glass doors' structural integrity is maintained under strong wind loads (AAMA, 2002). Furthermore, AW systems are better equipped to withst</w:t>
      </w:r>
      <w:r w:rsidR="0036219E">
        <w:t>and</w:t>
      </w:r>
      <w:r w:rsidR="00574A45" w:rsidRPr="00312C2E">
        <w:rPr>
          <w:rPrChange w:id="862" w:author="Mostafa Sameer" w:date="2024-10-16T00:55:00Z" w16du:dateUtc="2024-10-16T04:55:00Z">
            <w:rPr>
              <w:sz w:val="24"/>
              <w:szCs w:val="24"/>
            </w:rPr>
          </w:rPrChange>
        </w:rPr>
        <w:t xml:space="preserve"> water ingress during storms since the st</w:t>
      </w:r>
      <w:r w:rsidR="0036219E">
        <w:t>and</w:t>
      </w:r>
      <w:r w:rsidR="00574A45" w:rsidRPr="00312C2E">
        <w:rPr>
          <w:rPrChange w:id="863" w:author="Mostafa Sameer" w:date="2024-10-16T00:55:00Z" w16du:dateUtc="2024-10-16T04:55:00Z">
            <w:rPr>
              <w:sz w:val="24"/>
              <w:szCs w:val="24"/>
            </w:rPr>
          </w:rPrChange>
        </w:rPr>
        <w:t>ard imposes greater water penetration resistance criteria on AW goods than HC products (ANSI/AAMA/NWWDA, 1997).</w:t>
      </w:r>
    </w:p>
    <w:p w14:paraId="504CF82D" w14:textId="77777777" w:rsidR="00D10AC2" w:rsidRPr="00312C2E" w:rsidRDefault="00D10AC2">
      <w:pPr>
        <w:jc w:val="both"/>
        <w:rPr>
          <w:rPrChange w:id="864" w:author="Mostafa Sameer" w:date="2024-10-16T00:55:00Z" w16du:dateUtc="2024-10-16T04:55:00Z">
            <w:rPr>
              <w:sz w:val="24"/>
              <w:szCs w:val="24"/>
            </w:rPr>
          </w:rPrChange>
        </w:rPr>
        <w:pPrChange w:id="865" w:author="Mostafa Sameer" w:date="2024-10-16T00:28:00Z" w16du:dateUtc="2024-10-16T04:28:00Z">
          <w:pPr>
            <w:spacing w:line="360" w:lineRule="auto"/>
            <w:jc w:val="both"/>
          </w:pPr>
        </w:pPrChange>
      </w:pPr>
    </w:p>
    <w:p w14:paraId="53A9AD8D" w14:textId="5AB051CC" w:rsidR="00574A45" w:rsidRPr="00312C2E" w:rsidRDefault="00574A45" w:rsidP="0085383D">
      <w:pPr>
        <w:jc w:val="both"/>
        <w:rPr>
          <w:ins w:id="866" w:author="Mostafa Sameer" w:date="2024-10-16T00:34:00Z" w16du:dateUtc="2024-10-16T04:34:00Z"/>
          <w:rPrChange w:id="867" w:author="Mostafa Sameer" w:date="2024-10-16T00:55:00Z" w16du:dateUtc="2024-10-16T04:55:00Z">
            <w:rPr>
              <w:ins w:id="868" w:author="Mostafa Sameer" w:date="2024-10-16T00:34:00Z" w16du:dateUtc="2024-10-16T04:34:00Z"/>
              <w:sz w:val="24"/>
              <w:szCs w:val="24"/>
            </w:rPr>
          </w:rPrChange>
        </w:rPr>
      </w:pPr>
      <w:r w:rsidRPr="00312C2E">
        <w:rPr>
          <w:rPrChange w:id="869" w:author="Mostafa Sameer" w:date="2024-10-16T00:55:00Z" w16du:dateUtc="2024-10-16T04:55:00Z">
            <w:rPr>
              <w:sz w:val="24"/>
              <w:szCs w:val="24"/>
            </w:rPr>
          </w:rPrChange>
        </w:rPr>
        <w:t xml:space="preserve">The requirement to pass the life cycle assessment described in AAMA 910, titled Voluntary 'Life Cycle' Specifications </w:t>
      </w:r>
      <w:r w:rsidR="0036219E">
        <w:t>and</w:t>
      </w:r>
      <w:r w:rsidRPr="00312C2E">
        <w:rPr>
          <w:rPrChange w:id="870" w:author="Mostafa Sameer" w:date="2024-10-16T00:55:00Z" w16du:dateUtc="2024-10-16T04:55:00Z">
            <w:rPr>
              <w:sz w:val="24"/>
              <w:szCs w:val="24"/>
            </w:rPr>
          </w:rPrChange>
        </w:rPr>
        <w:t xml:space="preserve"> Test Methods for Architectural Grade Windows </w:t>
      </w:r>
      <w:r w:rsidR="0036219E">
        <w:t>and</w:t>
      </w:r>
      <w:r w:rsidRPr="00312C2E">
        <w:rPr>
          <w:rPrChange w:id="871" w:author="Mostafa Sameer" w:date="2024-10-16T00:55:00Z" w16du:dateUtc="2024-10-16T04:55:00Z">
            <w:rPr>
              <w:sz w:val="24"/>
              <w:szCs w:val="24"/>
            </w:rPr>
          </w:rPrChange>
        </w:rPr>
        <w:t xml:space="preserve"> Sliding Glass Doors, is one </w:t>
      </w:r>
      <w:r w:rsidR="0036219E">
        <w:t>of</w:t>
      </w:r>
      <w:r w:rsidRPr="00312C2E">
        <w:rPr>
          <w:rPrChange w:id="872" w:author="Mostafa Sameer" w:date="2024-10-16T00:55:00Z" w16du:dateUtc="2024-10-16T04:55:00Z">
            <w:rPr>
              <w:sz w:val="24"/>
              <w:szCs w:val="24"/>
            </w:rPr>
          </w:rPrChange>
        </w:rPr>
        <w:t xml:space="preserve"> the characteristics that sets AW products apart. To make sure that moving parts, such as sliding glass doors, can endure continuous usage over time without degrading in function, life cycle testing evaluates the robustness </w:t>
      </w:r>
      <w:r w:rsidR="0036219E">
        <w:t>and</w:t>
      </w:r>
      <w:r w:rsidRPr="00312C2E">
        <w:rPr>
          <w:rPrChange w:id="873" w:author="Mostafa Sameer" w:date="2024-10-16T00:55:00Z" w16du:dateUtc="2024-10-16T04:55:00Z">
            <w:rPr>
              <w:sz w:val="24"/>
              <w:szCs w:val="24"/>
            </w:rPr>
          </w:rPrChange>
        </w:rPr>
        <w:t xml:space="preserve"> endurance </w:t>
      </w:r>
      <w:r w:rsidR="0036219E">
        <w:t>of</w:t>
      </w:r>
      <w:r w:rsidRPr="00312C2E">
        <w:rPr>
          <w:rPrChange w:id="874" w:author="Mostafa Sameer" w:date="2024-10-16T00:55:00Z" w16du:dateUtc="2024-10-16T04:55:00Z">
            <w:rPr>
              <w:sz w:val="24"/>
              <w:szCs w:val="24"/>
            </w:rPr>
          </w:rPrChange>
        </w:rPr>
        <w:t xml:space="preserve"> these parts (AAMA, 1997). The structural tests necessary for unglazed components—which apply to both AW </w:t>
      </w:r>
      <w:r w:rsidR="0036219E">
        <w:t>and</w:t>
      </w:r>
      <w:r w:rsidRPr="00312C2E">
        <w:rPr>
          <w:rPrChange w:id="875" w:author="Mostafa Sameer" w:date="2024-10-16T00:55:00Z" w16du:dateUtc="2024-10-16T04:55:00Z">
            <w:rPr>
              <w:sz w:val="24"/>
              <w:szCs w:val="24"/>
            </w:rPr>
          </w:rPrChange>
        </w:rPr>
        <w:t xml:space="preserve"> HC products—are supplemented by the life cycle testing (AAMA, 1997) [8].</w:t>
      </w:r>
    </w:p>
    <w:p w14:paraId="57E8C23F" w14:textId="77777777" w:rsidR="00D10AC2" w:rsidRPr="00312C2E" w:rsidRDefault="00D10AC2">
      <w:pPr>
        <w:jc w:val="both"/>
        <w:rPr>
          <w:rPrChange w:id="876" w:author="Mostafa Sameer" w:date="2024-10-16T00:55:00Z" w16du:dateUtc="2024-10-16T04:55:00Z">
            <w:rPr>
              <w:sz w:val="24"/>
              <w:szCs w:val="24"/>
            </w:rPr>
          </w:rPrChange>
        </w:rPr>
        <w:pPrChange w:id="877" w:author="Mostafa Sameer" w:date="2024-10-16T00:28:00Z" w16du:dateUtc="2024-10-16T04:28:00Z">
          <w:pPr>
            <w:spacing w:line="360" w:lineRule="auto"/>
            <w:jc w:val="both"/>
          </w:pPr>
        </w:pPrChange>
      </w:pPr>
    </w:p>
    <w:p w14:paraId="2F73E43F" w14:textId="33662E65" w:rsidR="00574A45" w:rsidRPr="00312C2E" w:rsidRDefault="00574A45">
      <w:pPr>
        <w:jc w:val="both"/>
        <w:rPr>
          <w:rPrChange w:id="878" w:author="Mostafa Sameer" w:date="2024-10-16T00:55:00Z" w16du:dateUtc="2024-10-16T04:55:00Z">
            <w:rPr>
              <w:sz w:val="24"/>
              <w:szCs w:val="24"/>
            </w:rPr>
          </w:rPrChange>
        </w:rPr>
        <w:pPrChange w:id="879" w:author="Mostafa Sameer" w:date="2024-10-16T00:28:00Z" w16du:dateUtc="2024-10-16T04:28:00Z">
          <w:pPr>
            <w:spacing w:line="360" w:lineRule="auto"/>
            <w:jc w:val="both"/>
          </w:pPr>
        </w:pPrChange>
      </w:pPr>
      <w:r w:rsidRPr="00312C2E">
        <w:rPr>
          <w:rPrChange w:id="880" w:author="Mostafa Sameer" w:date="2024-10-16T00:55:00Z" w16du:dateUtc="2024-10-16T04:55:00Z">
            <w:rPr>
              <w:sz w:val="24"/>
              <w:szCs w:val="24"/>
            </w:rPr>
          </w:rPrChange>
        </w:rPr>
        <w:t xml:space="preserve">Determine how well-sliding glass door tracks work to stop WDR penetration by concentrating on important design components such as drainage capability, sealing techniques, </w:t>
      </w:r>
      <w:r w:rsidR="0036219E">
        <w:t>and</w:t>
      </w:r>
      <w:r w:rsidRPr="00312C2E">
        <w:rPr>
          <w:rPrChange w:id="881" w:author="Mostafa Sameer" w:date="2024-10-16T00:55:00Z" w16du:dateUtc="2024-10-16T04:55:00Z">
            <w:rPr>
              <w:sz w:val="24"/>
              <w:szCs w:val="24"/>
            </w:rPr>
          </w:rPrChange>
        </w:rPr>
        <w:t xml:space="preserve"> track layouts. </w:t>
      </w:r>
      <w:r w:rsidRPr="00312C2E">
        <w:rPr>
          <w:rPrChange w:id="882" w:author="Mostafa Sameer" w:date="2024-10-16T00:55:00Z" w16du:dateUtc="2024-10-16T04:55:00Z">
            <w:rPr>
              <w:sz w:val="24"/>
              <w:szCs w:val="24"/>
            </w:rPr>
          </w:rPrChange>
        </w:rPr>
        <w:lastRenderedPageBreak/>
        <w:t xml:space="preserve">To determine the designs that resist water intrusion during storms the best, the study will evaluate several models </w:t>
      </w:r>
      <w:r w:rsidR="0036219E">
        <w:t>and</w:t>
      </w:r>
      <w:r w:rsidRPr="00312C2E">
        <w:rPr>
          <w:rPrChange w:id="883" w:author="Mostafa Sameer" w:date="2024-10-16T00:55:00Z" w16du:dateUtc="2024-10-16T04:55:00Z">
            <w:rPr>
              <w:sz w:val="24"/>
              <w:szCs w:val="24"/>
            </w:rPr>
          </w:rPrChange>
        </w:rPr>
        <w:t xml:space="preserve"> combinations.</w:t>
      </w:r>
    </w:p>
    <w:p w14:paraId="0C081F8E" w14:textId="2DE8BAA2" w:rsidR="00574A45" w:rsidRPr="00312C2E" w:rsidRDefault="00574A45" w:rsidP="0085383D">
      <w:pPr>
        <w:jc w:val="both"/>
        <w:rPr>
          <w:ins w:id="884" w:author="Mostafa Sameer" w:date="2024-10-16T00:34:00Z" w16du:dateUtc="2024-10-16T04:34:00Z"/>
          <w:rPrChange w:id="885" w:author="Mostafa Sameer" w:date="2024-10-16T00:55:00Z" w16du:dateUtc="2024-10-16T04:55:00Z">
            <w:rPr>
              <w:ins w:id="886" w:author="Mostafa Sameer" w:date="2024-10-16T00:34:00Z" w16du:dateUtc="2024-10-16T04:34:00Z"/>
              <w:sz w:val="24"/>
              <w:szCs w:val="24"/>
            </w:rPr>
          </w:rPrChange>
        </w:rPr>
      </w:pPr>
      <w:r w:rsidRPr="00AF090D">
        <w:rPr>
          <w:b/>
          <w:bCs/>
          <w:rPrChange w:id="887" w:author="Mostafa Sameer" w:date="2024-10-16T00:55:00Z" w16du:dateUtc="2024-10-16T04:55:00Z">
            <w:rPr>
              <w:sz w:val="24"/>
              <w:szCs w:val="24"/>
            </w:rPr>
          </w:rPrChange>
        </w:rPr>
        <w:t>Develop Recommendations for St</w:t>
      </w:r>
      <w:r w:rsidR="0036219E" w:rsidRPr="00AF090D">
        <w:rPr>
          <w:b/>
          <w:bCs/>
        </w:rPr>
        <w:t>and</w:t>
      </w:r>
      <w:r w:rsidRPr="00AF090D">
        <w:rPr>
          <w:b/>
          <w:bCs/>
          <w:rPrChange w:id="888" w:author="Mostafa Sameer" w:date="2024-10-16T00:55:00Z" w16du:dateUtc="2024-10-16T04:55:00Z">
            <w:rPr>
              <w:sz w:val="24"/>
              <w:szCs w:val="24"/>
            </w:rPr>
          </w:rPrChange>
        </w:rPr>
        <w:t>ard Improvement:</w:t>
      </w:r>
      <w:r w:rsidRPr="00312C2E">
        <w:rPr>
          <w:rPrChange w:id="889" w:author="Mostafa Sameer" w:date="2024-10-16T00:55:00Z" w16du:dateUtc="2024-10-16T04:55:00Z">
            <w:rPr>
              <w:sz w:val="24"/>
              <w:szCs w:val="24"/>
            </w:rPr>
          </w:rPrChange>
        </w:rPr>
        <w:t xml:space="preserve"> Provide ideas for enhancing the guidelines guiding the planning, implementation, </w:t>
      </w:r>
      <w:r w:rsidR="0036219E">
        <w:t>and</w:t>
      </w:r>
      <w:r w:rsidRPr="00312C2E">
        <w:rPr>
          <w:rPrChange w:id="890" w:author="Mostafa Sameer" w:date="2024-10-16T00:55:00Z" w16du:dateUtc="2024-10-16T04:55:00Z">
            <w:rPr>
              <w:sz w:val="24"/>
              <w:szCs w:val="24"/>
            </w:rPr>
          </w:rPrChange>
        </w:rPr>
        <w:t xml:space="preserve"> maintenance </w:t>
      </w:r>
      <w:r w:rsidR="0036219E">
        <w:t>of</w:t>
      </w:r>
      <w:r w:rsidRPr="00312C2E">
        <w:rPr>
          <w:rPrChange w:id="891" w:author="Mostafa Sameer" w:date="2024-10-16T00:55:00Z" w16du:dateUtc="2024-10-16T04:55:00Z">
            <w:rPr>
              <w:sz w:val="24"/>
              <w:szCs w:val="24"/>
            </w:rPr>
          </w:rPrChange>
        </w:rPr>
        <w:t xml:space="preserve"> sliding glass door systems based on data from simulations, experiments, </w:t>
      </w:r>
      <w:r w:rsidR="0036219E">
        <w:t>and</w:t>
      </w:r>
      <w:r w:rsidRPr="00312C2E">
        <w:rPr>
          <w:rPrChange w:id="892" w:author="Mostafa Sameer" w:date="2024-10-16T00:55:00Z" w16du:dateUtc="2024-10-16T04:55:00Z">
            <w:rPr>
              <w:sz w:val="24"/>
              <w:szCs w:val="24"/>
            </w:rPr>
          </w:rPrChange>
        </w:rPr>
        <w:t xml:space="preserve"> fieldwork. The purpose </w:t>
      </w:r>
      <w:r w:rsidR="0036219E">
        <w:t>of</w:t>
      </w:r>
      <w:r w:rsidRPr="00312C2E">
        <w:rPr>
          <w:rPrChange w:id="893" w:author="Mostafa Sameer" w:date="2024-10-16T00:55:00Z" w16du:dateUtc="2024-10-16T04:55:00Z">
            <w:rPr>
              <w:sz w:val="24"/>
              <w:szCs w:val="24"/>
            </w:rPr>
          </w:rPrChange>
        </w:rPr>
        <w:t xml:space="preserve"> these suggestions is to strengthen their ability to withst</w:t>
      </w:r>
      <w:r w:rsidR="0036219E">
        <w:t>and</w:t>
      </w:r>
      <w:r w:rsidRPr="00312C2E">
        <w:rPr>
          <w:rPrChange w:id="894" w:author="Mostafa Sameer" w:date="2024-10-16T00:55:00Z" w16du:dateUtc="2024-10-16T04:55:00Z">
            <w:rPr>
              <w:sz w:val="24"/>
              <w:szCs w:val="24"/>
            </w:rPr>
          </w:rPrChange>
        </w:rPr>
        <w:t xml:space="preserve"> WDR penetration under storm conditions.</w:t>
      </w:r>
    </w:p>
    <w:p w14:paraId="13580F09" w14:textId="77777777" w:rsidR="00D10AC2" w:rsidRPr="00312C2E" w:rsidRDefault="00D10AC2">
      <w:pPr>
        <w:jc w:val="both"/>
        <w:rPr>
          <w:rPrChange w:id="895" w:author="Mostafa Sameer" w:date="2024-10-16T00:55:00Z" w16du:dateUtc="2024-10-16T04:55:00Z">
            <w:rPr>
              <w:sz w:val="24"/>
              <w:szCs w:val="24"/>
            </w:rPr>
          </w:rPrChange>
        </w:rPr>
        <w:pPrChange w:id="896" w:author="Mostafa Sameer" w:date="2024-10-16T00:28:00Z" w16du:dateUtc="2024-10-16T04:28:00Z">
          <w:pPr>
            <w:spacing w:line="360" w:lineRule="auto"/>
            <w:jc w:val="both"/>
          </w:pPr>
        </w:pPrChange>
      </w:pPr>
    </w:p>
    <w:p w14:paraId="2B1B032D" w14:textId="50A60828" w:rsidR="00D10AC2" w:rsidRDefault="00574A45">
      <w:pPr>
        <w:jc w:val="both"/>
      </w:pPr>
      <w:r w:rsidRPr="00AF090D">
        <w:rPr>
          <w:b/>
          <w:bCs/>
          <w:rPrChange w:id="897" w:author="Mostafa Sameer" w:date="2024-10-16T00:55:00Z" w16du:dateUtc="2024-10-16T04:55:00Z">
            <w:rPr>
              <w:sz w:val="24"/>
              <w:szCs w:val="24"/>
            </w:rPr>
          </w:rPrChange>
        </w:rPr>
        <w:t xml:space="preserve">Inform the Florida Building Commission </w:t>
      </w:r>
      <w:r w:rsidR="0036219E" w:rsidRPr="00AF090D">
        <w:rPr>
          <w:b/>
          <w:bCs/>
        </w:rPr>
        <w:t>of</w:t>
      </w:r>
      <w:r w:rsidRPr="00AF090D">
        <w:rPr>
          <w:b/>
          <w:bCs/>
          <w:rPrChange w:id="898" w:author="Mostafa Sameer" w:date="2024-10-16T00:55:00Z" w16du:dateUtc="2024-10-16T04:55:00Z">
            <w:rPr>
              <w:sz w:val="24"/>
              <w:szCs w:val="24"/>
            </w:rPr>
          </w:rPrChange>
        </w:rPr>
        <w:t xml:space="preserve"> Findings</w:t>
      </w:r>
      <w:r w:rsidRPr="00312C2E">
        <w:rPr>
          <w:rPrChange w:id="899" w:author="Mostafa Sameer" w:date="2024-10-16T00:55:00Z" w16du:dateUtc="2024-10-16T04:55:00Z">
            <w:rPr>
              <w:sz w:val="24"/>
              <w:szCs w:val="24"/>
            </w:rPr>
          </w:rPrChange>
        </w:rPr>
        <w:t xml:space="preserve">: Provide the governing body with comprehensive information </w:t>
      </w:r>
      <w:r w:rsidR="0036219E">
        <w:t>and</w:t>
      </w:r>
      <w:r w:rsidRPr="00312C2E">
        <w:rPr>
          <w:rPrChange w:id="900" w:author="Mostafa Sameer" w:date="2024-10-16T00:55:00Z" w16du:dateUtc="2024-10-16T04:55:00Z">
            <w:rPr>
              <w:sz w:val="24"/>
              <w:szCs w:val="24"/>
            </w:rPr>
          </w:rPrChange>
        </w:rPr>
        <w:t xml:space="preserve"> suggested revisions to have an impact on foreseeable construction rules </w:t>
      </w:r>
      <w:r w:rsidR="0036219E">
        <w:t>and</w:t>
      </w:r>
      <w:r w:rsidRPr="00312C2E">
        <w:rPr>
          <w:rPrChange w:id="901" w:author="Mostafa Sameer" w:date="2024-10-16T00:55:00Z" w16du:dateUtc="2024-10-16T04:55:00Z">
            <w:rPr>
              <w:sz w:val="24"/>
              <w:szCs w:val="24"/>
            </w:rPr>
          </w:rPrChange>
        </w:rPr>
        <w:t xml:space="preserve"> laws. This contains recommendations for modifications to current guidelines to provide improved safeguards against water damage to houses </w:t>
      </w:r>
      <w:r w:rsidR="0036219E">
        <w:t>and</w:t>
      </w:r>
      <w:r w:rsidRPr="00312C2E">
        <w:rPr>
          <w:rPrChange w:id="902" w:author="Mostafa Sameer" w:date="2024-10-16T00:55:00Z" w16du:dateUtc="2024-10-16T04:55:00Z">
            <w:rPr>
              <w:sz w:val="24"/>
              <w:szCs w:val="24"/>
            </w:rPr>
          </w:rPrChange>
        </w:rPr>
        <w:t xml:space="preserve"> other structures during storms.</w:t>
      </w:r>
    </w:p>
    <w:p w14:paraId="5C2549BA" w14:textId="77777777" w:rsidR="002B65AB" w:rsidRPr="00312C2E" w:rsidRDefault="002B65AB" w:rsidP="002B65AB">
      <w:pPr>
        <w:jc w:val="both"/>
        <w:rPr>
          <w:rPrChange w:id="903" w:author="Mostafa Sameer" w:date="2024-10-16T00:55:00Z" w16du:dateUtc="2024-10-16T04:55:00Z">
            <w:rPr>
              <w:sz w:val="24"/>
              <w:szCs w:val="24"/>
            </w:rPr>
          </w:rPrChange>
        </w:rPr>
      </w:pPr>
    </w:p>
    <w:p w14:paraId="12B08BB7" w14:textId="39551B34" w:rsidR="00574A45" w:rsidRDefault="00574A45">
      <w:pPr>
        <w:jc w:val="both"/>
      </w:pPr>
      <w:r w:rsidRPr="00312C2E">
        <w:rPr>
          <w:rPrChange w:id="904" w:author="Mostafa Sameer" w:date="2024-10-16T00:55:00Z" w16du:dateUtc="2024-10-16T04:55:00Z">
            <w:rPr>
              <w:sz w:val="24"/>
              <w:szCs w:val="24"/>
            </w:rPr>
          </w:rPrChange>
        </w:rPr>
        <w:t>The AAMA 520-09 st</w:t>
      </w:r>
      <w:r w:rsidR="0036219E">
        <w:t>and</w:t>
      </w:r>
      <w:r w:rsidRPr="00312C2E">
        <w:rPr>
          <w:rPrChange w:id="905" w:author="Mostafa Sameer" w:date="2024-10-16T00:55:00Z" w16du:dateUtc="2024-10-16T04:55:00Z">
            <w:rPr>
              <w:sz w:val="24"/>
              <w:szCs w:val="24"/>
            </w:rPr>
          </w:rPrChange>
        </w:rPr>
        <w:t xml:space="preserve">ard concentrates on how resilient windows, doors, </w:t>
      </w:r>
      <w:r w:rsidR="0036219E">
        <w:t>and</w:t>
      </w:r>
      <w:r w:rsidRPr="00312C2E">
        <w:rPr>
          <w:rPrChange w:id="906" w:author="Mostafa Sameer" w:date="2024-10-16T00:55:00Z" w16du:dateUtc="2024-10-16T04:55:00Z">
            <w:rPr>
              <w:sz w:val="24"/>
              <w:szCs w:val="24"/>
            </w:rPr>
          </w:rPrChange>
        </w:rPr>
        <w:t xml:space="preserve"> unit skylights are against heavy wind-driven rain, particularly during extreme weather events like hurricanes, tropical storms, or violent thunderstorms. These fenestration goods are usually chosen under state or municipal building code st</w:t>
      </w:r>
      <w:r w:rsidR="0036219E">
        <w:t>and</w:t>
      </w:r>
      <w:r w:rsidRPr="00312C2E">
        <w:rPr>
          <w:rPrChange w:id="907" w:author="Mostafa Sameer" w:date="2024-10-16T00:55:00Z" w16du:dateUtc="2024-10-16T04:55:00Z">
            <w:rPr>
              <w:sz w:val="24"/>
              <w:szCs w:val="24"/>
            </w:rPr>
          </w:rPrChange>
        </w:rPr>
        <w:t xml:space="preserve">ards, either by their thermal performance or structural qualities. The main objective is to guarantee the product's structural integrity, which aids in preventing high-velocity winds from entering the structure </w:t>
      </w:r>
      <w:r w:rsidR="0036219E">
        <w:t>and</w:t>
      </w:r>
      <w:r w:rsidRPr="00312C2E">
        <w:rPr>
          <w:rPrChange w:id="908" w:author="Mostafa Sameer" w:date="2024-10-16T00:55:00Z" w16du:dateUtc="2024-10-16T04:55:00Z">
            <w:rPr>
              <w:sz w:val="24"/>
              <w:szCs w:val="24"/>
            </w:rPr>
          </w:rPrChange>
        </w:rPr>
        <w:t xml:space="preserve"> potentially causing fatal scenarios or significant damage to the structure.</w:t>
      </w:r>
    </w:p>
    <w:p w14:paraId="5C8BC82D" w14:textId="77777777" w:rsidR="002B65AB" w:rsidRPr="00312C2E" w:rsidRDefault="002B65AB" w:rsidP="002B65AB">
      <w:pPr>
        <w:jc w:val="both"/>
        <w:rPr>
          <w:rPrChange w:id="909" w:author="Mostafa Sameer" w:date="2024-10-16T00:55:00Z" w16du:dateUtc="2024-10-16T04:55:00Z">
            <w:rPr>
              <w:sz w:val="24"/>
              <w:szCs w:val="24"/>
            </w:rPr>
          </w:rPrChange>
        </w:rPr>
      </w:pPr>
    </w:p>
    <w:p w14:paraId="19EC9777" w14:textId="443111C9" w:rsidR="00574A45" w:rsidRPr="00312C2E" w:rsidRDefault="00574A45">
      <w:pPr>
        <w:jc w:val="both"/>
        <w:rPr>
          <w:rPrChange w:id="910" w:author="Mostafa Sameer" w:date="2024-10-16T00:55:00Z" w16du:dateUtc="2024-10-16T04:55:00Z">
            <w:rPr>
              <w:sz w:val="24"/>
              <w:szCs w:val="24"/>
            </w:rPr>
          </w:rPrChange>
        </w:rPr>
        <w:pPrChange w:id="911" w:author="Mostafa Sameer" w:date="2024-10-16T00:28:00Z" w16du:dateUtc="2024-10-16T04:28:00Z">
          <w:pPr>
            <w:spacing w:line="360" w:lineRule="auto"/>
            <w:jc w:val="both"/>
          </w:pPr>
        </w:pPrChange>
      </w:pPr>
      <w:r w:rsidRPr="00312C2E">
        <w:rPr>
          <w:rPrChange w:id="912" w:author="Mostafa Sameer" w:date="2024-10-16T00:55:00Z" w16du:dateUtc="2024-10-16T04:55:00Z">
            <w:rPr>
              <w:sz w:val="24"/>
              <w:szCs w:val="24"/>
            </w:rPr>
          </w:rPrChange>
        </w:rPr>
        <w:t xml:space="preserve">But in scenarios when there is intense wind-driven precipitation, such as during hurricanes or tropical storms, items made to comply with normal code criteria could experience little or significant water intrusion. The claimed water penetration resistance </w:t>
      </w:r>
      <w:r w:rsidR="0036219E">
        <w:t>of</w:t>
      </w:r>
      <w:r w:rsidRPr="00312C2E">
        <w:rPr>
          <w:rPrChange w:id="913" w:author="Mostafa Sameer" w:date="2024-10-16T00:55:00Z" w16du:dateUtc="2024-10-16T04:55:00Z">
            <w:rPr>
              <w:sz w:val="24"/>
              <w:szCs w:val="24"/>
            </w:rPr>
          </w:rPrChange>
        </w:rPr>
        <w:t xml:space="preserve"> these goods is </w:t>
      </w:r>
      <w:r w:rsidR="0036219E">
        <w:t>of</w:t>
      </w:r>
      <w:r w:rsidRPr="00312C2E">
        <w:rPr>
          <w:rPrChange w:id="914" w:author="Mostafa Sameer" w:date="2024-10-16T00:55:00Z" w16du:dateUtc="2024-10-16T04:55:00Z">
            <w:rPr>
              <w:sz w:val="24"/>
              <w:szCs w:val="24"/>
            </w:rPr>
          </w:rPrChange>
        </w:rPr>
        <w:t xml:space="preserve">ten exceeded by the severe wind-driven rain that these exceptional circumstances bring. This is especially problematic in coastal locations or locations where these kinds </w:t>
      </w:r>
      <w:r w:rsidR="0036219E">
        <w:t>of</w:t>
      </w:r>
      <w:r w:rsidRPr="00312C2E">
        <w:rPr>
          <w:rPrChange w:id="915" w:author="Mostafa Sameer" w:date="2024-10-16T00:55:00Z" w16du:dateUtc="2024-10-16T04:55:00Z">
            <w:rPr>
              <w:sz w:val="24"/>
              <w:szCs w:val="24"/>
            </w:rPr>
          </w:rPrChange>
        </w:rPr>
        <w:t xml:space="preserve"> catastrophic weather occurrences are common.</w:t>
      </w:r>
    </w:p>
    <w:p w14:paraId="247B7B9C" w14:textId="77777777" w:rsidR="00574A45" w:rsidRPr="00312C2E" w:rsidRDefault="00574A45">
      <w:pPr>
        <w:ind w:left="720"/>
        <w:jc w:val="both"/>
        <w:rPr>
          <w:rPrChange w:id="916" w:author="Mostafa Sameer" w:date="2024-10-16T00:55:00Z" w16du:dateUtc="2024-10-16T04:55:00Z">
            <w:rPr>
              <w:sz w:val="24"/>
              <w:szCs w:val="24"/>
            </w:rPr>
          </w:rPrChange>
        </w:rPr>
        <w:pPrChange w:id="917" w:author="Mostafa Sameer" w:date="2024-10-16T00:28:00Z" w16du:dateUtc="2024-10-16T04:28:00Z">
          <w:pPr>
            <w:spacing w:line="360" w:lineRule="auto"/>
            <w:ind w:left="720"/>
            <w:jc w:val="both"/>
          </w:pPr>
        </w:pPrChange>
      </w:pPr>
    </w:p>
    <w:p w14:paraId="3041DF2C" w14:textId="59E81562" w:rsidR="00574A45" w:rsidRPr="00312C2E" w:rsidRDefault="00574A45">
      <w:pPr>
        <w:jc w:val="both"/>
        <w:rPr>
          <w:rPrChange w:id="918" w:author="Mostafa Sameer" w:date="2024-10-16T00:55:00Z" w16du:dateUtc="2024-10-16T04:55:00Z">
            <w:rPr>
              <w:sz w:val="24"/>
              <w:szCs w:val="24"/>
            </w:rPr>
          </w:rPrChange>
        </w:rPr>
        <w:pPrChange w:id="919" w:author="Mostafa Sameer" w:date="2024-10-16T00:28:00Z" w16du:dateUtc="2024-10-16T04:28:00Z">
          <w:pPr>
            <w:spacing w:line="360" w:lineRule="auto"/>
            <w:jc w:val="both"/>
          </w:pPr>
        </w:pPrChange>
      </w:pPr>
      <w:r w:rsidRPr="00312C2E">
        <w:rPr>
          <w:rPrChange w:id="920" w:author="Mostafa Sameer" w:date="2024-10-16T00:55:00Z" w16du:dateUtc="2024-10-16T04:55:00Z">
            <w:rPr>
              <w:sz w:val="24"/>
              <w:szCs w:val="24"/>
            </w:rPr>
          </w:rPrChange>
        </w:rPr>
        <w:t>A voluntary grading system for fenestration goods that takes into consideration their resilience to intense wind-driven rain is provided by the AAMA 520-09 st</w:t>
      </w:r>
      <w:r w:rsidR="0036219E">
        <w:t>and</w:t>
      </w:r>
      <w:r w:rsidRPr="00312C2E">
        <w:rPr>
          <w:rPrChange w:id="921" w:author="Mostafa Sameer" w:date="2024-10-16T00:55:00Z" w16du:dateUtc="2024-10-16T04:55:00Z">
            <w:rPr>
              <w:sz w:val="24"/>
              <w:szCs w:val="24"/>
            </w:rPr>
          </w:rPrChange>
        </w:rPr>
        <w:t xml:space="preserve">ard. The test procedure outlined in this publication is based on a quickly pulsed pressure differential approach, which recognizes that wind pressures encountered during hurricanes </w:t>
      </w:r>
      <w:r w:rsidR="0036219E">
        <w:t>and</w:t>
      </w:r>
      <w:r w:rsidRPr="00312C2E">
        <w:rPr>
          <w:rPrChange w:id="922" w:author="Mostafa Sameer" w:date="2024-10-16T00:55:00Z" w16du:dateUtc="2024-10-16T04:55:00Z">
            <w:rPr>
              <w:sz w:val="24"/>
              <w:szCs w:val="24"/>
            </w:rPr>
          </w:rPrChange>
        </w:rPr>
        <w:t xml:space="preserve"> tropical storms are dynamic rather than constant. By using this testing methodology, items are assessed in scenarios that more closely mimic the turbulence </w:t>
      </w:r>
      <w:r w:rsidR="0036219E">
        <w:t>of</w:t>
      </w:r>
      <w:r w:rsidRPr="00312C2E">
        <w:rPr>
          <w:rPrChange w:id="923" w:author="Mostafa Sameer" w:date="2024-10-16T00:55:00Z" w16du:dateUtc="2024-10-16T04:55:00Z">
            <w:rPr>
              <w:sz w:val="24"/>
              <w:szCs w:val="24"/>
            </w:rPr>
          </w:rPrChange>
        </w:rPr>
        <w:t xml:space="preserve"> actual storm situations.</w:t>
      </w:r>
    </w:p>
    <w:p w14:paraId="6A1B6A1B" w14:textId="67080E4F" w:rsidR="00574A45" w:rsidRPr="00312C2E" w:rsidDel="00D10AC2" w:rsidRDefault="00574A45">
      <w:pPr>
        <w:jc w:val="both"/>
        <w:rPr>
          <w:del w:id="924" w:author="Mostafa Sameer" w:date="2024-10-16T00:34:00Z" w16du:dateUtc="2024-10-16T04:34:00Z"/>
          <w:rPrChange w:id="925" w:author="Mostafa Sameer" w:date="2024-10-16T00:55:00Z" w16du:dateUtc="2024-10-16T04:55:00Z">
            <w:rPr>
              <w:del w:id="926" w:author="Mostafa Sameer" w:date="2024-10-16T00:34:00Z" w16du:dateUtc="2024-10-16T04:34:00Z"/>
              <w:sz w:val="24"/>
              <w:szCs w:val="24"/>
            </w:rPr>
          </w:rPrChange>
        </w:rPr>
        <w:pPrChange w:id="927" w:author="Mostafa Sameer" w:date="2024-10-16T00:28:00Z" w16du:dateUtc="2024-10-16T04:28:00Z">
          <w:pPr>
            <w:spacing w:line="360" w:lineRule="auto"/>
            <w:jc w:val="both"/>
          </w:pPr>
        </w:pPrChange>
      </w:pPr>
      <w:r w:rsidRPr="00312C2E">
        <w:rPr>
          <w:rPrChange w:id="928" w:author="Mostafa Sameer" w:date="2024-10-16T00:55:00Z" w16du:dateUtc="2024-10-16T04:55:00Z">
            <w:rPr>
              <w:sz w:val="24"/>
              <w:szCs w:val="24"/>
            </w:rPr>
          </w:rPrChange>
        </w:rPr>
        <w:t xml:space="preserve">Manufacturers </w:t>
      </w:r>
      <w:r w:rsidR="0036219E">
        <w:t>and</w:t>
      </w:r>
      <w:r w:rsidRPr="00312C2E">
        <w:rPr>
          <w:rPrChange w:id="929" w:author="Mostafa Sameer" w:date="2024-10-16T00:55:00Z" w16du:dateUtc="2024-10-16T04:55:00Z">
            <w:rPr>
              <w:sz w:val="24"/>
              <w:szCs w:val="24"/>
            </w:rPr>
          </w:rPrChange>
        </w:rPr>
        <w:t xml:space="preserve"> construction experts may choose products that are better suited for areas exposed to severe storms through the application </w:t>
      </w:r>
      <w:r w:rsidR="0036219E">
        <w:t>of</w:t>
      </w:r>
      <w:r w:rsidRPr="00312C2E">
        <w:rPr>
          <w:rPrChange w:id="930" w:author="Mostafa Sameer" w:date="2024-10-16T00:55:00Z" w16du:dateUtc="2024-10-16T04:55:00Z">
            <w:rPr>
              <w:sz w:val="24"/>
              <w:szCs w:val="24"/>
            </w:rPr>
          </w:rPrChange>
        </w:rPr>
        <w:t xml:space="preserve"> AAMA 520-09, which provides an internationally accepted test for wind-driven rain resistance. To better safeguard buildings from structural damage </w:t>
      </w:r>
      <w:r w:rsidR="0036219E">
        <w:t>and</w:t>
      </w:r>
      <w:r w:rsidRPr="00312C2E">
        <w:rPr>
          <w:rPrChange w:id="931" w:author="Mostafa Sameer" w:date="2024-10-16T00:55:00Z" w16du:dateUtc="2024-10-16T04:55:00Z">
            <w:rPr>
              <w:sz w:val="24"/>
              <w:szCs w:val="24"/>
            </w:rPr>
          </w:rPrChange>
        </w:rPr>
        <w:t xml:space="preserve"> water infiltration during severe weather events, fenestration materials must meet exacting st</w:t>
      </w:r>
      <w:r w:rsidR="0036219E">
        <w:t>and</w:t>
      </w:r>
      <w:r w:rsidRPr="00312C2E">
        <w:rPr>
          <w:rPrChange w:id="932" w:author="Mostafa Sameer" w:date="2024-10-16T00:55:00Z" w16du:dateUtc="2024-10-16T04:55:00Z">
            <w:rPr>
              <w:sz w:val="24"/>
              <w:szCs w:val="24"/>
            </w:rPr>
          </w:rPrChange>
        </w:rPr>
        <w:t xml:space="preserve">ards </w:t>
      </w:r>
      <w:r w:rsidR="0036219E">
        <w:t>of</w:t>
      </w:r>
      <w:r w:rsidRPr="00312C2E">
        <w:rPr>
          <w:rPrChange w:id="933" w:author="Mostafa Sameer" w:date="2024-10-16T00:55:00Z" w16du:dateUtc="2024-10-16T04:55:00Z">
            <w:rPr>
              <w:sz w:val="24"/>
              <w:szCs w:val="24"/>
            </w:rPr>
          </w:rPrChange>
        </w:rPr>
        <w:t xml:space="preserve"> performance </w:t>
      </w:r>
      <w:r w:rsidR="0036219E">
        <w:t>and</w:t>
      </w:r>
      <w:r w:rsidRPr="00312C2E">
        <w:rPr>
          <w:rPrChange w:id="934" w:author="Mostafa Sameer" w:date="2024-10-16T00:55:00Z" w16du:dateUtc="2024-10-16T04:55:00Z">
            <w:rPr>
              <w:sz w:val="24"/>
              <w:szCs w:val="24"/>
            </w:rPr>
          </w:rPrChange>
        </w:rPr>
        <w:t xml:space="preserve"> durability. It is an effective means </w:t>
      </w:r>
      <w:r w:rsidR="0036219E">
        <w:t>of</w:t>
      </w:r>
      <w:r w:rsidRPr="00312C2E">
        <w:rPr>
          <w:rPrChange w:id="935" w:author="Mostafa Sameer" w:date="2024-10-16T00:55:00Z" w16du:dateUtc="2024-10-16T04:55:00Z">
            <w:rPr>
              <w:sz w:val="24"/>
              <w:szCs w:val="24"/>
            </w:rPr>
          </w:rPrChange>
        </w:rPr>
        <w:t xml:space="preserve"> differentiating goods from the competition. It guarantees that items in areas with elevated risks outperform specifications, providing increased safety for people </w:t>
      </w:r>
      <w:r w:rsidR="0036219E">
        <w:t>and</w:t>
      </w:r>
      <w:r w:rsidRPr="00312C2E">
        <w:rPr>
          <w:rPrChange w:id="936" w:author="Mostafa Sameer" w:date="2024-10-16T00:55:00Z" w16du:dateUtc="2024-10-16T04:55:00Z">
            <w:rPr>
              <w:sz w:val="24"/>
              <w:szCs w:val="24"/>
            </w:rPr>
          </w:rPrChange>
        </w:rPr>
        <w:t xml:space="preserve"> property in the case </w:t>
      </w:r>
      <w:r w:rsidR="0036219E">
        <w:t>of</w:t>
      </w:r>
      <w:r w:rsidRPr="00312C2E">
        <w:rPr>
          <w:rPrChange w:id="937" w:author="Mostafa Sameer" w:date="2024-10-16T00:55:00Z" w16du:dateUtc="2024-10-16T04:55:00Z">
            <w:rPr>
              <w:sz w:val="24"/>
              <w:szCs w:val="24"/>
            </w:rPr>
          </w:rPrChange>
        </w:rPr>
        <w:t xml:space="preserve"> severe </w:t>
      </w:r>
      <w:proofErr w:type="spellStart"/>
      <w:r w:rsidRPr="00312C2E">
        <w:rPr>
          <w:rPrChange w:id="938" w:author="Mostafa Sameer" w:date="2024-10-16T00:55:00Z" w16du:dateUtc="2024-10-16T04:55:00Z">
            <w:rPr>
              <w:sz w:val="24"/>
              <w:szCs w:val="24"/>
            </w:rPr>
          </w:rPrChange>
        </w:rPr>
        <w:t>weather.</w:t>
      </w:r>
    </w:p>
    <w:p w14:paraId="00000073" w14:textId="7B7FA904" w:rsidR="00A67222" w:rsidRPr="00312C2E" w:rsidRDefault="001A32F2">
      <w:pPr>
        <w:spacing w:before="240"/>
        <w:jc w:val="both"/>
        <w:rPr>
          <w:rPrChange w:id="939" w:author="Mostafa Sameer" w:date="2024-10-16T00:55:00Z" w16du:dateUtc="2024-10-16T04:55:00Z">
            <w:rPr>
              <w:sz w:val="24"/>
              <w:szCs w:val="24"/>
            </w:rPr>
          </w:rPrChange>
        </w:rPr>
        <w:pPrChange w:id="940" w:author="Mostafa Sameer" w:date="2024-10-16T00:28:00Z" w16du:dateUtc="2024-10-16T04:28:00Z">
          <w:pPr>
            <w:spacing w:before="240" w:line="360" w:lineRule="auto"/>
            <w:jc w:val="both"/>
          </w:pPr>
        </w:pPrChange>
      </w:pPr>
      <w:r>
        <w:t>T</w:t>
      </w:r>
      <w:r w:rsidR="005F6334" w:rsidRPr="00312C2E">
        <w:rPr>
          <w:rPrChange w:id="941" w:author="Mostafa Sameer" w:date="2024-10-16T00:55:00Z" w16du:dateUtc="2024-10-16T04:55:00Z">
            <w:rPr>
              <w:sz w:val="24"/>
              <w:szCs w:val="24"/>
            </w:rPr>
          </w:rPrChange>
        </w:rPr>
        <w:t>he</w:t>
      </w:r>
      <w:proofErr w:type="spellEnd"/>
      <w:r w:rsidR="005F6334" w:rsidRPr="00312C2E">
        <w:rPr>
          <w:rPrChange w:id="942" w:author="Mostafa Sameer" w:date="2024-10-16T00:55:00Z" w16du:dateUtc="2024-10-16T04:55:00Z">
            <w:rPr>
              <w:sz w:val="24"/>
              <w:szCs w:val="24"/>
            </w:rPr>
          </w:rPrChange>
        </w:rPr>
        <w:t xml:space="preserve"> impact </w:t>
      </w:r>
      <w:r w:rsidR="0036219E">
        <w:t>of</w:t>
      </w:r>
      <w:r w:rsidR="005F6334" w:rsidRPr="00312C2E">
        <w:rPr>
          <w:rPrChange w:id="943" w:author="Mostafa Sameer" w:date="2024-10-16T00:55:00Z" w16du:dateUtc="2024-10-16T04:55:00Z">
            <w:rPr>
              <w:sz w:val="24"/>
              <w:szCs w:val="24"/>
            </w:rPr>
          </w:rPrChange>
        </w:rPr>
        <w:t xml:space="preserve"> wind on water intrusion through conventional sliding glass door systems installed in residential mid-rise buildings, using both analytical </w:t>
      </w:r>
      <w:r w:rsidR="0036219E">
        <w:t>and</w:t>
      </w:r>
      <w:r w:rsidR="005F6334" w:rsidRPr="00312C2E">
        <w:rPr>
          <w:rPrChange w:id="944" w:author="Mostafa Sameer" w:date="2024-10-16T00:55:00Z" w16du:dateUtc="2024-10-16T04:55:00Z">
            <w:rPr>
              <w:sz w:val="24"/>
              <w:szCs w:val="24"/>
            </w:rPr>
          </w:rPrChange>
        </w:rPr>
        <w:t xml:space="preserve"> empirical methods such as the research </w:t>
      </w:r>
      <w:r w:rsidR="005F6334" w:rsidRPr="00312C2E">
        <w:rPr>
          <w:rPrChange w:id="945" w:author="Mostafa Sameer" w:date="2024-10-16T00:55:00Z" w16du:dateUtc="2024-10-16T04:55:00Z">
            <w:rPr>
              <w:sz w:val="24"/>
              <w:szCs w:val="24"/>
            </w:rPr>
          </w:rPrChange>
        </w:rPr>
        <w:lastRenderedPageBreak/>
        <w:t xml:space="preserve">done at FIU by </w:t>
      </w:r>
      <w:sdt>
        <w:sdtPr>
          <w:rPr>
            <w:color w:val="000000"/>
          </w:rPr>
          <w:tag w:val="MENDELEY_CITATION_v3_eyJjaXRhdGlvbklEIjoiTUVOREVMRVlfQ0lUQVRJT05fZDk5ZTJmYTYtZTcxYS00YTU5LWFlMjgtNDg4ODgwOGFjZWQ5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
          <w:id w:val="1520128349"/>
          <w:placeholder>
            <w:docPart w:val="DefaultPlaceholder_-1854013440"/>
          </w:placeholder>
        </w:sdtPr>
        <w:sdtContent>
          <w:r w:rsidR="00021A52" w:rsidRPr="00021A52">
            <w:rPr>
              <w:color w:val="000000"/>
            </w:rPr>
            <w:t>(Chowdhury et al. 2021)</w:t>
          </w:r>
        </w:sdtContent>
      </w:sdt>
      <w:r w:rsidR="005F6334" w:rsidRPr="00312C2E">
        <w:rPr>
          <w:rPrChange w:id="946" w:author="Mostafa Sameer" w:date="2024-10-16T00:55:00Z" w16du:dateUtc="2024-10-16T04:55:00Z">
            <w:rPr>
              <w:sz w:val="24"/>
              <w:szCs w:val="24"/>
            </w:rPr>
          </w:rPrChange>
        </w:rPr>
        <w:t xml:space="preserve"> al on shuttered SGDs. To be certified as hurricane-resistant, SGDs must endure extensive testing to prove their strength </w:t>
      </w:r>
      <w:r w:rsidR="0036219E">
        <w:t>and</w:t>
      </w:r>
      <w:r w:rsidR="005F6334" w:rsidRPr="00312C2E">
        <w:rPr>
          <w:rPrChange w:id="947" w:author="Mostafa Sameer" w:date="2024-10-16T00:55:00Z" w16du:dateUtc="2024-10-16T04:55:00Z">
            <w:rPr>
              <w:sz w:val="24"/>
              <w:szCs w:val="24"/>
            </w:rPr>
          </w:rPrChange>
        </w:rPr>
        <w:t xml:space="preserve"> endurance against hurricane forces. Florida Building Code recommends many testing application st</w:t>
      </w:r>
      <w:r w:rsidR="0036219E">
        <w:t>and</w:t>
      </w:r>
      <w:r w:rsidR="005F6334" w:rsidRPr="00312C2E">
        <w:rPr>
          <w:rPrChange w:id="948" w:author="Mostafa Sameer" w:date="2024-10-16T00:55:00Z" w16du:dateUtc="2024-10-16T04:55:00Z">
            <w:rPr>
              <w:sz w:val="24"/>
              <w:szCs w:val="24"/>
            </w:rPr>
          </w:rPrChange>
        </w:rPr>
        <w:t xml:space="preserve">ards for the assessment. Applying both positive </w:t>
      </w:r>
      <w:r w:rsidR="0036219E">
        <w:t>and</w:t>
      </w:r>
      <w:r w:rsidR="005F6334" w:rsidRPr="00312C2E">
        <w:rPr>
          <w:rPrChange w:id="949" w:author="Mostafa Sameer" w:date="2024-10-16T00:55:00Z" w16du:dateUtc="2024-10-16T04:55:00Z">
            <w:rPr>
              <w:sz w:val="24"/>
              <w:szCs w:val="24"/>
            </w:rPr>
          </w:rPrChange>
        </w:rPr>
        <w:t xml:space="preserve"> negative air pressure to the door surface </w:t>
      </w:r>
      <w:r w:rsidR="0036219E">
        <w:t>and</w:t>
      </w:r>
      <w:r w:rsidR="005F6334" w:rsidRPr="00312C2E">
        <w:rPr>
          <w:rPrChange w:id="950" w:author="Mostafa Sameer" w:date="2024-10-16T00:55:00Z" w16du:dateUtc="2024-10-16T04:55:00Z">
            <w:rPr>
              <w:sz w:val="24"/>
              <w:szCs w:val="24"/>
            </w:rPr>
          </w:rPrChange>
        </w:rPr>
        <w:t xml:space="preserve"> evaluating air filtration to look for leaks through the glass </w:t>
      </w:r>
      <w:r w:rsidR="0036219E">
        <w:t>and</w:t>
      </w:r>
      <w:r w:rsidR="005F6334" w:rsidRPr="00312C2E">
        <w:rPr>
          <w:rPrChange w:id="951" w:author="Mostafa Sameer" w:date="2024-10-16T00:55:00Z" w16du:dateUtc="2024-10-16T04:55:00Z">
            <w:rPr>
              <w:sz w:val="24"/>
              <w:szCs w:val="24"/>
            </w:rPr>
          </w:rPrChange>
        </w:rPr>
        <w:t xml:space="preserve"> frames are both part </w:t>
      </w:r>
      <w:r w:rsidR="0036219E">
        <w:t>of</w:t>
      </w:r>
      <w:r w:rsidR="005F6334" w:rsidRPr="00312C2E">
        <w:rPr>
          <w:rPrChange w:id="952" w:author="Mostafa Sameer" w:date="2024-10-16T00:55:00Z" w16du:dateUtc="2024-10-16T04:55:00Z">
            <w:rPr>
              <w:sz w:val="24"/>
              <w:szCs w:val="24"/>
            </w:rPr>
          </w:rPrChange>
        </w:rPr>
        <w:t xml:space="preserve"> the testing process. The door must also be able to tolerate changes in wind pressure </w:t>
      </w:r>
      <w:r w:rsidR="0036219E">
        <w:t>and</w:t>
      </w:r>
      <w:r w:rsidR="005F6334" w:rsidRPr="00312C2E">
        <w:rPr>
          <w:rPrChange w:id="953" w:author="Mostafa Sameer" w:date="2024-10-16T00:55:00Z" w16du:dateUtc="2024-10-16T04:55:00Z">
            <w:rPr>
              <w:sz w:val="24"/>
              <w:szCs w:val="24"/>
            </w:rPr>
          </w:rPrChange>
        </w:rPr>
        <w:t xml:space="preserve"> not exhibit any noticeable damage or deflection. High-pressure water evaluations are also performed on it to ensure there is no water intrusion. An air cannon is also used for impact testing, which mimics storm-thrown debris, to make sure the glass door is unharmed. Lastly, damage </w:t>
      </w:r>
      <w:r w:rsidR="0036219E">
        <w:t>and</w:t>
      </w:r>
      <w:r w:rsidR="005F6334" w:rsidRPr="00312C2E">
        <w:rPr>
          <w:rPrChange w:id="954" w:author="Mostafa Sameer" w:date="2024-10-16T00:55:00Z" w16du:dateUtc="2024-10-16T04:55:00Z">
            <w:rPr>
              <w:sz w:val="24"/>
              <w:szCs w:val="24"/>
            </w:rPr>
          </w:rPrChange>
        </w:rPr>
        <w:t xml:space="preserve"> deflection are measured using a cyclic wind strength test.</w:t>
      </w:r>
    </w:p>
    <w:p w14:paraId="438D0025" w14:textId="3BA91225" w:rsidR="006062DB" w:rsidRDefault="005F6334" w:rsidP="0085383D">
      <w:pPr>
        <w:spacing w:before="240"/>
        <w:jc w:val="both"/>
        <w:rPr>
          <w:ins w:id="955" w:author="Mostafa Sameer" w:date="2024-10-16T01:06:00Z" w16du:dateUtc="2024-10-16T05:06:00Z"/>
        </w:rPr>
      </w:pPr>
      <w:r w:rsidRPr="00312C2E">
        <w:rPr>
          <w:rPrChange w:id="956" w:author="Mostafa Sameer" w:date="2024-10-16T00:55:00Z" w16du:dateUtc="2024-10-16T04:55:00Z">
            <w:rPr>
              <w:sz w:val="24"/>
              <w:szCs w:val="24"/>
            </w:rPr>
          </w:rPrChange>
        </w:rPr>
        <w:t xml:space="preserve">This report aims to provide an overview </w:t>
      </w:r>
      <w:r w:rsidR="0036219E">
        <w:t>of</w:t>
      </w:r>
      <w:r w:rsidRPr="00312C2E">
        <w:rPr>
          <w:rPrChange w:id="957" w:author="Mostafa Sameer" w:date="2024-10-16T00:55:00Z" w16du:dateUtc="2024-10-16T04:55:00Z">
            <w:rPr>
              <w:sz w:val="24"/>
              <w:szCs w:val="24"/>
            </w:rPr>
          </w:rPrChange>
        </w:rPr>
        <w:t xml:space="preserve"> the project activities in the first month. This includes forming an advisory committee </w:t>
      </w:r>
      <w:r w:rsidR="0036219E">
        <w:t>and</w:t>
      </w:r>
      <w:r w:rsidRPr="00312C2E">
        <w:rPr>
          <w:rPrChange w:id="958" w:author="Mostafa Sameer" w:date="2024-10-16T00:55:00Z" w16du:dateUtc="2024-10-16T04:55:00Z">
            <w:rPr>
              <w:sz w:val="24"/>
              <w:szCs w:val="24"/>
            </w:rPr>
          </w:rPrChange>
        </w:rPr>
        <w:t xml:space="preserve"> assessing the performance </w:t>
      </w:r>
      <w:r w:rsidR="0036219E">
        <w:t>of</w:t>
      </w:r>
      <w:r w:rsidRPr="00312C2E">
        <w:rPr>
          <w:rPrChange w:id="959" w:author="Mostafa Sameer" w:date="2024-10-16T00:55:00Z" w16du:dateUtc="2024-10-16T04:55:00Z">
            <w:rPr>
              <w:sz w:val="24"/>
              <w:szCs w:val="24"/>
            </w:rPr>
          </w:rPrChange>
        </w:rPr>
        <w:t xml:space="preserve"> SGDs according to st</w:t>
      </w:r>
      <w:r w:rsidR="0036219E">
        <w:t>and</w:t>
      </w:r>
      <w:r w:rsidRPr="00312C2E">
        <w:rPr>
          <w:rPrChange w:id="960" w:author="Mostafa Sameer" w:date="2024-10-16T00:55:00Z" w16du:dateUtc="2024-10-16T04:55:00Z">
            <w:rPr>
              <w:sz w:val="24"/>
              <w:szCs w:val="24"/>
            </w:rPr>
          </w:rPrChange>
        </w:rPr>
        <w:t xml:space="preserve">ards such as TAS 202 - 94, AAMA/WDMA/CSA101/I.S.2/A440-22, AAMA/WDMA/101/I.S. 2/NAFS-02, ASTM E 331, ASTM E 547, ASTM E1105, ASTM E2128 </w:t>
      </w:r>
      <w:r w:rsidR="0036219E">
        <w:t>and</w:t>
      </w:r>
      <w:r w:rsidRPr="00312C2E">
        <w:rPr>
          <w:rPrChange w:id="961" w:author="Mostafa Sameer" w:date="2024-10-16T00:55:00Z" w16du:dateUtc="2024-10-16T04:55:00Z">
            <w:rPr>
              <w:sz w:val="24"/>
              <w:szCs w:val="24"/>
            </w:rPr>
          </w:rPrChange>
        </w:rPr>
        <w:t xml:space="preserve"> Florida Building Code under real-world hurricane conditions. </w:t>
      </w:r>
    </w:p>
    <w:p w14:paraId="10AF0E51" w14:textId="26C5046E" w:rsidR="00AF090D" w:rsidRDefault="005F6334" w:rsidP="00AF090D">
      <w:pPr>
        <w:spacing w:before="240"/>
        <w:jc w:val="both"/>
      </w:pPr>
      <w:bookmarkStart w:id="962" w:name="_Toc180058619"/>
      <w:r w:rsidRPr="00312C2E">
        <w:rPr>
          <w:rPrChange w:id="963" w:author="Mostafa Sameer" w:date="2024-10-16T00:55:00Z" w16du:dateUtc="2024-10-16T04:55:00Z">
            <w:rPr>
              <w:sz w:val="24"/>
              <w:szCs w:val="24"/>
            </w:rPr>
          </w:rPrChange>
        </w:rPr>
        <w:t xml:space="preserve">The literature review will also identify gaps or weaknesses in the adopted testing methodology for SGDs </w:t>
      </w:r>
      <w:r w:rsidR="0036219E">
        <w:t>and</w:t>
      </w:r>
      <w:r w:rsidRPr="00312C2E">
        <w:rPr>
          <w:rPrChange w:id="964" w:author="Mostafa Sameer" w:date="2024-10-16T00:55:00Z" w16du:dateUtc="2024-10-16T04:55:00Z">
            <w:rPr>
              <w:sz w:val="24"/>
              <w:szCs w:val="24"/>
            </w:rPr>
          </w:rPrChange>
        </w:rPr>
        <w:t xml:space="preserve"> make recommendations for improving the st</w:t>
      </w:r>
      <w:r w:rsidR="0036219E">
        <w:t>and</w:t>
      </w:r>
      <w:r w:rsidRPr="00312C2E">
        <w:rPr>
          <w:rPrChange w:id="965" w:author="Mostafa Sameer" w:date="2024-10-16T00:55:00Z" w16du:dateUtc="2024-10-16T04:55:00Z">
            <w:rPr>
              <w:sz w:val="24"/>
              <w:szCs w:val="24"/>
            </w:rPr>
          </w:rPrChange>
        </w:rPr>
        <w:t xml:space="preserve">ards to increase the resilience </w:t>
      </w:r>
      <w:r w:rsidR="0036219E">
        <w:t>of</w:t>
      </w:r>
      <w:r w:rsidRPr="00312C2E">
        <w:rPr>
          <w:rPrChange w:id="966" w:author="Mostafa Sameer" w:date="2024-10-16T00:55:00Z" w16du:dateUtc="2024-10-16T04:55:00Z">
            <w:rPr>
              <w:sz w:val="24"/>
              <w:szCs w:val="24"/>
            </w:rPr>
          </w:rPrChange>
        </w:rPr>
        <w:t xml:space="preserve"> sliding glass door systems against WDR. The goal </w:t>
      </w:r>
      <w:r w:rsidR="0036219E">
        <w:t>of</w:t>
      </w:r>
      <w:r w:rsidRPr="00312C2E">
        <w:rPr>
          <w:rPrChange w:id="967" w:author="Mostafa Sameer" w:date="2024-10-16T00:55:00Z" w16du:dateUtc="2024-10-16T04:55:00Z">
            <w:rPr>
              <w:sz w:val="24"/>
              <w:szCs w:val="24"/>
            </w:rPr>
          </w:rPrChange>
        </w:rPr>
        <w:t xml:space="preserve"> this review is to improve building resilience </w:t>
      </w:r>
      <w:r w:rsidR="0036219E">
        <w:t>and</w:t>
      </w:r>
      <w:r w:rsidRPr="00312C2E">
        <w:rPr>
          <w:rPrChange w:id="968" w:author="Mostafa Sameer" w:date="2024-10-16T00:55:00Z" w16du:dateUtc="2024-10-16T04:55:00Z">
            <w:rPr>
              <w:sz w:val="24"/>
              <w:szCs w:val="24"/>
            </w:rPr>
          </w:rPrChange>
        </w:rPr>
        <w:t xml:space="preserve"> occupant safety by reducing water intrusion risks in hurricane-prone areas, ensuring that st</w:t>
      </w:r>
      <w:r w:rsidR="0036219E">
        <w:t>and</w:t>
      </w:r>
      <w:r w:rsidRPr="00312C2E">
        <w:rPr>
          <w:rPrChange w:id="969" w:author="Mostafa Sameer" w:date="2024-10-16T00:55:00Z" w16du:dateUtc="2024-10-16T04:55:00Z">
            <w:rPr>
              <w:sz w:val="24"/>
              <w:szCs w:val="24"/>
            </w:rPr>
          </w:rPrChange>
        </w:rPr>
        <w:t xml:space="preserve">ards keep up with rising hurricane intensity due to climate change, </w:t>
      </w:r>
      <w:r w:rsidR="0036219E">
        <w:t>and</w:t>
      </w:r>
      <w:r w:rsidRPr="00312C2E">
        <w:rPr>
          <w:rPrChange w:id="970" w:author="Mostafa Sameer" w:date="2024-10-16T00:55:00Z" w16du:dateUtc="2024-10-16T04:55:00Z">
            <w:rPr>
              <w:sz w:val="24"/>
              <w:szCs w:val="24"/>
            </w:rPr>
          </w:rPrChange>
        </w:rPr>
        <w:t xml:space="preserve"> supporting better code development </w:t>
      </w:r>
      <w:r w:rsidR="0036219E">
        <w:t>and</w:t>
      </w:r>
      <w:r w:rsidRPr="00312C2E">
        <w:rPr>
          <w:rPrChange w:id="971" w:author="Mostafa Sameer" w:date="2024-10-16T00:55:00Z" w16du:dateUtc="2024-10-16T04:55:00Z">
            <w:rPr>
              <w:sz w:val="24"/>
              <w:szCs w:val="24"/>
            </w:rPr>
          </w:rPrChange>
        </w:rPr>
        <w:t xml:space="preserve"> compliance for architects, builders, </w:t>
      </w:r>
      <w:r w:rsidR="0036219E">
        <w:t>and</w:t>
      </w:r>
      <w:r w:rsidRPr="00312C2E">
        <w:rPr>
          <w:rPrChange w:id="972" w:author="Mostafa Sameer" w:date="2024-10-16T00:55:00Z" w16du:dateUtc="2024-10-16T04:55:00Z">
            <w:rPr>
              <w:sz w:val="24"/>
              <w:szCs w:val="24"/>
            </w:rPr>
          </w:rPrChange>
        </w:rPr>
        <w:t xml:space="preserve"> regulators.</w:t>
      </w:r>
      <w:bookmarkStart w:id="973" w:name="_Toc180058620"/>
      <w:bookmarkEnd w:id="962"/>
    </w:p>
    <w:p w14:paraId="00000088" w14:textId="0F2EC7AE" w:rsidR="00A67222" w:rsidRPr="00312C2E" w:rsidRDefault="00D10AC2" w:rsidP="00AF090D">
      <w:pPr>
        <w:spacing w:before="240"/>
        <w:jc w:val="both"/>
        <w:rPr>
          <w:b/>
          <w:bCs/>
          <w:sz w:val="32"/>
          <w:szCs w:val="32"/>
          <w:rPrChange w:id="974" w:author="Mostafa Sameer" w:date="2024-10-16T00:55:00Z" w16du:dateUtc="2024-10-16T04:55:00Z">
            <w:rPr/>
          </w:rPrChange>
        </w:rPr>
      </w:pPr>
      <w:ins w:id="975" w:author="Mostafa Sameer" w:date="2024-10-16T00:36:00Z" w16du:dateUtc="2024-10-16T04:36:00Z">
        <w:r w:rsidRPr="00AF090D">
          <w:rPr>
            <w:b/>
            <w:bCs/>
            <w:i/>
            <w:iCs/>
            <w:rPrChange w:id="976" w:author="Mostafa Sameer" w:date="2024-10-16T00:55:00Z" w16du:dateUtc="2024-10-16T04:55:00Z">
              <w:rPr/>
            </w:rPrChange>
          </w:rPr>
          <w:t xml:space="preserve">2.4 </w:t>
        </w:r>
      </w:ins>
      <w:r w:rsidR="005F6334" w:rsidRPr="00AF090D">
        <w:rPr>
          <w:b/>
          <w:bCs/>
          <w:i/>
          <w:iCs/>
          <w:rPrChange w:id="977" w:author="Mostafa Sameer" w:date="2024-10-16T00:55:00Z" w16du:dateUtc="2024-10-16T04:55:00Z">
            <w:rPr/>
          </w:rPrChange>
        </w:rPr>
        <w:t>Mitigation Assessment Team Report: Hurricanes Irma</w:t>
      </w:r>
      <w:r w:rsidR="005F6334" w:rsidRPr="00312C2E">
        <w:rPr>
          <w:b/>
          <w:bCs/>
          <w:rPrChange w:id="978" w:author="Mostafa Sameer" w:date="2024-10-16T00:55:00Z" w16du:dateUtc="2024-10-16T04:55:00Z">
            <w:rPr/>
          </w:rPrChange>
        </w:rPr>
        <w:t xml:space="preserve"> </w:t>
      </w:r>
      <w:r w:rsidR="0036219E">
        <w:rPr>
          <w:b/>
          <w:bCs/>
        </w:rPr>
        <w:t>and</w:t>
      </w:r>
      <w:r w:rsidR="005F6334" w:rsidRPr="00312C2E">
        <w:rPr>
          <w:b/>
          <w:bCs/>
          <w:rPrChange w:id="979" w:author="Mostafa Sameer" w:date="2024-10-16T00:55:00Z" w16du:dateUtc="2024-10-16T04:55:00Z">
            <w:rPr/>
          </w:rPrChange>
        </w:rPr>
        <w:t xml:space="preserve"> Maria in Puerto Rico</w:t>
      </w:r>
      <w:bookmarkEnd w:id="973"/>
      <w:r w:rsidR="005F6334" w:rsidRPr="00312C2E">
        <w:rPr>
          <w:b/>
          <w:bCs/>
          <w:rPrChange w:id="980" w:author="Mostafa Sameer" w:date="2024-10-16T00:55:00Z" w16du:dateUtc="2024-10-16T04:55:00Z">
            <w:rPr/>
          </w:rPrChange>
        </w:rPr>
        <w:t xml:space="preserve"> </w:t>
      </w:r>
    </w:p>
    <w:p w14:paraId="00000089" w14:textId="5EBB6F40" w:rsidR="00A67222" w:rsidRPr="00312C2E" w:rsidRDefault="005F6334">
      <w:pPr>
        <w:spacing w:before="240" w:after="240" w:line="360" w:lineRule="auto"/>
        <w:jc w:val="both"/>
        <w:rPr>
          <w:rPrChange w:id="981" w:author="Mostafa Sameer" w:date="2024-10-16T00:55:00Z" w16du:dateUtc="2024-10-16T04:55:00Z">
            <w:rPr>
              <w:sz w:val="24"/>
              <w:szCs w:val="24"/>
            </w:rPr>
          </w:rPrChange>
        </w:rPr>
      </w:pPr>
      <w:r w:rsidRPr="00312C2E">
        <w:rPr>
          <w:rPrChange w:id="982" w:author="Mostafa Sameer" w:date="2024-10-16T00:55:00Z" w16du:dateUtc="2024-10-16T04:55:00Z">
            <w:rPr>
              <w:sz w:val="24"/>
              <w:szCs w:val="24"/>
            </w:rPr>
          </w:rPrChange>
        </w:rPr>
        <w:t xml:space="preserve">From </w:t>
      </w:r>
      <w:sdt>
        <w:sdtPr>
          <w:rPr>
            <w:color w:val="000000"/>
          </w:rPr>
          <w:tag w:val="MENDELEY_CITATION_v3_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"/>
          <w:id w:val="-1490086585"/>
          <w:placeholder>
            <w:docPart w:val="DefaultPlaceholder_-1854013440"/>
          </w:placeholder>
        </w:sdtPr>
        <w:sdtEndPr>
          <w:rPr>
            <w:highlight w:val="yellow"/>
          </w:rPr>
        </w:sdtEndPr>
        <w:sdtContent>
          <w:r w:rsidR="00021A52" w:rsidRPr="00021A52">
            <w:rPr>
              <w:color w:val="000000"/>
            </w:rPr>
            <w:t>(</w:t>
          </w:r>
          <w:proofErr w:type="spellStart"/>
          <w:r w:rsidR="00021A52" w:rsidRPr="00021A52">
            <w:rPr>
              <w:color w:val="000000"/>
            </w:rPr>
            <w:t>Fema</w:t>
          </w:r>
          <w:proofErr w:type="spellEnd"/>
          <w:r w:rsidR="00021A52" w:rsidRPr="00021A52">
            <w:rPr>
              <w:color w:val="000000"/>
            </w:rPr>
            <w:t xml:space="preserve"> n.d.)</w:t>
          </w:r>
        </w:sdtContent>
      </w:sdt>
      <w:r w:rsidRPr="00312C2E">
        <w:rPr>
          <w:rPrChange w:id="983" w:author="Mostafa Sameer" w:date="2024-10-16T00:55:00Z" w16du:dateUtc="2024-10-16T04:55:00Z">
            <w:rPr>
              <w:sz w:val="24"/>
              <w:szCs w:val="24"/>
            </w:rPr>
          </w:rPrChange>
        </w:rPr>
        <w:t xml:space="preserve"> numerous buildings showed water penetration from wind-driven rain, particularly via unsealed frames for windows </w:t>
      </w:r>
      <w:r w:rsidR="0036219E">
        <w:t>and</w:t>
      </w:r>
      <w:r w:rsidRPr="00312C2E">
        <w:rPr>
          <w:rPrChange w:id="984" w:author="Mostafa Sameer" w:date="2024-10-16T00:55:00Z" w16du:dateUtc="2024-10-16T04:55:00Z">
            <w:rPr>
              <w:sz w:val="24"/>
              <w:szCs w:val="24"/>
            </w:rPr>
          </w:rPrChange>
        </w:rPr>
        <w:t xml:space="preserve"> leaking ro</w:t>
      </w:r>
      <w:r w:rsidR="0036219E">
        <w:t>of</w:t>
      </w:r>
      <w:r w:rsidRPr="00312C2E">
        <w:rPr>
          <w:rPrChange w:id="985" w:author="Mostafa Sameer" w:date="2024-10-16T00:55:00Z" w16du:dateUtc="2024-10-16T04:55:00Z">
            <w:rPr>
              <w:sz w:val="24"/>
              <w:szCs w:val="24"/>
            </w:rPr>
          </w:rPrChange>
        </w:rPr>
        <w:t xml:space="preserve">s. However, infiltration was negligible in buildings with impact-resistant windows </w:t>
      </w:r>
      <w:r w:rsidR="0036219E">
        <w:t>and</w:t>
      </w:r>
      <w:r w:rsidRPr="00312C2E">
        <w:rPr>
          <w:rPrChange w:id="986" w:author="Mostafa Sameer" w:date="2024-10-16T00:55:00Z" w16du:dateUtc="2024-10-16T04:55:00Z">
            <w:rPr>
              <w:sz w:val="24"/>
              <w:szCs w:val="24"/>
            </w:rPr>
          </w:rPrChange>
        </w:rPr>
        <w:t xml:space="preserve"> high-quality seals, suggesting that appropriate design </w:t>
      </w:r>
      <w:r w:rsidR="0036219E">
        <w:t>and</w:t>
      </w:r>
      <w:r w:rsidRPr="00312C2E">
        <w:rPr>
          <w:rPrChange w:id="987" w:author="Mostafa Sameer" w:date="2024-10-16T00:55:00Z" w16du:dateUtc="2024-10-16T04:55:00Z">
            <w:rPr>
              <w:sz w:val="24"/>
              <w:szCs w:val="24"/>
            </w:rPr>
          </w:rPrChange>
        </w:rPr>
        <w:t xml:space="preserve"> material selection might reduce this risk.</w:t>
      </w:r>
    </w:p>
    <w:p w14:paraId="0000008A" w14:textId="77777777" w:rsidR="00A67222" w:rsidRPr="00312C2E" w:rsidRDefault="005F6334">
      <w:pPr>
        <w:spacing w:line="240" w:lineRule="auto"/>
        <w:jc w:val="center"/>
        <w:rPr>
          <w:rPrChange w:id="988" w:author="Mostafa Sameer" w:date="2024-10-16T00:55:00Z" w16du:dateUtc="2024-10-16T04:55:00Z">
            <w:rPr>
              <w:sz w:val="24"/>
              <w:szCs w:val="24"/>
            </w:rPr>
          </w:rPrChange>
        </w:rPr>
        <w:pPrChange w:id="989" w:author="Mostafa Sameer" w:date="2024-10-16T00:29:00Z" w16du:dateUtc="2024-10-16T04:29:00Z">
          <w:pPr>
            <w:spacing w:before="240" w:after="240" w:line="360" w:lineRule="auto"/>
            <w:jc w:val="center"/>
          </w:pPr>
        </w:pPrChange>
      </w:pPr>
      <w:r w:rsidRPr="00312C2E">
        <w:rPr>
          <w:noProof/>
          <w:rPrChange w:id="990" w:author="Mostafa Sameer" w:date="2024-10-16T00:55:00Z" w16du:dateUtc="2024-10-16T04:55:00Z">
            <w:rPr>
              <w:noProof/>
              <w:sz w:val="24"/>
              <w:szCs w:val="24"/>
            </w:rPr>
          </w:rPrChange>
        </w:rPr>
        <w:drawing>
          <wp:inline distT="114300" distB="114300" distL="114300" distR="114300" wp14:anchorId="4F7EAC13" wp14:editId="499C2E37">
            <wp:extent cx="3924300" cy="1680363"/>
            <wp:effectExtent l="0" t="0" r="0" b="0"/>
            <wp:docPr id="120052330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3924300" cy="1680363"/>
                    </a:xfrm>
                    <a:prstGeom prst="rect">
                      <a:avLst/>
                    </a:prstGeom>
                    <a:ln/>
                  </pic:spPr>
                </pic:pic>
              </a:graphicData>
            </a:graphic>
          </wp:inline>
        </w:drawing>
      </w:r>
    </w:p>
    <w:p w14:paraId="0000008B" w14:textId="5A7A9382" w:rsidR="00A67222" w:rsidRPr="00312C2E" w:rsidRDefault="005F6334">
      <w:pPr>
        <w:spacing w:line="240" w:lineRule="auto"/>
        <w:jc w:val="both"/>
        <w:rPr>
          <w:sz w:val="20"/>
          <w:szCs w:val="20"/>
          <w:rPrChange w:id="991" w:author="Mostafa Sameer" w:date="2024-10-16T00:56:00Z" w16du:dateUtc="2024-10-16T04:56:00Z">
            <w:rPr/>
          </w:rPrChange>
        </w:rPr>
        <w:pPrChange w:id="992" w:author="Mostafa Sameer" w:date="2024-10-16T00:38:00Z" w16du:dateUtc="2024-10-16T04:38:00Z">
          <w:pPr>
            <w:spacing w:before="240" w:after="240" w:line="360" w:lineRule="auto"/>
            <w:jc w:val="center"/>
          </w:pPr>
        </w:pPrChange>
      </w:pPr>
      <w:r w:rsidRPr="00312C2E">
        <w:rPr>
          <w:sz w:val="20"/>
          <w:szCs w:val="20"/>
          <w:rPrChange w:id="993" w:author="Mostafa Sameer" w:date="2024-10-16T00:56:00Z" w16du:dateUtc="2024-10-16T04:56:00Z">
            <w:rPr/>
          </w:rPrChange>
        </w:rPr>
        <w:t xml:space="preserve">Figure 1: Concrete single-family home with impact-resistant glazing covering windows </w:t>
      </w:r>
      <w:r w:rsidR="0036219E">
        <w:rPr>
          <w:sz w:val="20"/>
          <w:szCs w:val="20"/>
        </w:rPr>
        <w:t>and</w:t>
      </w:r>
      <w:r w:rsidRPr="00312C2E">
        <w:rPr>
          <w:sz w:val="20"/>
          <w:szCs w:val="20"/>
          <w:rPrChange w:id="994" w:author="Mostafa Sameer" w:date="2024-10-16T00:56:00Z" w16du:dateUtc="2024-10-16T04:56:00Z">
            <w:rPr/>
          </w:rPrChange>
        </w:rPr>
        <w:t xml:space="preserve"> doors (red arrows) (Ref: </w:t>
      </w:r>
      <w:sdt>
        <w:sdtPr>
          <w:rPr>
            <w:color w:val="000000"/>
            <w:sz w:val="20"/>
            <w:szCs w:val="20"/>
          </w:rPr>
          <w:tag w:val="MENDELEY_CITATION_v3_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"/>
          <w:id w:val="640923690"/>
          <w:placeholder>
            <w:docPart w:val="DefaultPlaceholder_-1854013440"/>
          </w:placeholder>
        </w:sdtPr>
        <w:sdtContent>
          <w:r w:rsidR="00AF090D" w:rsidRPr="00AF090D">
            <w:rPr>
              <w:i/>
              <w:color w:val="000000"/>
              <w:sz w:val="20"/>
              <w:szCs w:val="20"/>
            </w:rPr>
            <w:t>(</w:t>
          </w:r>
          <w:proofErr w:type="spellStart"/>
          <w:r w:rsidR="00AF090D" w:rsidRPr="00AF090D">
            <w:rPr>
              <w:i/>
              <w:color w:val="000000"/>
              <w:sz w:val="20"/>
              <w:szCs w:val="20"/>
            </w:rPr>
            <w:t>Fema</w:t>
          </w:r>
          <w:proofErr w:type="spellEnd"/>
          <w:r w:rsidR="00AF090D" w:rsidRPr="00AF090D">
            <w:rPr>
              <w:i/>
              <w:color w:val="000000"/>
              <w:sz w:val="20"/>
              <w:szCs w:val="20"/>
            </w:rPr>
            <w:t xml:space="preserve"> n.d.)</w:t>
          </w:r>
        </w:sdtContent>
      </w:sdt>
      <w:r w:rsidRPr="00312C2E">
        <w:rPr>
          <w:sz w:val="20"/>
          <w:szCs w:val="20"/>
          <w:rPrChange w:id="995" w:author="Mostafa Sameer" w:date="2024-10-16T00:56:00Z" w16du:dateUtc="2024-10-16T04:56:00Z">
            <w:rPr/>
          </w:rPrChange>
        </w:rPr>
        <w:t>).</w:t>
      </w:r>
    </w:p>
    <w:p w14:paraId="0000008C" w14:textId="64DE43A0" w:rsidR="00A67222" w:rsidRPr="00312C2E" w:rsidRDefault="005F6334">
      <w:pPr>
        <w:spacing w:before="240" w:after="240" w:line="360" w:lineRule="auto"/>
        <w:jc w:val="both"/>
        <w:rPr>
          <w:rPrChange w:id="996" w:author="Mostafa Sameer" w:date="2024-10-16T00:55:00Z" w16du:dateUtc="2024-10-16T04:55:00Z">
            <w:rPr>
              <w:sz w:val="24"/>
              <w:szCs w:val="24"/>
            </w:rPr>
          </w:rPrChange>
        </w:rPr>
      </w:pPr>
      <w:r w:rsidRPr="00312C2E">
        <w:rPr>
          <w:rPrChange w:id="997" w:author="Mostafa Sameer" w:date="2024-10-16T00:55:00Z" w16du:dateUtc="2024-10-16T04:55:00Z">
            <w:rPr>
              <w:sz w:val="24"/>
              <w:szCs w:val="24"/>
            </w:rPr>
          </w:rPrChange>
        </w:rPr>
        <w:lastRenderedPageBreak/>
        <w:t>Also, from (</w:t>
      </w:r>
      <w:proofErr w:type="spellStart"/>
      <w:r w:rsidRPr="00312C2E">
        <w:rPr>
          <w:highlight w:val="yellow"/>
          <w:rPrChange w:id="998" w:author="Mostafa Sameer" w:date="2024-10-16T00:55:00Z" w16du:dateUtc="2024-10-16T04:55:00Z">
            <w:rPr>
              <w:sz w:val="24"/>
              <w:szCs w:val="24"/>
            </w:rPr>
          </w:rPrChange>
        </w:rPr>
        <w:t>Fema</w:t>
      </w:r>
      <w:proofErr w:type="spellEnd"/>
      <w:r w:rsidRPr="00312C2E">
        <w:rPr>
          <w:highlight w:val="yellow"/>
          <w:rPrChange w:id="999" w:author="Mostafa Sameer" w:date="2024-10-16T00:55:00Z" w16du:dateUtc="2024-10-16T04:55:00Z">
            <w:rPr>
              <w:sz w:val="24"/>
              <w:szCs w:val="24"/>
            </w:rPr>
          </w:rPrChange>
        </w:rPr>
        <w:t>, n.d.-b</w:t>
      </w:r>
      <w:r w:rsidRPr="00312C2E">
        <w:rPr>
          <w:rPrChange w:id="1000" w:author="Mostafa Sameer" w:date="2024-10-16T00:55:00Z" w16du:dateUtc="2024-10-16T04:55:00Z">
            <w:rPr>
              <w:sz w:val="24"/>
              <w:szCs w:val="24"/>
            </w:rPr>
          </w:rPrChange>
        </w:rPr>
        <w:t xml:space="preserve">), these doors were especially vulnerable to strikes from debris </w:t>
      </w:r>
      <w:r w:rsidR="0036219E">
        <w:t>and</w:t>
      </w:r>
      <w:r w:rsidRPr="00312C2E">
        <w:rPr>
          <w:rPrChange w:id="1001" w:author="Mostafa Sameer" w:date="2024-10-16T00:55:00Z" w16du:dateUtc="2024-10-16T04:55:00Z">
            <w:rPr>
              <w:sz w:val="24"/>
              <w:szCs w:val="24"/>
            </w:rPr>
          </w:rPrChange>
        </w:rPr>
        <w:t xml:space="preserve"> wind. Sliding glass doors sustained significant damage in many buildings, which, </w:t>
      </w:r>
      <w:r w:rsidR="007A7A73" w:rsidRPr="007A7A73">
        <w:t>if</w:t>
      </w:r>
      <w:r w:rsidRPr="00312C2E">
        <w:rPr>
          <w:rPrChange w:id="1002" w:author="Mostafa Sameer" w:date="2024-10-16T00:55:00Z" w16du:dateUtc="2024-10-16T04:55:00Z">
            <w:rPr>
              <w:sz w:val="24"/>
              <w:szCs w:val="24"/>
            </w:rPr>
          </w:rPrChange>
        </w:rPr>
        <w:t xml:space="preserve"> premium materials or impact-resistant designs had not been utilized, might have resulted in water penetration </w:t>
      </w:r>
      <w:r w:rsidR="0036219E">
        <w:t>and</w:t>
      </w:r>
      <w:r w:rsidRPr="00312C2E">
        <w:rPr>
          <w:rPrChange w:id="1003" w:author="Mostafa Sameer" w:date="2024-10-16T00:55:00Z" w16du:dateUtc="2024-10-16T04:55:00Z">
            <w:rPr>
              <w:sz w:val="24"/>
              <w:szCs w:val="24"/>
            </w:rPr>
          </w:rPrChange>
        </w:rPr>
        <w:t xml:space="preserve"> structural collapse.</w:t>
      </w:r>
    </w:p>
    <w:p w14:paraId="70248811" w14:textId="77777777" w:rsidR="0038056B" w:rsidRPr="00312C2E" w:rsidRDefault="0038056B">
      <w:pPr>
        <w:pStyle w:val="Heading2"/>
        <w:rPr>
          <w:ins w:id="1004" w:author="Mostafa Sameer" w:date="2024-10-16T00:36:00Z" w16du:dateUtc="2024-10-16T04:36:00Z"/>
          <w:b/>
          <w:bCs/>
          <w:rPrChange w:id="1005" w:author="Mostafa Sameer" w:date="2024-10-16T00:55:00Z" w16du:dateUtc="2024-10-16T04:55:00Z">
            <w:rPr>
              <w:ins w:id="1006" w:author="Mostafa Sameer" w:date="2024-10-16T00:36:00Z" w16du:dateUtc="2024-10-16T04:36:00Z"/>
            </w:rPr>
          </w:rPrChange>
        </w:rPr>
        <w:pPrChange w:id="1007" w:author="Mostafa Sameer" w:date="2024-10-16T00:36:00Z" w16du:dateUtc="2024-10-16T04:36:00Z">
          <w:pPr>
            <w:spacing w:before="240" w:after="240" w:line="360" w:lineRule="auto"/>
            <w:jc w:val="both"/>
          </w:pPr>
        </w:pPrChange>
      </w:pPr>
      <w:bookmarkStart w:id="1008" w:name="_Toc180058621"/>
      <w:ins w:id="1009" w:author="Mostafa Sameer" w:date="2024-10-16T00:36:00Z" w16du:dateUtc="2024-10-16T04:36:00Z">
        <w:r w:rsidRPr="00312C2E">
          <w:rPr>
            <w:b/>
            <w:bCs/>
            <w:sz w:val="22"/>
            <w:szCs w:val="22"/>
            <w:rPrChange w:id="1010" w:author="Mostafa Sameer" w:date="2024-10-16T00:55:00Z" w16du:dateUtc="2024-10-16T04:55:00Z">
              <w:rPr/>
            </w:rPrChange>
          </w:rPr>
          <w:t xml:space="preserve">2.5 </w:t>
        </w:r>
      </w:ins>
      <w:r w:rsidR="005F6334" w:rsidRPr="00AF090D">
        <w:rPr>
          <w:b/>
          <w:bCs/>
          <w:i/>
          <w:iCs/>
          <w:sz w:val="22"/>
          <w:szCs w:val="22"/>
          <w:rPrChange w:id="1011" w:author="Mostafa Sameer" w:date="2024-10-16T00:55:00Z" w16du:dateUtc="2024-10-16T04:55:00Z">
            <w:rPr/>
          </w:rPrChange>
        </w:rPr>
        <w:t>Mitigation Assessment Team Report: Hurricane Harvey in Texas Wind-Driven Rain:</w:t>
      </w:r>
      <w:bookmarkEnd w:id="1008"/>
      <w:r w:rsidR="005F6334" w:rsidRPr="00312C2E">
        <w:rPr>
          <w:b/>
          <w:bCs/>
          <w:sz w:val="22"/>
          <w:szCs w:val="22"/>
          <w:rPrChange w:id="1012" w:author="Mostafa Sameer" w:date="2024-10-16T00:55:00Z" w16du:dateUtc="2024-10-16T04:55:00Z">
            <w:rPr/>
          </w:rPrChange>
        </w:rPr>
        <w:t xml:space="preserve"> </w:t>
      </w:r>
    </w:p>
    <w:p w14:paraId="0000008D" w14:textId="549FF249" w:rsidR="00A67222" w:rsidRPr="00312C2E" w:rsidRDefault="005F6334">
      <w:pPr>
        <w:spacing w:before="240" w:after="240" w:line="360" w:lineRule="auto"/>
        <w:jc w:val="both"/>
        <w:rPr>
          <w:rPrChange w:id="1013" w:author="Mostafa Sameer" w:date="2024-10-16T00:55:00Z" w16du:dateUtc="2024-10-16T04:55:00Z">
            <w:rPr>
              <w:sz w:val="24"/>
              <w:szCs w:val="24"/>
            </w:rPr>
          </w:rPrChange>
        </w:rPr>
      </w:pPr>
      <w:r w:rsidRPr="00312C2E">
        <w:rPr>
          <w:rPrChange w:id="1014" w:author="Mostafa Sameer" w:date="2024-10-16T00:55:00Z" w16du:dateUtc="2024-10-16T04:55:00Z">
            <w:rPr>
              <w:sz w:val="24"/>
              <w:szCs w:val="24"/>
            </w:rPr>
          </w:rPrChange>
        </w:rPr>
        <w:t xml:space="preserve">From the report (Mitigation Assessment Team Report Hurricane Harvey in Texas, n.d.), this was a significant problem, particularly in structures that were remodeled </w:t>
      </w:r>
      <w:r w:rsidR="0036219E">
        <w:t>and</w:t>
      </w:r>
      <w:r w:rsidRPr="00312C2E">
        <w:rPr>
          <w:rPrChange w:id="1015" w:author="Mostafa Sameer" w:date="2024-10-16T00:55:00Z" w16du:dateUtc="2024-10-16T04:55:00Z">
            <w:rPr>
              <w:sz w:val="24"/>
              <w:szCs w:val="24"/>
            </w:rPr>
          </w:rPrChange>
        </w:rPr>
        <w:t xml:space="preserve"> had window frames that were weakened by debris strikes. To address this risk, the research highlights the need to update testing requirements for glazing equipment.</w:t>
      </w:r>
    </w:p>
    <w:p w14:paraId="0000008E" w14:textId="77777777" w:rsidR="00A67222" w:rsidRPr="00312C2E" w:rsidRDefault="005F6334">
      <w:pPr>
        <w:spacing w:line="240" w:lineRule="auto"/>
        <w:jc w:val="center"/>
        <w:rPr>
          <w:rPrChange w:id="1016" w:author="Mostafa Sameer" w:date="2024-10-16T00:55:00Z" w16du:dateUtc="2024-10-16T04:55:00Z">
            <w:rPr>
              <w:sz w:val="24"/>
              <w:szCs w:val="24"/>
            </w:rPr>
          </w:rPrChange>
        </w:rPr>
        <w:pPrChange w:id="1017" w:author="Mostafa Sameer" w:date="2024-10-16T00:38:00Z" w16du:dateUtc="2024-10-16T04:38:00Z">
          <w:pPr>
            <w:spacing w:before="240" w:after="240" w:line="360" w:lineRule="auto"/>
            <w:jc w:val="center"/>
          </w:pPr>
        </w:pPrChange>
      </w:pPr>
      <w:r w:rsidRPr="00312C2E">
        <w:rPr>
          <w:noProof/>
          <w:rPrChange w:id="1018" w:author="Mostafa Sameer" w:date="2024-10-16T00:55:00Z" w16du:dateUtc="2024-10-16T04:55:00Z">
            <w:rPr>
              <w:noProof/>
              <w:sz w:val="24"/>
              <w:szCs w:val="24"/>
            </w:rPr>
          </w:rPrChange>
        </w:rPr>
        <w:drawing>
          <wp:inline distT="114300" distB="114300" distL="114300" distR="114300" wp14:anchorId="07A5E19B" wp14:editId="01CCA0D3">
            <wp:extent cx="4714875" cy="1892024"/>
            <wp:effectExtent l="0" t="0" r="0" b="0"/>
            <wp:docPr id="12005233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4714875" cy="1892024"/>
                    </a:xfrm>
                    <a:prstGeom prst="rect">
                      <a:avLst/>
                    </a:prstGeom>
                    <a:ln/>
                  </pic:spPr>
                </pic:pic>
              </a:graphicData>
            </a:graphic>
          </wp:inline>
        </w:drawing>
      </w:r>
    </w:p>
    <w:p w14:paraId="0000008F" w14:textId="77777777" w:rsidR="00A67222" w:rsidRPr="00312C2E" w:rsidRDefault="005F6334">
      <w:pPr>
        <w:spacing w:line="240" w:lineRule="auto"/>
        <w:jc w:val="both"/>
        <w:rPr>
          <w:sz w:val="20"/>
          <w:szCs w:val="20"/>
          <w:rPrChange w:id="1019" w:author="Mostafa Sameer" w:date="2024-10-16T00:56:00Z" w16du:dateUtc="2024-10-16T04:56:00Z">
            <w:rPr/>
          </w:rPrChange>
        </w:rPr>
        <w:pPrChange w:id="1020" w:author="Mostafa Sameer" w:date="2024-10-16T00:38:00Z" w16du:dateUtc="2024-10-16T04:38:00Z">
          <w:pPr>
            <w:spacing w:before="240" w:after="240" w:line="360" w:lineRule="auto"/>
            <w:jc w:val="center"/>
          </w:pPr>
        </w:pPrChange>
      </w:pPr>
      <w:r w:rsidRPr="00312C2E">
        <w:rPr>
          <w:sz w:val="20"/>
          <w:szCs w:val="20"/>
          <w:rPrChange w:id="1021" w:author="Mostafa Sameer" w:date="2024-10-16T00:56:00Z" w16du:dateUtc="2024-10-16T04:56:00Z">
            <w:rPr/>
          </w:rPrChange>
        </w:rPr>
        <w:t xml:space="preserve">Figure 2: Floodwater entry point through glass door entryway. (Ref: </w:t>
      </w:r>
      <w:r w:rsidRPr="00312C2E">
        <w:rPr>
          <w:i/>
          <w:sz w:val="20"/>
          <w:szCs w:val="20"/>
          <w:rPrChange w:id="1022" w:author="Mostafa Sameer" w:date="2024-10-16T00:56:00Z" w16du:dateUtc="2024-10-16T04:56:00Z">
            <w:rPr>
              <w:i/>
            </w:rPr>
          </w:rPrChange>
        </w:rPr>
        <w:t>Mitigation Assessment Team Report Hurricane Harvey in Texas</w:t>
      </w:r>
      <w:r w:rsidRPr="00312C2E">
        <w:rPr>
          <w:sz w:val="20"/>
          <w:szCs w:val="20"/>
          <w:rPrChange w:id="1023" w:author="Mostafa Sameer" w:date="2024-10-16T00:56:00Z" w16du:dateUtc="2024-10-16T04:56:00Z">
            <w:rPr/>
          </w:rPrChange>
        </w:rPr>
        <w:t xml:space="preserve">. </w:t>
      </w:r>
      <w:r w:rsidRPr="00312C2E">
        <w:rPr>
          <w:sz w:val="20"/>
          <w:szCs w:val="20"/>
          <w:highlight w:val="yellow"/>
          <w:rPrChange w:id="1024" w:author="Mostafa Sameer" w:date="2024-10-16T00:56:00Z" w16du:dateUtc="2024-10-16T04:56:00Z">
            <w:rPr/>
          </w:rPrChange>
        </w:rPr>
        <w:t>(n.d.).)</w:t>
      </w:r>
      <w:r w:rsidRPr="00312C2E">
        <w:rPr>
          <w:sz w:val="20"/>
          <w:szCs w:val="20"/>
          <w:rPrChange w:id="1025" w:author="Mostafa Sameer" w:date="2024-10-16T00:56:00Z" w16du:dateUtc="2024-10-16T04:56:00Z">
            <w:rPr/>
          </w:rPrChange>
        </w:rPr>
        <w:t xml:space="preserve"> </w:t>
      </w:r>
    </w:p>
    <w:p w14:paraId="00000090" w14:textId="19B39FAE" w:rsidR="00A67222" w:rsidRPr="00312C2E" w:rsidRDefault="005F6334">
      <w:pPr>
        <w:spacing w:before="240" w:after="240" w:line="360" w:lineRule="auto"/>
        <w:jc w:val="both"/>
        <w:rPr>
          <w:rPrChange w:id="1026" w:author="Mostafa Sameer" w:date="2024-10-16T00:55:00Z" w16du:dateUtc="2024-10-16T04:55:00Z">
            <w:rPr>
              <w:sz w:val="24"/>
              <w:szCs w:val="24"/>
            </w:rPr>
          </w:rPrChange>
        </w:rPr>
      </w:pPr>
      <w:del w:id="1027" w:author="Mostafa Sameer" w:date="2024-10-16T00:37:00Z" w16du:dateUtc="2024-10-16T04:37:00Z">
        <w:r w:rsidRPr="00312C2E" w:rsidDel="0038056B">
          <w:rPr>
            <w:rPrChange w:id="1028" w:author="Mostafa Sameer" w:date="2024-10-16T00:55:00Z" w16du:dateUtc="2024-10-16T04:55:00Z">
              <w:rPr>
                <w:sz w:val="24"/>
                <w:szCs w:val="24"/>
              </w:rPr>
            </w:rPrChange>
          </w:rPr>
          <w:delText>Also</w:delText>
        </w:r>
      </w:del>
      <w:ins w:id="1029" w:author="Mostafa Sameer" w:date="2024-10-16T00:37:00Z" w16du:dateUtc="2024-10-16T04:37:00Z">
        <w:r w:rsidR="0038056B" w:rsidRPr="00312C2E">
          <w:rPr>
            <w:rPrChange w:id="1030" w:author="Mostafa Sameer" w:date="2024-10-16T00:55:00Z" w16du:dateUtc="2024-10-16T04:55:00Z">
              <w:rPr>
                <w:sz w:val="24"/>
                <w:szCs w:val="24"/>
              </w:rPr>
            </w:rPrChange>
          </w:rPr>
          <w:t>Also,</w:t>
        </w:r>
      </w:ins>
      <w:r w:rsidRPr="00312C2E">
        <w:rPr>
          <w:rPrChange w:id="1031" w:author="Mostafa Sameer" w:date="2024-10-16T00:55:00Z" w16du:dateUtc="2024-10-16T04:55:00Z">
            <w:rPr>
              <w:sz w:val="24"/>
              <w:szCs w:val="24"/>
            </w:rPr>
          </w:rPrChange>
        </w:rPr>
        <w:t xml:space="preserve"> in (Mitigation Assessment Team Report Hurricane Harvey in Texas, n.d.), Extensive damage was seen at the glass door entrances </w:t>
      </w:r>
      <w:r w:rsidR="0036219E">
        <w:t>of</w:t>
      </w:r>
      <w:r w:rsidRPr="00312C2E">
        <w:rPr>
          <w:rPrChange w:id="1032" w:author="Mostafa Sameer" w:date="2024-10-16T00:55:00Z" w16du:dateUtc="2024-10-16T04:55:00Z">
            <w:rPr>
              <w:sz w:val="24"/>
              <w:szCs w:val="24"/>
            </w:rPr>
          </w:rPrChange>
        </w:rPr>
        <w:t xml:space="preserve"> business buildings, including the Wortham Theater, where wind </w:t>
      </w:r>
      <w:r w:rsidR="0036219E">
        <w:t>and</w:t>
      </w:r>
      <w:r w:rsidRPr="00312C2E">
        <w:rPr>
          <w:rPrChange w:id="1033" w:author="Mostafa Sameer" w:date="2024-10-16T00:55:00Z" w16du:dateUtc="2024-10-16T04:55:00Z">
            <w:rPr>
              <w:sz w:val="24"/>
              <w:szCs w:val="24"/>
            </w:rPr>
          </w:rPrChange>
        </w:rPr>
        <w:t xml:space="preserve"> flood pressure caused the doors to burst. These places were not adequately safeguarded from flooding, which enabled rainwater to seep in.</w:t>
      </w:r>
    </w:p>
    <w:p w14:paraId="00000091" w14:textId="0915B45D" w:rsidR="00A67222" w:rsidRPr="00312C2E" w:rsidRDefault="0038056B">
      <w:pPr>
        <w:pStyle w:val="Heading2"/>
        <w:rPr>
          <w:b/>
          <w:bCs/>
          <w:rPrChange w:id="1034" w:author="Mostafa Sameer" w:date="2024-10-16T00:55:00Z" w16du:dateUtc="2024-10-16T04:55:00Z">
            <w:rPr/>
          </w:rPrChange>
        </w:rPr>
        <w:pPrChange w:id="1035" w:author="Mostafa Sameer" w:date="2024-10-16T00:37:00Z" w16du:dateUtc="2024-10-16T04:37:00Z">
          <w:pPr>
            <w:spacing w:before="240" w:after="240" w:line="360" w:lineRule="auto"/>
            <w:jc w:val="both"/>
          </w:pPr>
        </w:pPrChange>
      </w:pPr>
      <w:bookmarkStart w:id="1036" w:name="_Toc180058622"/>
      <w:ins w:id="1037" w:author="Mostafa Sameer" w:date="2024-10-16T00:37:00Z" w16du:dateUtc="2024-10-16T04:37:00Z">
        <w:r w:rsidRPr="00312C2E">
          <w:rPr>
            <w:b/>
            <w:bCs/>
            <w:sz w:val="22"/>
            <w:szCs w:val="22"/>
            <w:rPrChange w:id="1038" w:author="Mostafa Sameer" w:date="2024-10-16T00:55:00Z" w16du:dateUtc="2024-10-16T04:55:00Z">
              <w:rPr/>
            </w:rPrChange>
          </w:rPr>
          <w:t xml:space="preserve">2.6 </w:t>
        </w:r>
      </w:ins>
      <w:r w:rsidR="005F6334" w:rsidRPr="002326A1">
        <w:rPr>
          <w:b/>
          <w:bCs/>
          <w:i/>
          <w:iCs/>
          <w:sz w:val="22"/>
          <w:szCs w:val="22"/>
          <w:rPrChange w:id="1039" w:author="Mostafa Sameer" w:date="2024-10-16T00:55:00Z" w16du:dateUtc="2024-10-16T04:55:00Z">
            <w:rPr/>
          </w:rPrChange>
        </w:rPr>
        <w:t>Mitigation Assessment Team Report: Hurricane Michael in Florida Wind-Driven Rain</w:t>
      </w:r>
      <w:r w:rsidR="005F6334" w:rsidRPr="00312C2E">
        <w:rPr>
          <w:b/>
          <w:bCs/>
          <w:sz w:val="22"/>
          <w:szCs w:val="22"/>
          <w:rPrChange w:id="1040" w:author="Mostafa Sameer" w:date="2024-10-16T00:55:00Z" w16du:dateUtc="2024-10-16T04:55:00Z">
            <w:rPr/>
          </w:rPrChange>
        </w:rPr>
        <w:t>:</w:t>
      </w:r>
      <w:bookmarkEnd w:id="1036"/>
      <w:r w:rsidR="005F6334" w:rsidRPr="00312C2E">
        <w:rPr>
          <w:b/>
          <w:bCs/>
          <w:sz w:val="22"/>
          <w:szCs w:val="22"/>
          <w:rPrChange w:id="1041" w:author="Mostafa Sameer" w:date="2024-10-16T00:55:00Z" w16du:dateUtc="2024-10-16T04:55:00Z">
            <w:rPr/>
          </w:rPrChange>
        </w:rPr>
        <w:t xml:space="preserve"> </w:t>
      </w:r>
    </w:p>
    <w:p w14:paraId="00000092" w14:textId="672C9E6A" w:rsidR="00A67222" w:rsidRPr="00312C2E" w:rsidRDefault="005F6334">
      <w:pPr>
        <w:spacing w:before="240" w:after="240" w:line="360" w:lineRule="auto"/>
        <w:jc w:val="both"/>
        <w:rPr>
          <w:b/>
          <w:rPrChange w:id="1042" w:author="Mostafa Sameer" w:date="2024-10-16T00:55:00Z" w16du:dateUtc="2024-10-16T04:55:00Z">
            <w:rPr>
              <w:b/>
              <w:sz w:val="24"/>
              <w:szCs w:val="24"/>
            </w:rPr>
          </w:rPrChange>
        </w:rPr>
      </w:pPr>
      <w:r w:rsidRPr="00312C2E">
        <w:rPr>
          <w:rPrChange w:id="1043" w:author="Mostafa Sameer" w:date="2024-10-16T00:55:00Z" w16du:dateUtc="2024-10-16T04:55:00Z">
            <w:rPr>
              <w:sz w:val="24"/>
              <w:szCs w:val="24"/>
            </w:rPr>
          </w:rPrChange>
        </w:rPr>
        <w:t>From the report</w:t>
      </w:r>
      <w:r w:rsidRPr="00312C2E">
        <w:rPr>
          <w:b/>
          <w:rPrChange w:id="1044" w:author="Mostafa Sameer" w:date="2024-10-16T00:55:00Z" w16du:dateUtc="2024-10-16T04:55:00Z">
            <w:rPr>
              <w:b/>
              <w:sz w:val="24"/>
              <w:szCs w:val="24"/>
            </w:rPr>
          </w:rPrChange>
        </w:rPr>
        <w:t xml:space="preserve"> </w:t>
      </w:r>
      <w:r w:rsidRPr="00312C2E">
        <w:rPr>
          <w:rPrChange w:id="1045" w:author="Mostafa Sameer" w:date="2024-10-16T00:55:00Z" w16du:dateUtc="2024-10-16T04:55:00Z">
            <w:rPr>
              <w:sz w:val="24"/>
              <w:szCs w:val="24"/>
            </w:rPr>
          </w:rPrChange>
        </w:rPr>
        <w:t>(</w:t>
      </w:r>
      <w:sdt>
        <w:sdtPr>
          <w:rPr>
            <w:color w:val="000000"/>
          </w:rPr>
          <w:tag w:val="MENDELEY_CITATION_v3_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"/>
          <w:id w:val="991069579"/>
          <w:placeholder>
            <w:docPart w:val="DefaultPlaceholder_-1854013440"/>
          </w:placeholder>
        </w:sdtPr>
        <w:sdtContent>
          <w:r w:rsidR="002326A1" w:rsidRPr="002326A1">
            <w:rPr>
              <w:color w:val="000000"/>
            </w:rPr>
            <w:t>(Emergency Management Agency 2001)</w:t>
          </w:r>
        </w:sdtContent>
      </w:sdt>
      <w:r w:rsidRPr="00312C2E">
        <w:rPr>
          <w:rPrChange w:id="1046" w:author="Mostafa Sameer" w:date="2024-10-16T00:55:00Z" w16du:dateUtc="2024-10-16T04:55:00Z">
            <w:rPr>
              <w:sz w:val="24"/>
              <w:szCs w:val="24"/>
            </w:rPr>
          </w:rPrChange>
        </w:rPr>
        <w:t xml:space="preserve">), significant water penetration was observed in buildings because </w:t>
      </w:r>
      <w:r w:rsidR="0036219E">
        <w:t>of</w:t>
      </w:r>
      <w:r w:rsidRPr="00312C2E">
        <w:rPr>
          <w:rPrChange w:id="1047" w:author="Mostafa Sameer" w:date="2024-10-16T00:55:00Z" w16du:dateUtc="2024-10-16T04:55:00Z">
            <w:rPr>
              <w:sz w:val="24"/>
              <w:szCs w:val="24"/>
            </w:rPr>
          </w:rPrChange>
        </w:rPr>
        <w:t xml:space="preserve"> wind-driven rain, particularly in shelters </w:t>
      </w:r>
      <w:r w:rsidR="0036219E">
        <w:t>and</w:t>
      </w:r>
      <w:r w:rsidRPr="00312C2E">
        <w:rPr>
          <w:rPrChange w:id="1048" w:author="Mostafa Sameer" w:date="2024-10-16T00:55:00Z" w16du:dateUtc="2024-10-16T04:55:00Z">
            <w:rPr>
              <w:sz w:val="24"/>
              <w:szCs w:val="24"/>
            </w:rPr>
          </w:rPrChange>
        </w:rPr>
        <w:t xml:space="preserve"> vital facilities. This resulted in interior water damage </w:t>
      </w:r>
      <w:r w:rsidR="0036219E">
        <w:t>and</w:t>
      </w:r>
      <w:r w:rsidRPr="00312C2E">
        <w:rPr>
          <w:rPrChange w:id="1049" w:author="Mostafa Sameer" w:date="2024-10-16T00:55:00Z" w16du:dateUtc="2024-10-16T04:55:00Z">
            <w:rPr>
              <w:sz w:val="24"/>
              <w:szCs w:val="24"/>
            </w:rPr>
          </w:rPrChange>
        </w:rPr>
        <w:t xml:space="preserve"> ro</w:t>
      </w:r>
      <w:r w:rsidR="0036219E">
        <w:t>of</w:t>
      </w:r>
      <w:r w:rsidRPr="00312C2E">
        <w:rPr>
          <w:rPrChange w:id="1050" w:author="Mostafa Sameer" w:date="2024-10-16T00:55:00Z" w16du:dateUtc="2024-10-16T04:55:00Z">
            <w:rPr>
              <w:sz w:val="24"/>
              <w:szCs w:val="24"/>
            </w:rPr>
          </w:rPrChange>
        </w:rPr>
        <w:t xml:space="preserve"> damage </w:t>
      </w:r>
      <w:r w:rsidR="0036219E">
        <w:t>and</w:t>
      </w:r>
      <w:r w:rsidRPr="00312C2E">
        <w:rPr>
          <w:rPrChange w:id="1051" w:author="Mostafa Sameer" w:date="2024-10-16T00:55:00Z" w16du:dateUtc="2024-10-16T04:55:00Z">
            <w:rPr>
              <w:sz w:val="24"/>
              <w:szCs w:val="24"/>
            </w:rPr>
          </w:rPrChange>
        </w:rPr>
        <w:t xml:space="preserve"> had an impact on building occupancy </w:t>
      </w:r>
      <w:r w:rsidR="0036219E">
        <w:t>and</w:t>
      </w:r>
      <w:r w:rsidRPr="00312C2E">
        <w:rPr>
          <w:rPrChange w:id="1052" w:author="Mostafa Sameer" w:date="2024-10-16T00:55:00Z" w16du:dateUtc="2024-10-16T04:55:00Z">
            <w:rPr>
              <w:sz w:val="24"/>
              <w:szCs w:val="24"/>
            </w:rPr>
          </w:rPrChange>
        </w:rPr>
        <w:t xml:space="preserve"> operation.</w:t>
      </w:r>
    </w:p>
    <w:p w14:paraId="00000093" w14:textId="6DFE8566" w:rsidR="00A67222" w:rsidRPr="00312C2E" w:rsidRDefault="005F6334">
      <w:pPr>
        <w:spacing w:before="240" w:after="240" w:line="360" w:lineRule="auto"/>
        <w:jc w:val="both"/>
        <w:rPr>
          <w:rPrChange w:id="1053" w:author="Mostafa Sameer" w:date="2024-10-16T00:55:00Z" w16du:dateUtc="2024-10-16T04:55:00Z">
            <w:rPr>
              <w:sz w:val="24"/>
              <w:szCs w:val="24"/>
            </w:rPr>
          </w:rPrChange>
        </w:rPr>
      </w:pPr>
      <w:r w:rsidRPr="00312C2E">
        <w:rPr>
          <w:rPrChange w:id="1054" w:author="Mostafa Sameer" w:date="2024-10-16T00:55:00Z" w16du:dateUtc="2024-10-16T04:55:00Z">
            <w:rPr>
              <w:sz w:val="24"/>
              <w:szCs w:val="24"/>
            </w:rPr>
          </w:rPrChange>
        </w:rPr>
        <w:t>Also, according to (</w:t>
      </w:r>
      <w:r w:rsidRPr="007A7A73">
        <w:rPr>
          <w:highlight w:val="yellow"/>
          <w:rPrChange w:id="1055" w:author="Mostafa Sameer" w:date="2024-10-16T00:55:00Z" w16du:dateUtc="2024-10-16T04:55:00Z">
            <w:rPr>
              <w:sz w:val="24"/>
              <w:szCs w:val="24"/>
            </w:rPr>
          </w:rPrChange>
        </w:rPr>
        <w:t>Emergency Management Agency, 2001</w:t>
      </w:r>
      <w:r w:rsidRPr="00312C2E">
        <w:rPr>
          <w:rPrChange w:id="1056" w:author="Mostafa Sameer" w:date="2024-10-16T00:55:00Z" w16du:dateUtc="2024-10-16T04:55:00Z">
            <w:rPr>
              <w:sz w:val="24"/>
              <w:szCs w:val="24"/>
            </w:rPr>
          </w:rPrChange>
        </w:rPr>
        <w:t xml:space="preserve">), some glass sliding doors blew open or were completely blown away due to catastrophic failures brought on by wind loads </w:t>
      </w:r>
      <w:r w:rsidR="0036219E">
        <w:t>and</w:t>
      </w:r>
      <w:r w:rsidRPr="00312C2E">
        <w:rPr>
          <w:rPrChange w:id="1057" w:author="Mostafa Sameer" w:date="2024-10-16T00:55:00Z" w16du:dateUtc="2024-10-16T04:55:00Z">
            <w:rPr>
              <w:sz w:val="24"/>
              <w:szCs w:val="24"/>
            </w:rPr>
          </w:rPrChange>
        </w:rPr>
        <w:t xml:space="preserve"> debris </w:t>
      </w:r>
      <w:r w:rsidRPr="00312C2E">
        <w:rPr>
          <w:rPrChange w:id="1058" w:author="Mostafa Sameer" w:date="2024-10-16T00:55:00Z" w16du:dateUtc="2024-10-16T04:55:00Z">
            <w:rPr>
              <w:sz w:val="24"/>
              <w:szCs w:val="24"/>
            </w:rPr>
          </w:rPrChange>
        </w:rPr>
        <w:lastRenderedPageBreak/>
        <w:t xml:space="preserve">strikes. Many door assemblies did not function as planned, especially in situations when they were subjected to severe storm conditions. </w:t>
      </w:r>
    </w:p>
    <w:p w14:paraId="00000094" w14:textId="77777777" w:rsidR="00A67222" w:rsidRPr="00312C2E" w:rsidRDefault="005F6334">
      <w:pPr>
        <w:spacing w:line="240" w:lineRule="auto"/>
        <w:jc w:val="center"/>
        <w:rPr>
          <w:rPrChange w:id="1059" w:author="Mostafa Sameer" w:date="2024-10-16T00:55:00Z" w16du:dateUtc="2024-10-16T04:55:00Z">
            <w:rPr>
              <w:sz w:val="24"/>
              <w:szCs w:val="24"/>
            </w:rPr>
          </w:rPrChange>
        </w:rPr>
        <w:pPrChange w:id="1060" w:author="Mostafa Sameer" w:date="2024-10-16T00:37:00Z" w16du:dateUtc="2024-10-16T04:37:00Z">
          <w:pPr>
            <w:spacing w:before="240" w:after="240" w:line="360" w:lineRule="auto"/>
            <w:jc w:val="center"/>
          </w:pPr>
        </w:pPrChange>
      </w:pPr>
      <w:r w:rsidRPr="00312C2E">
        <w:rPr>
          <w:noProof/>
          <w:rPrChange w:id="1061" w:author="Mostafa Sameer" w:date="2024-10-16T00:55:00Z" w16du:dateUtc="2024-10-16T04:55:00Z">
            <w:rPr>
              <w:noProof/>
              <w:sz w:val="24"/>
              <w:szCs w:val="24"/>
            </w:rPr>
          </w:rPrChange>
        </w:rPr>
        <w:drawing>
          <wp:inline distT="114300" distB="114300" distL="114300" distR="114300" wp14:anchorId="224263E5" wp14:editId="67FF063B">
            <wp:extent cx="4495800" cy="2072022"/>
            <wp:effectExtent l="0" t="0" r="0" b="0"/>
            <wp:docPr id="120052330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a:stretch>
                      <a:fillRect/>
                    </a:stretch>
                  </pic:blipFill>
                  <pic:spPr>
                    <a:xfrm>
                      <a:off x="0" y="0"/>
                      <a:ext cx="4495800" cy="2072022"/>
                    </a:xfrm>
                    <a:prstGeom prst="rect">
                      <a:avLst/>
                    </a:prstGeom>
                    <a:ln/>
                  </pic:spPr>
                </pic:pic>
              </a:graphicData>
            </a:graphic>
          </wp:inline>
        </w:drawing>
      </w:r>
    </w:p>
    <w:p w14:paraId="00000095" w14:textId="27714558" w:rsidR="00A67222" w:rsidRDefault="005F6334" w:rsidP="00A64677">
      <w:pPr>
        <w:widowControl w:val="0"/>
        <w:spacing w:line="240" w:lineRule="auto"/>
        <w:jc w:val="both"/>
        <w:rPr>
          <w:sz w:val="20"/>
          <w:szCs w:val="20"/>
        </w:rPr>
      </w:pPr>
      <w:r w:rsidRPr="00312C2E">
        <w:rPr>
          <w:sz w:val="20"/>
          <w:szCs w:val="20"/>
          <w:rPrChange w:id="1062" w:author="Mostafa Sameer" w:date="2024-10-16T00:56:00Z" w16du:dateUtc="2024-10-16T04:56:00Z">
            <w:rPr/>
          </w:rPrChange>
        </w:rPr>
        <w:t xml:space="preserve">Figure 3: Wind-driven rain infiltration at a mechanical equipment room (Marianna, FL) (Ref: Emergency Management Agency, F. (2001). </w:t>
      </w:r>
      <w:r w:rsidRPr="00312C2E">
        <w:rPr>
          <w:i/>
          <w:sz w:val="20"/>
          <w:szCs w:val="20"/>
          <w:rPrChange w:id="1063" w:author="Mostafa Sameer" w:date="2024-10-16T00:56:00Z" w16du:dateUtc="2024-10-16T04:56:00Z">
            <w:rPr>
              <w:i/>
            </w:rPr>
          </w:rPrChange>
        </w:rPr>
        <w:t xml:space="preserve">Mitigation Assessment Team Report: Hurricane Michael in Florida, Building Performance Observations, Recommendations, </w:t>
      </w:r>
      <w:r w:rsidR="0036219E">
        <w:rPr>
          <w:i/>
          <w:sz w:val="20"/>
          <w:szCs w:val="20"/>
        </w:rPr>
        <w:t>and</w:t>
      </w:r>
      <w:r w:rsidRPr="00312C2E">
        <w:rPr>
          <w:i/>
          <w:sz w:val="20"/>
          <w:szCs w:val="20"/>
          <w:rPrChange w:id="1064" w:author="Mostafa Sameer" w:date="2024-10-16T00:56:00Z" w16du:dateUtc="2024-10-16T04:56:00Z">
            <w:rPr>
              <w:i/>
            </w:rPr>
          </w:rPrChange>
        </w:rPr>
        <w:t xml:space="preserve"> Technical Guidance, FEMA P-2077/February 2020</w:t>
      </w:r>
      <w:r w:rsidRPr="00312C2E">
        <w:rPr>
          <w:sz w:val="20"/>
          <w:szCs w:val="20"/>
          <w:rPrChange w:id="1065" w:author="Mostafa Sameer" w:date="2024-10-16T00:56:00Z" w16du:dateUtc="2024-10-16T04:56:00Z">
            <w:rPr/>
          </w:rPrChange>
        </w:rPr>
        <w:t>.</w:t>
      </w:r>
      <w:del w:id="1066" w:author="Mostafa Sameer" w:date="2024-10-16T00:38:00Z" w16du:dateUtc="2024-10-16T04:38:00Z">
        <w:r w:rsidRPr="00312C2E" w:rsidDel="0038056B">
          <w:rPr>
            <w:sz w:val="20"/>
            <w:szCs w:val="20"/>
            <w:rPrChange w:id="1067" w:author="Mostafa Sameer" w:date="2024-10-16T00:56:00Z" w16du:dateUtc="2024-10-16T04:56:00Z">
              <w:rPr/>
            </w:rPrChange>
          </w:rPr>
          <w:delText xml:space="preserve"> </w:delText>
        </w:r>
      </w:del>
      <w:ins w:id="1068" w:author="Mostafa Sameer" w:date="2024-10-16T00:38:00Z" w16du:dateUtc="2024-10-16T04:38:00Z">
        <w:r w:rsidR="0038056B" w:rsidRPr="00312C2E">
          <w:rPr>
            <w:color w:val="0000FF"/>
            <w:sz w:val="20"/>
            <w:szCs w:val="20"/>
            <w:u w:val="single"/>
          </w:rPr>
          <w:fldChar w:fldCharType="begin"/>
        </w:r>
        <w:r w:rsidR="0038056B" w:rsidRPr="00312C2E">
          <w:rPr>
            <w:color w:val="0000FF"/>
            <w:sz w:val="20"/>
            <w:szCs w:val="20"/>
            <w:u w:val="single"/>
          </w:rPr>
          <w:instrText>HYPERLINK "http://"</w:instrText>
        </w:r>
        <w:r w:rsidR="0038056B" w:rsidRPr="00312C2E">
          <w:rPr>
            <w:color w:val="0000FF"/>
            <w:sz w:val="20"/>
            <w:szCs w:val="20"/>
            <w:u w:val="single"/>
          </w:rPr>
        </w:r>
        <w:r w:rsidR="0038056B" w:rsidRPr="00312C2E">
          <w:rPr>
            <w:color w:val="0000FF"/>
            <w:sz w:val="20"/>
            <w:szCs w:val="20"/>
            <w:u w:val="single"/>
          </w:rPr>
          <w:fldChar w:fldCharType="separate"/>
        </w:r>
      </w:ins>
      <w:del w:id="1069" w:author="Mostafa Sameer" w:date="2024-10-16T00:38:00Z" w16du:dateUtc="2024-10-16T04:38:00Z">
        <w:r w:rsidR="0038056B" w:rsidRPr="00312C2E" w:rsidDel="0038056B">
          <w:rPr>
            <w:rStyle w:val="Hyperlink"/>
            <w:sz w:val="20"/>
            <w:szCs w:val="20"/>
            <w:rPrChange w:id="1070" w:author="Mostafa Sameer" w:date="2024-10-16T00:56:00Z" w16du:dateUtc="2024-10-16T04:56:00Z">
              <w:rPr>
                <w:color w:val="0000FF"/>
                <w:u w:val="single"/>
              </w:rPr>
            </w:rPrChange>
          </w:rPr>
          <w:delText>www.google.com/earth/</w:delText>
        </w:r>
      </w:del>
      <w:ins w:id="1071" w:author="Mostafa Sameer" w:date="2024-10-16T00:38:00Z" w16du:dateUtc="2024-10-16T04:38:00Z">
        <w:r w:rsidR="0038056B" w:rsidRPr="00312C2E">
          <w:rPr>
            <w:color w:val="0000FF"/>
            <w:sz w:val="20"/>
            <w:szCs w:val="20"/>
            <w:u w:val="single"/>
          </w:rPr>
          <w:fldChar w:fldCharType="end"/>
        </w:r>
      </w:ins>
      <w:r w:rsidRPr="00312C2E">
        <w:rPr>
          <w:sz w:val="20"/>
          <w:szCs w:val="20"/>
          <w:rPrChange w:id="1072" w:author="Mostafa Sameer" w:date="2024-10-16T00:56:00Z" w16du:dateUtc="2024-10-16T04:56:00Z">
            <w:rPr/>
          </w:rPrChange>
        </w:rPr>
        <w:t>).</w:t>
      </w:r>
      <w:r w:rsidRPr="00312C2E">
        <w:rPr>
          <w:sz w:val="20"/>
          <w:szCs w:val="20"/>
          <w:rPrChange w:id="1073" w:author="Mostafa Sameer" w:date="2024-10-16T00:56:00Z" w16du:dateUtc="2024-10-16T04:56:00Z">
            <w:rPr>
              <w:sz w:val="24"/>
              <w:szCs w:val="24"/>
            </w:rPr>
          </w:rPrChange>
        </w:rPr>
        <w:t xml:space="preserve"> </w:t>
      </w:r>
    </w:p>
    <w:p w14:paraId="2F237EEB" w14:textId="77777777" w:rsidR="006A7075" w:rsidRPr="00312C2E" w:rsidDel="0038056B" w:rsidRDefault="006A7075">
      <w:pPr>
        <w:spacing w:line="240" w:lineRule="auto"/>
        <w:rPr>
          <w:del w:id="1074" w:author="Mostafa Sameer" w:date="2024-10-16T00:38:00Z" w16du:dateUtc="2024-10-16T04:38:00Z"/>
          <w:sz w:val="20"/>
          <w:szCs w:val="20"/>
          <w:rPrChange w:id="1075" w:author="Mostafa Sameer" w:date="2024-10-16T00:56:00Z" w16du:dateUtc="2024-10-16T04:56:00Z">
            <w:rPr>
              <w:del w:id="1076" w:author="Mostafa Sameer" w:date="2024-10-16T00:38:00Z" w16du:dateUtc="2024-10-16T04:38:00Z"/>
              <w:sz w:val="24"/>
              <w:szCs w:val="24"/>
            </w:rPr>
          </w:rPrChange>
        </w:rPr>
        <w:pPrChange w:id="1077" w:author="Mostafa Sameer" w:date="2024-10-16T00:38:00Z" w16du:dateUtc="2024-10-16T04:38:00Z">
          <w:pPr>
            <w:spacing w:before="240" w:after="240" w:line="360" w:lineRule="auto"/>
            <w:jc w:val="center"/>
          </w:pPr>
        </w:pPrChange>
      </w:pPr>
    </w:p>
    <w:p w14:paraId="7044E980" w14:textId="337A88AB" w:rsidR="00574A45" w:rsidRPr="00312C2E" w:rsidRDefault="00574A45" w:rsidP="00574A45">
      <w:pPr>
        <w:widowControl w:val="0"/>
        <w:spacing w:line="360" w:lineRule="auto"/>
        <w:jc w:val="both"/>
        <w:rPr>
          <w:rPrChange w:id="1078" w:author="Mostafa Sameer" w:date="2024-10-16T00:55:00Z" w16du:dateUtc="2024-10-16T04:55:00Z">
            <w:rPr>
              <w:sz w:val="24"/>
              <w:szCs w:val="24"/>
            </w:rPr>
          </w:rPrChange>
        </w:rPr>
      </w:pPr>
      <w:r w:rsidRPr="00312C2E">
        <w:rPr>
          <w:rPrChange w:id="1079" w:author="Mostafa Sameer" w:date="2024-10-16T00:55:00Z" w16du:dateUtc="2024-10-16T04:55:00Z">
            <w:rPr>
              <w:sz w:val="24"/>
              <w:szCs w:val="24"/>
            </w:rPr>
          </w:rPrChange>
        </w:rPr>
        <w:t xml:space="preserve">The tests showed that sliding glass door systems, particularly those with track </w:t>
      </w:r>
      <w:r w:rsidR="0036219E">
        <w:t>and</w:t>
      </w:r>
      <w:r w:rsidRPr="00312C2E">
        <w:rPr>
          <w:rPrChange w:id="1080" w:author="Mostafa Sameer" w:date="2024-10-16T00:55:00Z" w16du:dateUtc="2024-10-16T04:55:00Z">
            <w:rPr>
              <w:sz w:val="24"/>
              <w:szCs w:val="24"/>
            </w:rPr>
          </w:rPrChange>
        </w:rPr>
        <w:t xml:space="preserve"> sealing designs, cannot completely stop water intrusion under hurricanes' severe, dynamic conditions. These results are consistent with previous research, including studies by </w:t>
      </w:r>
      <w:proofErr w:type="spellStart"/>
      <w:r w:rsidRPr="00792097">
        <w:rPr>
          <w:bCs/>
          <w:rPrChange w:id="1081" w:author="Mostafa Sameer" w:date="2024-10-16T01:07:00Z" w16du:dateUtc="2024-10-16T05:07:00Z">
            <w:rPr>
              <w:b/>
              <w:sz w:val="24"/>
              <w:szCs w:val="24"/>
            </w:rPr>
          </w:rPrChange>
        </w:rPr>
        <w:t>Moravej</w:t>
      </w:r>
      <w:proofErr w:type="spellEnd"/>
      <w:r w:rsidRPr="00792097">
        <w:rPr>
          <w:bCs/>
          <w:rPrChange w:id="1082" w:author="Mostafa Sameer" w:date="2024-10-16T01:07:00Z" w16du:dateUtc="2024-10-16T05:07:00Z">
            <w:rPr>
              <w:b/>
              <w:sz w:val="24"/>
              <w:szCs w:val="24"/>
            </w:rPr>
          </w:rPrChange>
        </w:rPr>
        <w:t xml:space="preserve"> et al. (2021)</w:t>
      </w:r>
      <w:r w:rsidRPr="00312C2E">
        <w:rPr>
          <w:rPrChange w:id="1083" w:author="Mostafa Sameer" w:date="2024-10-16T00:55:00Z" w16du:dateUtc="2024-10-16T04:55:00Z">
            <w:rPr>
              <w:sz w:val="24"/>
              <w:szCs w:val="24"/>
            </w:rPr>
          </w:rPrChange>
        </w:rPr>
        <w:t xml:space="preserve"> </w:t>
      </w:r>
      <w:r w:rsidR="0036219E">
        <w:t>and</w:t>
      </w:r>
      <w:r w:rsidRPr="00792097">
        <w:rPr>
          <w:rPrChange w:id="1084" w:author="Mostafa Sameer" w:date="2024-10-16T01:08:00Z" w16du:dateUtc="2024-10-16T05:08:00Z">
            <w:rPr>
              <w:sz w:val="24"/>
              <w:szCs w:val="24"/>
            </w:rPr>
          </w:rPrChange>
        </w:rPr>
        <w:t xml:space="preserve"> </w:t>
      </w:r>
      <w:proofErr w:type="spellStart"/>
      <w:r w:rsidRPr="00792097">
        <w:rPr>
          <w:rPrChange w:id="1085" w:author="Mostafa Sameer" w:date="2024-10-16T01:08:00Z" w16du:dateUtc="2024-10-16T05:08:00Z">
            <w:rPr>
              <w:b/>
              <w:sz w:val="24"/>
              <w:szCs w:val="24"/>
            </w:rPr>
          </w:rPrChange>
        </w:rPr>
        <w:t>Vutukuru</w:t>
      </w:r>
      <w:proofErr w:type="spellEnd"/>
      <w:r w:rsidRPr="00792097">
        <w:rPr>
          <w:rPrChange w:id="1086" w:author="Mostafa Sameer" w:date="2024-10-16T01:08:00Z" w16du:dateUtc="2024-10-16T05:08:00Z">
            <w:rPr>
              <w:b/>
              <w:sz w:val="24"/>
              <w:szCs w:val="24"/>
            </w:rPr>
          </w:rPrChange>
        </w:rPr>
        <w:t xml:space="preserve"> et al. (2024)</w:t>
      </w:r>
      <w:r w:rsidRPr="00792097">
        <w:rPr>
          <w:rPrChange w:id="1087" w:author="Mostafa Sameer" w:date="2024-10-16T01:08:00Z" w16du:dateUtc="2024-10-16T05:08:00Z">
            <w:rPr>
              <w:sz w:val="24"/>
              <w:szCs w:val="24"/>
            </w:rPr>
          </w:rPrChange>
        </w:rPr>
        <w:t>,</w:t>
      </w:r>
      <w:r w:rsidRPr="00312C2E">
        <w:rPr>
          <w:rPrChange w:id="1088" w:author="Mostafa Sameer" w:date="2024-10-16T00:55:00Z" w16du:dateUtc="2024-10-16T04:55:00Z">
            <w:rPr>
              <w:sz w:val="24"/>
              <w:szCs w:val="24"/>
            </w:rPr>
          </w:rPrChange>
        </w:rPr>
        <w:t xml:space="preserve"> demonstrating that wind loads may cause deformation </w:t>
      </w:r>
      <w:r w:rsidR="0036219E">
        <w:t>of</w:t>
      </w:r>
      <w:r w:rsidRPr="00312C2E">
        <w:rPr>
          <w:rPrChange w:id="1089" w:author="Mostafa Sameer" w:date="2024-10-16T00:55:00Z" w16du:dateUtc="2024-10-16T04:55:00Z">
            <w:rPr>
              <w:sz w:val="24"/>
              <w:szCs w:val="24"/>
            </w:rPr>
          </w:rPrChange>
        </w:rPr>
        <w:t xml:space="preserve"> door joints </w:t>
      </w:r>
      <w:r w:rsidR="0036219E">
        <w:t>and</w:t>
      </w:r>
      <w:r w:rsidRPr="00312C2E">
        <w:rPr>
          <w:rPrChange w:id="1090" w:author="Mostafa Sameer" w:date="2024-10-16T00:55:00Z" w16du:dateUtc="2024-10-16T04:55:00Z">
            <w:rPr>
              <w:sz w:val="24"/>
              <w:szCs w:val="24"/>
            </w:rPr>
          </w:rPrChange>
        </w:rPr>
        <w:t xml:space="preserve"> frames, aggravating WDR intrusion.</w:t>
      </w:r>
    </w:p>
    <w:p w14:paraId="1EBEC445" w14:textId="71FD2D72" w:rsidR="00574A45" w:rsidRDefault="00574A45" w:rsidP="00574A45">
      <w:pPr>
        <w:widowControl w:val="0"/>
        <w:spacing w:line="360" w:lineRule="auto"/>
        <w:jc w:val="both"/>
        <w:rPr>
          <w:ins w:id="1091" w:author="Mostafa Sameer" w:date="2024-10-16T01:07:00Z" w16du:dateUtc="2024-10-16T05:07:00Z"/>
        </w:rPr>
      </w:pPr>
      <w:r w:rsidRPr="00312C2E">
        <w:rPr>
          <w:rPrChange w:id="1092" w:author="Mostafa Sameer" w:date="2024-10-16T00:55:00Z" w16du:dateUtc="2024-10-16T04:55:00Z">
            <w:rPr>
              <w:sz w:val="24"/>
              <w:szCs w:val="24"/>
            </w:rPr>
          </w:rPrChange>
        </w:rPr>
        <w:t xml:space="preserve">To evaluate the behavior </w:t>
      </w:r>
      <w:r w:rsidR="0036219E">
        <w:t>of</w:t>
      </w:r>
      <w:r w:rsidRPr="00312C2E">
        <w:rPr>
          <w:rPrChange w:id="1093" w:author="Mostafa Sameer" w:date="2024-10-16T00:55:00Z" w16du:dateUtc="2024-10-16T04:55:00Z">
            <w:rPr>
              <w:sz w:val="24"/>
              <w:szCs w:val="24"/>
            </w:rPr>
          </w:rPrChange>
        </w:rPr>
        <w:t xml:space="preserve"> door frame joints under static nonlinear analysis,</w:t>
      </w:r>
      <w:r w:rsidRPr="00312C2E">
        <w:rPr>
          <w:b/>
          <w:rPrChange w:id="1094" w:author="Mostafa Sameer" w:date="2024-10-16T00:55:00Z" w16du:dateUtc="2024-10-16T04:55:00Z">
            <w:rPr>
              <w:b/>
              <w:sz w:val="24"/>
              <w:szCs w:val="24"/>
            </w:rPr>
          </w:rPrChange>
        </w:rPr>
        <w:t xml:space="preserve"> </w:t>
      </w:r>
      <w:proofErr w:type="spellStart"/>
      <w:r w:rsidRPr="00792097">
        <w:rPr>
          <w:bCs/>
          <w:rPrChange w:id="1095" w:author="Mostafa Sameer" w:date="2024-10-16T01:07:00Z" w16du:dateUtc="2024-10-16T05:07:00Z">
            <w:rPr>
              <w:b/>
              <w:sz w:val="24"/>
              <w:szCs w:val="24"/>
            </w:rPr>
          </w:rPrChange>
        </w:rPr>
        <w:t>Moravej</w:t>
      </w:r>
      <w:proofErr w:type="spellEnd"/>
      <w:r w:rsidRPr="00792097">
        <w:rPr>
          <w:bCs/>
          <w:rPrChange w:id="1096" w:author="Mostafa Sameer" w:date="2024-10-16T01:07:00Z" w16du:dateUtc="2024-10-16T05:07:00Z">
            <w:rPr>
              <w:b/>
              <w:sz w:val="24"/>
              <w:szCs w:val="24"/>
            </w:rPr>
          </w:rPrChange>
        </w:rPr>
        <w:t xml:space="preserve"> et al. (2021)</w:t>
      </w:r>
      <w:r w:rsidRPr="00312C2E">
        <w:rPr>
          <w:rPrChange w:id="1097" w:author="Mostafa Sameer" w:date="2024-10-16T00:55:00Z" w16du:dateUtc="2024-10-16T04:55:00Z">
            <w:rPr>
              <w:sz w:val="24"/>
              <w:szCs w:val="24"/>
            </w:rPr>
          </w:rPrChange>
        </w:rPr>
        <w:t xml:space="preserve"> used a three-dimensional finite element model to explore the impact </w:t>
      </w:r>
      <w:r w:rsidR="0036219E">
        <w:t>of</w:t>
      </w:r>
      <w:r w:rsidRPr="00312C2E">
        <w:rPr>
          <w:rPrChange w:id="1098" w:author="Mostafa Sameer" w:date="2024-10-16T00:55:00Z" w16du:dateUtc="2024-10-16T04:55:00Z">
            <w:rPr>
              <w:sz w:val="24"/>
              <w:szCs w:val="24"/>
            </w:rPr>
          </w:rPrChange>
        </w:rPr>
        <w:t xml:space="preserve"> severe wind loads on sliding glass doors.</w:t>
      </w:r>
    </w:p>
    <w:p w14:paraId="177C4CC8" w14:textId="77777777" w:rsidR="00574A45" w:rsidRPr="00312C2E" w:rsidRDefault="00574A45">
      <w:pPr>
        <w:widowControl w:val="0"/>
        <w:spacing w:line="240" w:lineRule="auto"/>
        <w:jc w:val="center"/>
        <w:rPr>
          <w:rPrChange w:id="1099" w:author="Mostafa Sameer" w:date="2024-10-16T00:55:00Z" w16du:dateUtc="2024-10-16T04:55:00Z">
            <w:rPr>
              <w:sz w:val="24"/>
              <w:szCs w:val="24"/>
            </w:rPr>
          </w:rPrChange>
        </w:rPr>
        <w:pPrChange w:id="1100" w:author="Mostafa Sameer" w:date="2024-10-16T00:38:00Z" w16du:dateUtc="2024-10-16T04:38:00Z">
          <w:pPr>
            <w:widowControl w:val="0"/>
            <w:spacing w:line="360" w:lineRule="auto"/>
            <w:jc w:val="center"/>
          </w:pPr>
        </w:pPrChange>
      </w:pPr>
      <w:r w:rsidRPr="00312C2E">
        <w:rPr>
          <w:noProof/>
          <w:rPrChange w:id="1101" w:author="Mostafa Sameer" w:date="2024-10-16T00:55:00Z" w16du:dateUtc="2024-10-16T04:55:00Z">
            <w:rPr>
              <w:noProof/>
              <w:sz w:val="24"/>
              <w:szCs w:val="24"/>
            </w:rPr>
          </w:rPrChange>
        </w:rPr>
        <w:drawing>
          <wp:inline distT="19050" distB="19050" distL="19050" distR="19050" wp14:anchorId="542D2349" wp14:editId="3F925AD4">
            <wp:extent cx="3749040" cy="2278380"/>
            <wp:effectExtent l="0" t="0" r="3810" b="7620"/>
            <wp:docPr id="1200523307" name="image5.jpg" descr="A diagram of a wind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jpg" descr="A diagram of a window&#10;&#10;Description automatically generated"/>
                    <pic:cNvPicPr preferRelativeResize="0"/>
                  </pic:nvPicPr>
                  <pic:blipFill>
                    <a:blip r:embed="rId21"/>
                    <a:srcRect/>
                    <a:stretch>
                      <a:fillRect/>
                    </a:stretch>
                  </pic:blipFill>
                  <pic:spPr>
                    <a:xfrm>
                      <a:off x="0" y="0"/>
                      <a:ext cx="3749040" cy="2278380"/>
                    </a:xfrm>
                    <a:prstGeom prst="rect">
                      <a:avLst/>
                    </a:prstGeom>
                    <a:ln/>
                  </pic:spPr>
                </pic:pic>
              </a:graphicData>
            </a:graphic>
          </wp:inline>
        </w:drawing>
      </w:r>
    </w:p>
    <w:p w14:paraId="169A5399" w14:textId="64912A6D" w:rsidR="00574A45" w:rsidRPr="00312C2E" w:rsidDel="00792097" w:rsidRDefault="00574A45">
      <w:pPr>
        <w:widowControl w:val="0"/>
        <w:spacing w:line="240" w:lineRule="auto"/>
        <w:rPr>
          <w:del w:id="1102" w:author="Mostafa Sameer" w:date="2024-10-16T01:08:00Z" w16du:dateUtc="2024-10-16T05:08:00Z"/>
          <w:sz w:val="20"/>
          <w:szCs w:val="20"/>
          <w:rPrChange w:id="1103" w:author="Mostafa Sameer" w:date="2024-10-16T00:56:00Z" w16du:dateUtc="2024-10-16T04:56:00Z">
            <w:rPr>
              <w:del w:id="1104" w:author="Mostafa Sameer" w:date="2024-10-16T01:08:00Z" w16du:dateUtc="2024-10-16T05:08:00Z"/>
            </w:rPr>
          </w:rPrChange>
        </w:rPr>
        <w:pPrChange w:id="1105" w:author="Mostafa Sameer" w:date="2024-10-16T00:38:00Z" w16du:dateUtc="2024-10-16T04:38:00Z">
          <w:pPr>
            <w:widowControl w:val="0"/>
            <w:spacing w:line="360" w:lineRule="auto"/>
            <w:jc w:val="center"/>
          </w:pPr>
        </w:pPrChange>
      </w:pPr>
      <w:r w:rsidRPr="00312C2E">
        <w:rPr>
          <w:sz w:val="20"/>
          <w:szCs w:val="20"/>
          <w:rPrChange w:id="1106" w:author="Mostafa Sameer" w:date="2024-10-16T00:56:00Z" w16du:dateUtc="2024-10-16T04:56:00Z">
            <w:rPr/>
          </w:rPrChange>
        </w:rPr>
        <w:t xml:space="preserve">Figure: </w:t>
      </w:r>
      <w:proofErr w:type="gramStart"/>
      <w:r w:rsidRPr="00312C2E">
        <w:rPr>
          <w:sz w:val="20"/>
          <w:szCs w:val="20"/>
          <w:rPrChange w:id="1107" w:author="Mostafa Sameer" w:date="2024-10-16T00:56:00Z" w16du:dateUtc="2024-10-16T04:56:00Z">
            <w:rPr/>
          </w:rPrChange>
        </w:rPr>
        <w:t>4  3</w:t>
      </w:r>
      <w:proofErr w:type="gramEnd"/>
      <w:r w:rsidRPr="00312C2E">
        <w:rPr>
          <w:sz w:val="20"/>
          <w:szCs w:val="20"/>
          <w:rPrChange w:id="1108" w:author="Mostafa Sameer" w:date="2024-10-16T00:56:00Z" w16du:dateUtc="2024-10-16T04:56:00Z">
            <w:rPr/>
          </w:rPrChange>
        </w:rPr>
        <w:t xml:space="preserve"> D Model </w:t>
      </w:r>
      <w:r w:rsidR="0036219E">
        <w:rPr>
          <w:sz w:val="20"/>
          <w:szCs w:val="20"/>
        </w:rPr>
        <w:t>of</w:t>
      </w:r>
      <w:r w:rsidRPr="00312C2E">
        <w:rPr>
          <w:sz w:val="20"/>
          <w:szCs w:val="20"/>
          <w:rPrChange w:id="1109" w:author="Mostafa Sameer" w:date="2024-10-16T00:56:00Z" w16du:dateUtc="2024-10-16T04:56:00Z">
            <w:rPr/>
          </w:rPrChange>
        </w:rPr>
        <w:t xml:space="preserve"> sliding glass door (a) Full view (b) Top Panel (c) Bottom Panel</w:t>
      </w:r>
    </w:p>
    <w:p w14:paraId="2307EF53" w14:textId="414FBC16" w:rsidR="0038056B" w:rsidRPr="00A64677" w:rsidRDefault="00574A45">
      <w:pPr>
        <w:widowControl w:val="0"/>
        <w:spacing w:line="240" w:lineRule="auto"/>
        <w:rPr>
          <w:sz w:val="20"/>
          <w:szCs w:val="20"/>
        </w:rPr>
        <w:pPrChange w:id="1110" w:author="Mostafa Sameer" w:date="2024-10-16T00:38:00Z" w16du:dateUtc="2024-10-16T04:38:00Z">
          <w:pPr>
            <w:widowControl w:val="0"/>
            <w:spacing w:line="360" w:lineRule="auto"/>
            <w:jc w:val="center"/>
          </w:pPr>
        </w:pPrChange>
      </w:pPr>
      <w:r w:rsidRPr="00312C2E">
        <w:rPr>
          <w:sz w:val="20"/>
          <w:szCs w:val="20"/>
          <w:rPrChange w:id="1111" w:author="Mostafa Sameer" w:date="2024-10-16T00:56:00Z" w16du:dateUtc="2024-10-16T04:56:00Z">
            <w:rPr/>
          </w:rPrChange>
        </w:rPr>
        <w:t xml:space="preserve">(Ref: </w:t>
      </w:r>
      <w:proofErr w:type="spellStart"/>
      <w:r w:rsidRPr="00312C2E">
        <w:rPr>
          <w:sz w:val="20"/>
          <w:szCs w:val="20"/>
          <w:rPrChange w:id="1112" w:author="Mostafa Sameer" w:date="2024-10-16T00:56:00Z" w16du:dateUtc="2024-10-16T04:56:00Z">
            <w:rPr/>
          </w:rPrChange>
        </w:rPr>
        <w:t>Moravej</w:t>
      </w:r>
      <w:proofErr w:type="spellEnd"/>
      <w:r w:rsidRPr="00312C2E">
        <w:rPr>
          <w:sz w:val="20"/>
          <w:szCs w:val="20"/>
          <w:rPrChange w:id="1113" w:author="Mostafa Sameer" w:date="2024-10-16T00:56:00Z" w16du:dateUtc="2024-10-16T04:56:00Z">
            <w:rPr/>
          </w:rPrChange>
        </w:rPr>
        <w:t xml:space="preserve">, M., Arya, B., </w:t>
      </w:r>
      <w:proofErr w:type="spellStart"/>
      <w:r w:rsidRPr="00312C2E">
        <w:rPr>
          <w:sz w:val="20"/>
          <w:szCs w:val="20"/>
          <w:rPrChange w:id="1114" w:author="Mostafa Sameer" w:date="2024-10-16T00:56:00Z" w16du:dateUtc="2024-10-16T04:56:00Z">
            <w:rPr/>
          </w:rPrChange>
        </w:rPr>
        <w:t>Simsir</w:t>
      </w:r>
      <w:proofErr w:type="spellEnd"/>
      <w:r w:rsidRPr="00312C2E">
        <w:rPr>
          <w:sz w:val="20"/>
          <w:szCs w:val="20"/>
          <w:rPrChange w:id="1115" w:author="Mostafa Sameer" w:date="2024-10-16T00:56:00Z" w16du:dateUtc="2024-10-16T04:56:00Z">
            <w:rPr/>
          </w:rPrChange>
        </w:rPr>
        <w:t xml:space="preserve">, C., &amp; Jain, A. (2021). Impact </w:t>
      </w:r>
      <w:r w:rsidR="0036219E">
        <w:rPr>
          <w:sz w:val="20"/>
          <w:szCs w:val="20"/>
        </w:rPr>
        <w:t>of</w:t>
      </w:r>
      <w:r w:rsidRPr="00312C2E">
        <w:rPr>
          <w:sz w:val="20"/>
          <w:szCs w:val="20"/>
          <w:rPrChange w:id="1116" w:author="Mostafa Sameer" w:date="2024-10-16T00:56:00Z" w16du:dateUtc="2024-10-16T04:56:00Z">
            <w:rPr/>
          </w:rPrChange>
        </w:rPr>
        <w:t xml:space="preserve"> Extreme Wind Loads on Sliding Glass Doors. 6th American Association for Wind Engineering Workshop, Clemson University, SC, USA.)</w:t>
      </w:r>
    </w:p>
    <w:p w14:paraId="5FAB92D7" w14:textId="38BDADCE" w:rsidR="00574A45" w:rsidRDefault="00574A45" w:rsidP="00125309">
      <w:pPr>
        <w:pStyle w:val="Heading2"/>
        <w:spacing w:line="360" w:lineRule="auto"/>
        <w:jc w:val="both"/>
        <w:rPr>
          <w:sz w:val="22"/>
          <w:szCs w:val="22"/>
        </w:rPr>
      </w:pPr>
      <w:bookmarkStart w:id="1117" w:name="_Toc180058623"/>
      <w:r w:rsidRPr="00312C2E">
        <w:rPr>
          <w:sz w:val="22"/>
          <w:szCs w:val="22"/>
          <w:rPrChange w:id="1118" w:author="Mostafa Sameer" w:date="2024-10-16T00:55:00Z" w16du:dateUtc="2024-10-16T04:55:00Z">
            <w:rPr>
              <w:sz w:val="24"/>
              <w:szCs w:val="24"/>
            </w:rPr>
          </w:rPrChange>
        </w:rPr>
        <w:lastRenderedPageBreak/>
        <w:t xml:space="preserve">According to the research, panel joints may be subjected to considerable bending </w:t>
      </w:r>
      <w:r w:rsidR="0036219E">
        <w:rPr>
          <w:sz w:val="22"/>
          <w:szCs w:val="22"/>
        </w:rPr>
        <w:t>and</w:t>
      </w:r>
      <w:r w:rsidRPr="00312C2E">
        <w:rPr>
          <w:sz w:val="22"/>
          <w:szCs w:val="22"/>
          <w:rPrChange w:id="1119" w:author="Mostafa Sameer" w:date="2024-10-16T00:55:00Z" w16du:dateUtc="2024-10-16T04:55:00Z">
            <w:rPr>
              <w:sz w:val="24"/>
              <w:szCs w:val="24"/>
            </w:rPr>
          </w:rPrChange>
        </w:rPr>
        <w:t xml:space="preserve"> loads that are higher than the elastic limit, which might result in irreversible deformations. They underlined the need for thorough inspections as minor flaws like joint rotation </w:t>
      </w:r>
      <w:r w:rsidR="0036219E">
        <w:rPr>
          <w:sz w:val="22"/>
          <w:szCs w:val="22"/>
        </w:rPr>
        <w:t>and</w:t>
      </w:r>
      <w:r w:rsidRPr="00312C2E">
        <w:rPr>
          <w:sz w:val="22"/>
          <w:szCs w:val="22"/>
          <w:rPrChange w:id="1120" w:author="Mostafa Sameer" w:date="2024-10-16T00:55:00Z" w16du:dateUtc="2024-10-16T04:55:00Z">
            <w:rPr>
              <w:sz w:val="24"/>
              <w:szCs w:val="24"/>
            </w:rPr>
          </w:rPrChange>
        </w:rPr>
        <w:t xml:space="preserve"> frame separation might impair the door system's overall performance in subsequent wind events</w:t>
      </w:r>
      <w:r w:rsidR="00125309">
        <w:rPr>
          <w:sz w:val="22"/>
          <w:szCs w:val="22"/>
        </w:rPr>
        <w:t>.</w:t>
      </w:r>
      <w:bookmarkEnd w:id="1117"/>
      <w:del w:id="1121" w:author="Mostafa Sameer" w:date="2024-10-16T00:40:00Z" w16du:dateUtc="2024-10-16T04:40:00Z">
        <w:r w:rsidRPr="00312C2E" w:rsidDel="0038056B">
          <w:rPr>
            <w:sz w:val="22"/>
            <w:szCs w:val="22"/>
            <w:rPrChange w:id="1122" w:author="Mostafa Sameer" w:date="2024-10-16T00:55:00Z" w16du:dateUtc="2024-10-16T04:55:00Z">
              <w:rPr>
                <w:sz w:val="24"/>
                <w:szCs w:val="24"/>
              </w:rPr>
            </w:rPrChange>
          </w:rPr>
          <w:delText xml:space="preserve"> </w:delText>
        </w:r>
      </w:del>
    </w:p>
    <w:p w14:paraId="000000BB" w14:textId="3292E27B" w:rsidR="00A67222" w:rsidRPr="00312C2E" w:rsidRDefault="005F6334">
      <w:pPr>
        <w:pStyle w:val="Heading2"/>
        <w:pPrChange w:id="1123" w:author="Mostafa Sameer" w:date="2024-10-16T00:39:00Z" w16du:dateUtc="2024-10-16T04:39:00Z">
          <w:pPr>
            <w:numPr>
              <w:numId w:val="1"/>
            </w:numPr>
            <w:pBdr>
              <w:top w:val="nil"/>
              <w:left w:val="nil"/>
              <w:bottom w:val="nil"/>
              <w:right w:val="nil"/>
              <w:between w:val="nil"/>
            </w:pBdr>
            <w:spacing w:line="360" w:lineRule="auto"/>
            <w:ind w:left="1080" w:hanging="720"/>
            <w:jc w:val="both"/>
          </w:pPr>
        </w:pPrChange>
      </w:pPr>
      <w:del w:id="1124" w:author="Mostafa Sameer" w:date="2024-10-16T00:39:00Z" w16du:dateUtc="2024-10-16T04:39:00Z">
        <w:r w:rsidRPr="00312C2E" w:rsidDel="0038056B">
          <w:rPr>
            <w:sz w:val="22"/>
            <w:szCs w:val="22"/>
          </w:rPr>
          <w:delText>Dr. Chowdhury’s</w:delText>
        </w:r>
      </w:del>
      <w:bookmarkStart w:id="1125" w:name="_Toc180058624"/>
      <w:ins w:id="1126" w:author="Mostafa Sameer" w:date="2024-10-16T00:39:00Z" w16du:dateUtc="2024-10-16T04:39:00Z">
        <w:r w:rsidR="0038056B" w:rsidRPr="00312C2E">
          <w:rPr>
            <w:b/>
            <w:bCs/>
            <w:sz w:val="22"/>
            <w:szCs w:val="22"/>
            <w:rPrChange w:id="1127" w:author="Mostafa Sameer" w:date="2024-10-16T00:55:00Z" w16du:dateUtc="2024-10-16T04:55:00Z">
              <w:rPr/>
            </w:rPrChange>
          </w:rPr>
          <w:t>2.7 FIU</w:t>
        </w:r>
      </w:ins>
      <w:r w:rsidRPr="00312C2E">
        <w:rPr>
          <w:b/>
          <w:bCs/>
          <w:sz w:val="22"/>
          <w:szCs w:val="22"/>
          <w:rPrChange w:id="1128" w:author="Mostafa Sameer" w:date="2024-10-16T00:55:00Z" w16du:dateUtc="2024-10-16T04:55:00Z">
            <w:rPr/>
          </w:rPrChange>
        </w:rPr>
        <w:t xml:space="preserve"> Experiment on WDR on SGDs</w:t>
      </w:r>
      <w:bookmarkEnd w:id="1125"/>
      <w:r w:rsidRPr="00312C2E">
        <w:rPr>
          <w:b/>
          <w:bCs/>
          <w:sz w:val="22"/>
          <w:szCs w:val="22"/>
          <w:rPrChange w:id="1129" w:author="Mostafa Sameer" w:date="2024-10-16T00:55:00Z" w16du:dateUtc="2024-10-16T04:55:00Z">
            <w:rPr/>
          </w:rPrChange>
        </w:rPr>
        <w:t xml:space="preserve">  </w:t>
      </w:r>
    </w:p>
    <w:p w14:paraId="000000BC" w14:textId="2C1324CF" w:rsidR="00A67222" w:rsidRPr="00312C2E" w:rsidRDefault="005F6334">
      <w:pPr>
        <w:widowControl w:val="0"/>
        <w:spacing w:line="360" w:lineRule="auto"/>
        <w:jc w:val="both"/>
        <w:rPr>
          <w:rPrChange w:id="1130" w:author="Mostafa Sameer" w:date="2024-10-16T00:55:00Z" w16du:dateUtc="2024-10-16T04:55:00Z">
            <w:rPr>
              <w:sz w:val="24"/>
              <w:szCs w:val="24"/>
            </w:rPr>
          </w:rPrChange>
        </w:rPr>
      </w:pPr>
      <w:r w:rsidRPr="00312C2E">
        <w:rPr>
          <w:rPrChange w:id="1131" w:author="Mostafa Sameer" w:date="2024-10-16T00:55:00Z" w16du:dateUtc="2024-10-16T04:55:00Z">
            <w:rPr>
              <w:sz w:val="24"/>
              <w:szCs w:val="24"/>
            </w:rPr>
          </w:rPrChange>
        </w:rPr>
        <w:t xml:space="preserve">The study sheds important light on the weaknesses in building exterior components </w:t>
      </w:r>
      <w:r w:rsidR="0036219E">
        <w:t>and</w:t>
      </w:r>
      <w:r w:rsidRPr="00312C2E">
        <w:rPr>
          <w:rPrChange w:id="1132" w:author="Mostafa Sameer" w:date="2024-10-16T00:55:00Z" w16du:dateUtc="2024-10-16T04:55:00Z">
            <w:rPr>
              <w:sz w:val="24"/>
              <w:szCs w:val="24"/>
            </w:rPr>
          </w:rPrChange>
        </w:rPr>
        <w:t xml:space="preserve"> the need for stronger design </w:t>
      </w:r>
      <w:r w:rsidR="0036219E">
        <w:t>and</w:t>
      </w:r>
      <w:r w:rsidRPr="00312C2E">
        <w:rPr>
          <w:rPrChange w:id="1133" w:author="Mostafa Sameer" w:date="2024-10-16T00:55:00Z" w16du:dateUtc="2024-10-16T04:55:00Z">
            <w:rPr>
              <w:sz w:val="24"/>
              <w:szCs w:val="24"/>
            </w:rPr>
          </w:rPrChange>
        </w:rPr>
        <w:t xml:space="preserve"> inspection guidelines to increase resilience in the face </w:t>
      </w:r>
      <w:r w:rsidR="0036219E">
        <w:t>of</w:t>
      </w:r>
      <w:r w:rsidRPr="00312C2E">
        <w:rPr>
          <w:rPrChange w:id="1134" w:author="Mostafa Sameer" w:date="2024-10-16T00:55:00Z" w16du:dateUtc="2024-10-16T04:55:00Z">
            <w:rPr>
              <w:sz w:val="24"/>
              <w:szCs w:val="24"/>
            </w:rPr>
          </w:rPrChange>
        </w:rPr>
        <w:t xml:space="preserve"> harsh weather. The consequences </w:t>
      </w:r>
      <w:r w:rsidR="0036219E">
        <w:t>of</w:t>
      </w:r>
      <w:r w:rsidRPr="00312C2E">
        <w:rPr>
          <w:rPrChange w:id="1135" w:author="Mostafa Sameer" w:date="2024-10-16T00:55:00Z" w16du:dateUtc="2024-10-16T04:55:00Z">
            <w:rPr>
              <w:sz w:val="24"/>
              <w:szCs w:val="24"/>
            </w:rPr>
          </w:rPrChange>
        </w:rPr>
        <w:t xml:space="preserve"> wind-driven rain (WDR) intrusion on building interiors, especially during storms, are examined by </w:t>
      </w:r>
      <w:proofErr w:type="spellStart"/>
      <w:r w:rsidRPr="0024042C">
        <w:rPr>
          <w:bCs/>
          <w:rPrChange w:id="1136" w:author="Mostafa Sameer" w:date="2024-10-16T01:08:00Z" w16du:dateUtc="2024-10-16T05:08:00Z">
            <w:rPr>
              <w:b/>
              <w:sz w:val="24"/>
              <w:szCs w:val="24"/>
            </w:rPr>
          </w:rPrChange>
        </w:rPr>
        <w:t>Vutukuru</w:t>
      </w:r>
      <w:proofErr w:type="spellEnd"/>
      <w:r w:rsidRPr="0024042C">
        <w:rPr>
          <w:bCs/>
          <w:rPrChange w:id="1137" w:author="Mostafa Sameer" w:date="2024-10-16T01:08:00Z" w16du:dateUtc="2024-10-16T05:08:00Z">
            <w:rPr>
              <w:b/>
              <w:sz w:val="24"/>
              <w:szCs w:val="24"/>
            </w:rPr>
          </w:rPrChange>
        </w:rPr>
        <w:t xml:space="preserve"> et al. (2024)</w:t>
      </w:r>
      <w:r w:rsidRPr="0024042C">
        <w:rPr>
          <w:bCs/>
          <w:rPrChange w:id="1138" w:author="Mostafa Sameer" w:date="2024-10-16T01:08:00Z" w16du:dateUtc="2024-10-16T05:08:00Z">
            <w:rPr>
              <w:sz w:val="24"/>
              <w:szCs w:val="24"/>
            </w:rPr>
          </w:rPrChange>
        </w:rPr>
        <w:t>.</w:t>
      </w:r>
      <w:r w:rsidRPr="00312C2E">
        <w:rPr>
          <w:rPrChange w:id="1139" w:author="Mostafa Sameer" w:date="2024-10-16T00:55:00Z" w16du:dateUtc="2024-10-16T04:55:00Z">
            <w:rPr>
              <w:sz w:val="24"/>
              <w:szCs w:val="24"/>
            </w:rPr>
          </w:rPrChange>
        </w:rPr>
        <w:t xml:space="preserve"> The research carried performed full-scale simulations with </w:t>
      </w:r>
      <w:r w:rsidR="0036219E">
        <w:t>and</w:t>
      </w:r>
      <w:r w:rsidRPr="00312C2E">
        <w:rPr>
          <w:rPrChange w:id="1140" w:author="Mostafa Sameer" w:date="2024-10-16T00:55:00Z" w16du:dateUtc="2024-10-16T04:55:00Z">
            <w:rPr>
              <w:sz w:val="24"/>
              <w:szCs w:val="24"/>
            </w:rPr>
          </w:rPrChange>
        </w:rPr>
        <w:t xml:space="preserve"> without shutters to evaluate rain penetration through sliding glass doors under different wind conditions using the NHERI Wall </w:t>
      </w:r>
      <w:r w:rsidR="0036219E">
        <w:t>of</w:t>
      </w:r>
      <w:r w:rsidRPr="00312C2E">
        <w:rPr>
          <w:rPrChange w:id="1141" w:author="Mostafa Sameer" w:date="2024-10-16T00:55:00Z" w16du:dateUtc="2024-10-16T04:55:00Z">
            <w:rPr>
              <w:sz w:val="24"/>
              <w:szCs w:val="24"/>
            </w:rPr>
          </w:rPrChange>
        </w:rPr>
        <w:t xml:space="preserve"> Wind Experimental Facility. Findings show considerable water incursion even below present design criteria, emphasizing how crucial realistic testing is to precise risk modeling </w:t>
      </w:r>
      <w:r w:rsidR="0036219E">
        <w:t>and</w:t>
      </w:r>
      <w:r w:rsidRPr="00312C2E">
        <w:rPr>
          <w:rPrChange w:id="1142" w:author="Mostafa Sameer" w:date="2024-10-16T00:55:00Z" w16du:dateUtc="2024-10-16T04:55:00Z">
            <w:rPr>
              <w:sz w:val="24"/>
              <w:szCs w:val="24"/>
            </w:rPr>
          </w:rPrChange>
        </w:rPr>
        <w:t xml:space="preserve"> loss quantification. As per </w:t>
      </w:r>
      <w:sdt>
        <w:sdtPr>
          <w:rPr>
            <w:color w:val="000000"/>
          </w:rPr>
          <w:tag w:val="MENDELEY_CITATION_v3_eyJjaXRhdGlvbklEIjoiTUVOREVMRVlfQ0lUQVRJT05fMWEwOTk2MjctZTNiYS00ZTc5LWJlMjgtNzc2MGM5NDI0NDE0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
          <w:id w:val="-1870136595"/>
          <w:placeholder>
            <w:docPart w:val="DefaultPlaceholder_-1854013440"/>
          </w:placeholder>
        </w:sdtPr>
        <w:sdtEndPr/>
        <w:sdtContent>
          <w:r w:rsidR="00021A52" w:rsidRPr="00021A52">
            <w:rPr>
              <w:color w:val="000000"/>
            </w:rPr>
            <w:t>(Chowdhury et al. 2021)</w:t>
          </w:r>
        </w:sdtContent>
      </w:sdt>
      <w:del w:id="1143" w:author="Mostafa Sameer" w:date="2024-10-16T01:08:00Z" w16du:dateUtc="2024-10-16T05:08:00Z">
        <w:r w:rsidRPr="00312C2E" w:rsidDel="0024042C">
          <w:rPr>
            <w:rPrChange w:id="1144" w:author="Mostafa Sameer" w:date="2024-10-16T00:55:00Z" w16du:dateUtc="2024-10-16T04:55:00Z">
              <w:rPr>
                <w:sz w:val="24"/>
                <w:szCs w:val="24"/>
              </w:rPr>
            </w:rPrChange>
          </w:rPr>
          <w:delText xml:space="preserve">(Vutukuru et al., 2024), </w:delText>
        </w:r>
      </w:del>
      <w:r w:rsidRPr="00312C2E">
        <w:rPr>
          <w:rPrChange w:id="1145" w:author="Mostafa Sameer" w:date="2024-10-16T00:55:00Z" w16du:dateUtc="2024-10-16T04:55:00Z">
            <w:rPr>
              <w:sz w:val="24"/>
              <w:szCs w:val="24"/>
            </w:rPr>
          </w:rPrChange>
        </w:rPr>
        <w:t>underst</w:t>
      </w:r>
      <w:r w:rsidR="0036219E">
        <w:t>and</w:t>
      </w:r>
      <w:r w:rsidRPr="00312C2E">
        <w:rPr>
          <w:rPrChange w:id="1146" w:author="Mostafa Sameer" w:date="2024-10-16T00:55:00Z" w16du:dateUtc="2024-10-16T04:55:00Z">
            <w:rPr>
              <w:sz w:val="24"/>
              <w:szCs w:val="24"/>
            </w:rPr>
          </w:rPrChange>
        </w:rPr>
        <w:t xml:space="preserve">ing how various elements, such as the speed </w:t>
      </w:r>
      <w:r w:rsidR="0036219E">
        <w:t>and</w:t>
      </w:r>
      <w:r w:rsidRPr="00312C2E">
        <w:rPr>
          <w:rPrChange w:id="1147" w:author="Mostafa Sameer" w:date="2024-10-16T00:55:00Z" w16du:dateUtc="2024-10-16T04:55:00Z">
            <w:rPr>
              <w:sz w:val="24"/>
              <w:szCs w:val="24"/>
            </w:rPr>
          </w:rPrChange>
        </w:rPr>
        <w:t xml:space="preserve"> direction </w:t>
      </w:r>
      <w:r w:rsidR="0036219E">
        <w:t>of</w:t>
      </w:r>
      <w:r w:rsidRPr="00312C2E">
        <w:rPr>
          <w:rPrChange w:id="1148" w:author="Mostafa Sameer" w:date="2024-10-16T00:55:00Z" w16du:dateUtc="2024-10-16T04:55:00Z">
            <w:rPr>
              <w:sz w:val="24"/>
              <w:szCs w:val="24"/>
            </w:rPr>
          </w:rPrChange>
        </w:rPr>
        <w:t xml:space="preserve"> the wind, </w:t>
      </w:r>
      <w:r w:rsidR="0036219E">
        <w:t>and</w:t>
      </w:r>
      <w:r w:rsidRPr="00312C2E">
        <w:rPr>
          <w:rPrChange w:id="1149" w:author="Mostafa Sameer" w:date="2024-10-16T00:55:00Z" w16du:dateUtc="2024-10-16T04:55:00Z">
            <w:rPr>
              <w:sz w:val="24"/>
              <w:szCs w:val="24"/>
            </w:rPr>
          </w:rPrChange>
        </w:rPr>
        <w:t xml:space="preserve"> shutter usage, impact water intrusion into buildings is the primary objective </w:t>
      </w:r>
      <w:r w:rsidR="0036219E">
        <w:t>of</w:t>
      </w:r>
      <w:r w:rsidRPr="00312C2E">
        <w:rPr>
          <w:rPrChange w:id="1150" w:author="Mostafa Sameer" w:date="2024-10-16T00:55:00Z" w16du:dateUtc="2024-10-16T04:55:00Z">
            <w:rPr>
              <w:sz w:val="24"/>
              <w:szCs w:val="24"/>
            </w:rPr>
          </w:rPrChange>
        </w:rPr>
        <w:t xml:space="preserve"> both the shutter mitigation effect </w:t>
      </w:r>
      <w:r w:rsidR="0036219E">
        <w:t>of</w:t>
      </w:r>
      <w:r w:rsidRPr="00312C2E">
        <w:rPr>
          <w:rPrChange w:id="1151" w:author="Mostafa Sameer" w:date="2024-10-16T00:55:00Z" w16du:dateUtc="2024-10-16T04:55:00Z">
            <w:rPr>
              <w:sz w:val="24"/>
              <w:szCs w:val="24"/>
            </w:rPr>
          </w:rPrChange>
        </w:rPr>
        <w:t xml:space="preserve"> wind-driven rain (WDR) </w:t>
      </w:r>
      <w:r w:rsidR="0036219E">
        <w:t>and</w:t>
      </w:r>
      <w:r w:rsidRPr="00312C2E">
        <w:rPr>
          <w:rPrChange w:id="1152" w:author="Mostafa Sameer" w:date="2024-10-16T00:55:00Z" w16du:dateUtc="2024-10-16T04:55:00Z">
            <w:rPr>
              <w:sz w:val="24"/>
              <w:szCs w:val="24"/>
            </w:rPr>
          </w:rPrChange>
        </w:rPr>
        <w:t xml:space="preserve"> the research on water intrusion via sliding glass doors.</w:t>
      </w:r>
    </w:p>
    <w:p w14:paraId="000000BD" w14:textId="4FBED6B3" w:rsidR="00A67222" w:rsidRPr="00312C2E" w:rsidRDefault="005F6334">
      <w:pPr>
        <w:spacing w:before="240" w:line="360" w:lineRule="auto"/>
        <w:jc w:val="both"/>
        <w:rPr>
          <w:rPrChange w:id="1153" w:author="Mostafa Sameer" w:date="2024-10-16T00:55:00Z" w16du:dateUtc="2024-10-16T04:55:00Z">
            <w:rPr>
              <w:sz w:val="24"/>
              <w:szCs w:val="24"/>
            </w:rPr>
          </w:rPrChange>
        </w:rPr>
      </w:pPr>
      <w:r w:rsidRPr="00312C2E">
        <w:rPr>
          <w:rPrChange w:id="1154" w:author="Mostafa Sameer" w:date="2024-10-16T00:55:00Z" w16du:dateUtc="2024-10-16T04:55:00Z">
            <w:rPr>
              <w:sz w:val="24"/>
              <w:szCs w:val="24"/>
            </w:rPr>
          </w:rPrChange>
        </w:rPr>
        <w:t xml:space="preserve">TAS 201, 202, </w:t>
      </w:r>
      <w:r w:rsidR="0036219E">
        <w:t>and</w:t>
      </w:r>
      <w:r w:rsidRPr="00312C2E">
        <w:rPr>
          <w:rPrChange w:id="1155" w:author="Mostafa Sameer" w:date="2024-10-16T00:55:00Z" w16du:dateUtc="2024-10-16T04:55:00Z">
            <w:rPr>
              <w:sz w:val="24"/>
              <w:szCs w:val="24"/>
            </w:rPr>
          </w:rPrChange>
        </w:rPr>
        <w:t xml:space="preserve"> 203 [14, 15, 16] may apply to Florida Building Code-established sliding glass door systems in the High-Velocity Hurricane Zone (HVHZ). TAS 201 evaluates windborne particle effects, TAS 202 tests uniform static air pressure </w:t>
      </w:r>
      <w:r w:rsidR="0036219E">
        <w:t>and</w:t>
      </w:r>
      <w:r w:rsidRPr="00312C2E">
        <w:rPr>
          <w:rPrChange w:id="1156" w:author="Mostafa Sameer" w:date="2024-10-16T00:55:00Z" w16du:dateUtc="2024-10-16T04:55:00Z">
            <w:rPr>
              <w:sz w:val="24"/>
              <w:szCs w:val="24"/>
            </w:rPr>
          </w:rPrChange>
        </w:rPr>
        <w:t xml:space="preserve"> water penetration, </w:t>
      </w:r>
      <w:r w:rsidR="0036219E">
        <w:t>and</w:t>
      </w:r>
      <w:r w:rsidRPr="00312C2E">
        <w:rPr>
          <w:rPrChange w:id="1157" w:author="Mostafa Sameer" w:date="2024-10-16T00:55:00Z" w16du:dateUtc="2024-10-16T04:55:00Z">
            <w:rPr>
              <w:sz w:val="24"/>
              <w:szCs w:val="24"/>
            </w:rPr>
          </w:rPrChange>
        </w:rPr>
        <w:t xml:space="preserve"> TAS 203 tests cyclic pressure loadings. Only TAS 202 applies to nonimpact-rated sliding glass doors. These testing st</w:t>
      </w:r>
      <w:r w:rsidR="0036219E">
        <w:t>and</w:t>
      </w:r>
      <w:r w:rsidRPr="00312C2E">
        <w:rPr>
          <w:rPrChange w:id="1158" w:author="Mostafa Sameer" w:date="2024-10-16T00:55:00Z" w16du:dateUtc="2024-10-16T04:55:00Z">
            <w:rPr>
              <w:sz w:val="24"/>
              <w:szCs w:val="24"/>
            </w:rPr>
          </w:rPrChange>
        </w:rPr>
        <w:t>ards experimentally validate door design pressure (DP), the uniform static positive or negative air pressure on a door system is supposed to tolerate service load.</w:t>
      </w:r>
      <w:r w:rsidRPr="00312C2E">
        <w:rPr>
          <w:rPrChange w:id="1159" w:author="Mostafa Sameer" w:date="2024-10-16T00:55:00Z" w16du:dateUtc="2024-10-16T04:55:00Z">
            <w:rPr>
              <w:sz w:val="24"/>
              <w:szCs w:val="24"/>
            </w:rPr>
          </w:rPrChange>
        </w:rPr>
        <w:br/>
        <w:t xml:space="preserve"> Due to the testing parameters, only TAS 202 covers HVHZ water intrusion. Positive </w:t>
      </w:r>
      <w:r w:rsidR="0036219E">
        <w:t>and</w:t>
      </w:r>
      <w:r w:rsidRPr="00312C2E">
        <w:rPr>
          <w:rPrChange w:id="1160" w:author="Mostafa Sameer" w:date="2024-10-16T00:55:00Z" w16du:dateUtc="2024-10-16T04:55:00Z">
            <w:rPr>
              <w:sz w:val="24"/>
              <w:szCs w:val="24"/>
            </w:rPr>
          </w:rPrChange>
        </w:rPr>
        <w:t xml:space="preserve"> negative 75% DP is applied for 30 seconds in the TAS 202 test procedure. At 150% DP, the identical 30-second process is repeated. After passing uniform static pressure testing, the door assembly receives 5 gallons per hour (gph) per square foot </w:t>
      </w:r>
      <w:r w:rsidR="0036219E">
        <w:t>of</w:t>
      </w:r>
      <w:r w:rsidRPr="00312C2E">
        <w:rPr>
          <w:rPrChange w:id="1161" w:author="Mostafa Sameer" w:date="2024-10-16T00:55:00Z" w16du:dateUtc="2024-10-16T04:55:00Z">
            <w:rPr>
              <w:sz w:val="24"/>
              <w:szCs w:val="24"/>
            </w:rPr>
          </w:rPrChange>
        </w:rPr>
        <w:t xml:space="preserve"> water. The test specimen received 8.02 inches </w:t>
      </w:r>
      <w:r w:rsidR="0036219E">
        <w:t>of</w:t>
      </w:r>
      <w:r w:rsidRPr="00312C2E">
        <w:rPr>
          <w:rPrChange w:id="1162" w:author="Mostafa Sameer" w:date="2024-10-16T00:55:00Z" w16du:dateUtc="2024-10-16T04:55:00Z">
            <w:rPr>
              <w:sz w:val="24"/>
              <w:szCs w:val="24"/>
            </w:rPr>
          </w:rPrChange>
        </w:rPr>
        <w:t xml:space="preserve"> rain per hour. </w:t>
      </w:r>
    </w:p>
    <w:p w14:paraId="000000BE" w14:textId="0B0ED05A" w:rsidR="00A67222" w:rsidRPr="00312C2E" w:rsidRDefault="005F6334">
      <w:pPr>
        <w:spacing w:before="240" w:line="360" w:lineRule="auto"/>
        <w:jc w:val="both"/>
        <w:rPr>
          <w:rPrChange w:id="1163" w:author="Mostafa Sameer" w:date="2024-10-16T00:55:00Z" w16du:dateUtc="2024-10-16T04:55:00Z">
            <w:rPr>
              <w:sz w:val="24"/>
              <w:szCs w:val="24"/>
            </w:rPr>
          </w:rPrChange>
        </w:rPr>
      </w:pPr>
      <w:r w:rsidRPr="00312C2E">
        <w:rPr>
          <w:rPrChange w:id="1164" w:author="Mostafa Sameer" w:date="2024-10-16T00:55:00Z" w16du:dateUtc="2024-10-16T04:55:00Z">
            <w:rPr>
              <w:sz w:val="24"/>
              <w:szCs w:val="24"/>
            </w:rPr>
          </w:rPrChange>
        </w:rPr>
        <w:t xml:space="preserve">The rain simulation must be done during TAS with a minimum static air pressure </w:t>
      </w:r>
      <w:r w:rsidR="0036219E">
        <w:t>of</w:t>
      </w:r>
      <w:r w:rsidRPr="00312C2E">
        <w:rPr>
          <w:rPrChange w:id="1165" w:author="Mostafa Sameer" w:date="2024-10-16T00:55:00Z" w16du:dateUtc="2024-10-16T04:55:00Z">
            <w:rPr>
              <w:sz w:val="24"/>
              <w:szCs w:val="24"/>
            </w:rPr>
          </w:rPrChange>
        </w:rPr>
        <w:t xml:space="preserve"> 15% DP above the sliding glass door for 15 minutes. We present two reasons why this approach is inadequate to evaluate a sliding glass door assembly's water resistance: First, under service conditions, water intrusion requirements are satisfied at 15% lower DP than hurricane-level WDR events for sliding </w:t>
      </w:r>
      <w:r w:rsidRPr="00312C2E">
        <w:rPr>
          <w:rPrChange w:id="1166" w:author="Mostafa Sameer" w:date="2024-10-16T00:55:00Z" w16du:dateUtc="2024-10-16T04:55:00Z">
            <w:rPr>
              <w:sz w:val="24"/>
              <w:szCs w:val="24"/>
            </w:rPr>
          </w:rPrChange>
        </w:rPr>
        <w:lastRenderedPageBreak/>
        <w:t xml:space="preserve">glass doors. Second, static air pressure can measure the sliding glass door assembly's strength, but it cannot imitate the hurricane's wind </w:t>
      </w:r>
      <w:r w:rsidR="0036219E">
        <w:t>and</w:t>
      </w:r>
      <w:r w:rsidRPr="00312C2E">
        <w:rPr>
          <w:rPrChange w:id="1167" w:author="Mostafa Sameer" w:date="2024-10-16T00:55:00Z" w16du:dateUtc="2024-10-16T04:55:00Z">
            <w:rPr>
              <w:sz w:val="24"/>
              <w:szCs w:val="24"/>
            </w:rPr>
          </w:rPrChange>
        </w:rPr>
        <w:t xml:space="preserve"> rain's dynamic, time-dependent assault. Even though wind-induced inertial force is a major factor driving water intrusion, st</w:t>
      </w:r>
      <w:r w:rsidR="0036219E">
        <w:t>and</w:t>
      </w:r>
      <w:r w:rsidRPr="00312C2E">
        <w:rPr>
          <w:rPrChange w:id="1168" w:author="Mostafa Sameer" w:date="2024-10-16T00:55:00Z" w16du:dateUtc="2024-10-16T04:55:00Z">
            <w:rPr>
              <w:sz w:val="24"/>
              <w:szCs w:val="24"/>
            </w:rPr>
          </w:rPrChange>
        </w:rPr>
        <w:t>ard test methods do not account for the dynamic interaction that may drive water through a suspected envelope flow.</w:t>
      </w:r>
    </w:p>
    <w:p w14:paraId="000000BF" w14:textId="1BFE2513" w:rsidR="00A67222" w:rsidRPr="00312C2E" w:rsidRDefault="005F6334">
      <w:pPr>
        <w:spacing w:line="360" w:lineRule="auto"/>
        <w:jc w:val="both"/>
        <w:rPr>
          <w:rPrChange w:id="1169" w:author="Mostafa Sameer" w:date="2024-10-16T00:55:00Z" w16du:dateUtc="2024-10-16T04:55:00Z">
            <w:rPr>
              <w:sz w:val="24"/>
              <w:szCs w:val="24"/>
            </w:rPr>
          </w:rPrChange>
        </w:rPr>
      </w:pPr>
      <w:r w:rsidRPr="00312C2E">
        <w:rPr>
          <w:rPrChange w:id="1170" w:author="Mostafa Sameer" w:date="2024-10-16T00:55:00Z" w16du:dateUtc="2024-10-16T04:55:00Z">
            <w:rPr>
              <w:sz w:val="24"/>
              <w:szCs w:val="24"/>
            </w:rPr>
          </w:rPrChange>
        </w:rPr>
        <w:t xml:space="preserve">Carry out a thorough examination </w:t>
      </w:r>
      <w:r w:rsidR="0036219E">
        <w:t>of</w:t>
      </w:r>
      <w:r w:rsidRPr="00312C2E">
        <w:rPr>
          <w:rPrChange w:id="1171" w:author="Mostafa Sameer" w:date="2024-10-16T00:55:00Z" w16du:dateUtc="2024-10-16T04:55:00Z">
            <w:rPr>
              <w:sz w:val="24"/>
              <w:szCs w:val="24"/>
            </w:rPr>
          </w:rPrChange>
        </w:rPr>
        <w:t xml:space="preserve"> the rules </w:t>
      </w:r>
      <w:r w:rsidR="0036219E">
        <w:t>and</w:t>
      </w:r>
      <w:r w:rsidRPr="00312C2E">
        <w:rPr>
          <w:rPrChange w:id="1172" w:author="Mostafa Sameer" w:date="2024-10-16T00:55:00Z" w16du:dateUtc="2024-10-16T04:55:00Z">
            <w:rPr>
              <w:sz w:val="24"/>
              <w:szCs w:val="24"/>
            </w:rPr>
          </w:rPrChange>
        </w:rPr>
        <w:t xml:space="preserve"> criteria that are currently in place for WDR penetration via sliding glass door tracks, paying special attention to those that apply to hurricane conditions in Miami. This entails evaluating the benefits </w:t>
      </w:r>
      <w:r w:rsidR="0036219E">
        <w:t>and</w:t>
      </w:r>
      <w:r w:rsidRPr="00312C2E">
        <w:rPr>
          <w:rPrChange w:id="1173" w:author="Mostafa Sameer" w:date="2024-10-16T00:55:00Z" w16du:dateUtc="2024-10-16T04:55:00Z">
            <w:rPr>
              <w:sz w:val="24"/>
              <w:szCs w:val="24"/>
            </w:rPr>
          </w:rPrChange>
        </w:rPr>
        <w:t xml:space="preserve"> drawbacks </w:t>
      </w:r>
      <w:r w:rsidR="0036219E">
        <w:t>of</w:t>
      </w:r>
      <w:r w:rsidRPr="00312C2E">
        <w:rPr>
          <w:rPrChange w:id="1174" w:author="Mostafa Sameer" w:date="2024-10-16T00:55:00Z" w16du:dateUtc="2024-10-16T04:55:00Z">
            <w:rPr>
              <w:sz w:val="24"/>
              <w:szCs w:val="24"/>
            </w:rPr>
          </w:rPrChange>
        </w:rPr>
        <w:t xml:space="preserve"> the current policies </w:t>
      </w:r>
      <w:r w:rsidR="0036219E">
        <w:t>and</w:t>
      </w:r>
      <w:r w:rsidRPr="00312C2E">
        <w:rPr>
          <w:rPrChange w:id="1175" w:author="Mostafa Sameer" w:date="2024-10-16T00:55:00Z" w16du:dateUtc="2024-10-16T04:55:00Z">
            <w:rPr>
              <w:sz w:val="24"/>
              <w:szCs w:val="24"/>
            </w:rPr>
          </w:rPrChange>
        </w:rPr>
        <w:t xml:space="preserve"> finding any holes in the performance st</w:t>
      </w:r>
      <w:r w:rsidR="0036219E">
        <w:t>and</w:t>
      </w:r>
      <w:r w:rsidRPr="00312C2E">
        <w:rPr>
          <w:rPrChange w:id="1176" w:author="Mostafa Sameer" w:date="2024-10-16T00:55:00Z" w16du:dateUtc="2024-10-16T04:55:00Z">
            <w:rPr>
              <w:sz w:val="24"/>
              <w:szCs w:val="24"/>
            </w:rPr>
          </w:rPrChange>
        </w:rPr>
        <w:t>ards.</w:t>
      </w:r>
      <w:r w:rsidRPr="00312C2E">
        <w:rPr>
          <w:rPrChange w:id="1177" w:author="Mostafa Sameer" w:date="2024-10-16T00:55:00Z" w16du:dateUtc="2024-10-16T04:55:00Z">
            <w:rPr>
              <w:sz w:val="24"/>
              <w:szCs w:val="24"/>
            </w:rPr>
          </w:rPrChange>
        </w:rPr>
        <w:br/>
        <w:t xml:space="preserve">In the first investigation, several experiments were carried out to measure the total amount </w:t>
      </w:r>
      <w:r w:rsidR="0036219E">
        <w:t>of</w:t>
      </w:r>
      <w:r w:rsidRPr="00312C2E">
        <w:rPr>
          <w:rPrChange w:id="1178" w:author="Mostafa Sameer" w:date="2024-10-16T00:55:00Z" w16du:dateUtc="2024-10-16T04:55:00Z">
            <w:rPr>
              <w:sz w:val="24"/>
              <w:szCs w:val="24"/>
            </w:rPr>
          </w:rPrChange>
        </w:rPr>
        <w:t xml:space="preserve"> water that entered a building under different circumstances using a sliding glass door system. At a straight wind direction </w:t>
      </w:r>
      <w:r w:rsidR="0036219E">
        <w:t>of</w:t>
      </w:r>
      <w:r w:rsidRPr="00312C2E">
        <w:rPr>
          <w:rPrChange w:id="1179" w:author="Mostafa Sameer" w:date="2024-10-16T00:55:00Z" w16du:dateUtc="2024-10-16T04:55:00Z">
            <w:rPr>
              <w:sz w:val="24"/>
              <w:szCs w:val="24"/>
            </w:rPr>
          </w:rPrChange>
        </w:rPr>
        <w:t xml:space="preserve"> 0°, 65, 100, </w:t>
      </w:r>
      <w:r w:rsidR="0036219E">
        <w:t>and</w:t>
      </w:r>
      <w:r w:rsidRPr="00312C2E">
        <w:rPr>
          <w:rPrChange w:id="1180" w:author="Mostafa Sameer" w:date="2024-10-16T00:55:00Z" w16du:dateUtc="2024-10-16T04:55:00Z">
            <w:rPr>
              <w:sz w:val="24"/>
              <w:szCs w:val="24"/>
            </w:rPr>
          </w:rPrChange>
        </w:rPr>
        <w:t xml:space="preserve"> 130 mph wind speeds were tested; at 65 mph, oblique wind directions </w:t>
      </w:r>
      <w:r w:rsidR="0036219E">
        <w:t>of</w:t>
      </w:r>
      <w:r w:rsidRPr="00312C2E">
        <w:rPr>
          <w:rPrChange w:id="1181" w:author="Mostafa Sameer" w:date="2024-10-16T00:55:00Z" w16du:dateUtc="2024-10-16T04:55:00Z">
            <w:rPr>
              <w:sz w:val="24"/>
              <w:szCs w:val="24"/>
            </w:rPr>
          </w:rPrChange>
        </w:rPr>
        <w:t xml:space="preserve"> 22.5° </w:t>
      </w:r>
      <w:r w:rsidR="0036219E">
        <w:t>and</w:t>
      </w:r>
      <w:r w:rsidRPr="00312C2E">
        <w:rPr>
          <w:rPrChange w:id="1182" w:author="Mostafa Sameer" w:date="2024-10-16T00:55:00Z" w16du:dateUtc="2024-10-16T04:55:00Z">
            <w:rPr>
              <w:sz w:val="24"/>
              <w:szCs w:val="24"/>
            </w:rPr>
          </w:rPrChange>
        </w:rPr>
        <w:t xml:space="preserve"> 45° were investigated. The impact </w:t>
      </w:r>
      <w:r w:rsidR="0036219E">
        <w:t>of</w:t>
      </w:r>
      <w:r w:rsidRPr="00312C2E">
        <w:rPr>
          <w:rPrChange w:id="1183" w:author="Mostafa Sameer" w:date="2024-10-16T00:55:00Z" w16du:dateUtc="2024-10-16T04:55:00Z">
            <w:rPr>
              <w:sz w:val="24"/>
              <w:szCs w:val="24"/>
            </w:rPr>
          </w:rPrChange>
        </w:rPr>
        <w:t xml:space="preserve"> test length, which varied from three to fifteen minutes, on water infiltration was also investigated in this research. Within the structure, catch basins were used to collect water, </w:t>
      </w:r>
      <w:r w:rsidR="0036219E">
        <w:t>and</w:t>
      </w:r>
      <w:r w:rsidRPr="00312C2E">
        <w:rPr>
          <w:rPrChange w:id="1184" w:author="Mostafa Sameer" w:date="2024-10-16T00:55:00Z" w16du:dateUtc="2024-10-16T04:55:00Z">
            <w:rPr>
              <w:sz w:val="24"/>
              <w:szCs w:val="24"/>
            </w:rPr>
          </w:rPrChange>
        </w:rPr>
        <w:t xml:space="preserve"> absorbent mats were used to manually collect any leftover water. Locations </w:t>
      </w:r>
      <w:r w:rsidR="0036219E">
        <w:t>of</w:t>
      </w:r>
      <w:r w:rsidRPr="00312C2E">
        <w:rPr>
          <w:rPrChange w:id="1185" w:author="Mostafa Sameer" w:date="2024-10-16T00:55:00Z" w16du:dateUtc="2024-10-16T04:55:00Z">
            <w:rPr>
              <w:sz w:val="24"/>
              <w:szCs w:val="24"/>
            </w:rPr>
          </w:rPrChange>
        </w:rPr>
        <w:t xml:space="preserve"> water incursion were recorded using GoPro cameras. The findings demonstrated that water intrusion rose with wind speed </w:t>
      </w:r>
      <w:r w:rsidR="0036219E">
        <w:t>and</w:t>
      </w:r>
      <w:r w:rsidRPr="00312C2E">
        <w:rPr>
          <w:rPrChange w:id="1186" w:author="Mostafa Sameer" w:date="2024-10-16T00:55:00Z" w16du:dateUtc="2024-10-16T04:55:00Z">
            <w:rPr>
              <w:sz w:val="24"/>
              <w:szCs w:val="24"/>
            </w:rPr>
          </w:rPrChange>
        </w:rPr>
        <w:t xml:space="preserve"> that shutters, namely accordion shutters </w:t>
      </w:r>
      <w:r w:rsidR="0036219E">
        <w:t>and</w:t>
      </w:r>
      <w:r w:rsidRPr="00312C2E">
        <w:rPr>
          <w:rPrChange w:id="1187" w:author="Mostafa Sameer" w:date="2024-10-16T00:55:00Z" w16du:dateUtc="2024-10-16T04:55:00Z">
            <w:rPr>
              <w:sz w:val="24"/>
              <w:szCs w:val="24"/>
            </w:rPr>
          </w:rPrChange>
        </w:rPr>
        <w:t xml:space="preserve"> aluminum storm panels, significantly decreased the quantity </w:t>
      </w:r>
      <w:r w:rsidR="0036219E">
        <w:t>of</w:t>
      </w:r>
      <w:r w:rsidRPr="00312C2E">
        <w:rPr>
          <w:rPrChange w:id="1188" w:author="Mostafa Sameer" w:date="2024-10-16T00:55:00Z" w16du:dateUtc="2024-10-16T04:55:00Z">
            <w:rPr>
              <w:sz w:val="24"/>
              <w:szCs w:val="24"/>
            </w:rPr>
          </w:rPrChange>
        </w:rPr>
        <w:t xml:space="preserve"> water that entered the structure as compared to the absence </w:t>
      </w:r>
      <w:r w:rsidR="0036219E">
        <w:t>of</w:t>
      </w:r>
      <w:r w:rsidRPr="00312C2E">
        <w:rPr>
          <w:rPrChange w:id="1189" w:author="Mostafa Sameer" w:date="2024-10-16T00:55:00Z" w16du:dateUtc="2024-10-16T04:55:00Z">
            <w:rPr>
              <w:sz w:val="24"/>
              <w:szCs w:val="24"/>
            </w:rPr>
          </w:rPrChange>
        </w:rPr>
        <w:t xml:space="preserve"> shutters, particularly when direct wind impact was present. </w:t>
      </w:r>
    </w:p>
    <w:p w14:paraId="000000C0" w14:textId="6E23C1CB" w:rsidR="00A67222" w:rsidRPr="00312C2E" w:rsidRDefault="005F6334">
      <w:pPr>
        <w:spacing w:line="360" w:lineRule="auto"/>
        <w:jc w:val="both"/>
        <w:rPr>
          <w:rPrChange w:id="1190" w:author="Mostafa Sameer" w:date="2024-10-16T00:55:00Z" w16du:dateUtc="2024-10-16T04:55:00Z">
            <w:rPr>
              <w:sz w:val="24"/>
              <w:szCs w:val="24"/>
            </w:rPr>
          </w:rPrChange>
        </w:rPr>
      </w:pPr>
      <w:r w:rsidRPr="00312C2E">
        <w:rPr>
          <w:rPrChange w:id="1191" w:author="Mostafa Sameer" w:date="2024-10-16T00:55:00Z" w16du:dateUtc="2024-10-16T04:55:00Z">
            <w:rPr>
              <w:sz w:val="24"/>
              <w:szCs w:val="24"/>
            </w:rPr>
          </w:rPrChange>
        </w:rPr>
        <w:t xml:space="preserve">The second case study examined how well accordion shutters </w:t>
      </w:r>
      <w:r w:rsidR="0036219E">
        <w:t>and</w:t>
      </w:r>
      <w:r w:rsidRPr="00312C2E">
        <w:rPr>
          <w:rPrChange w:id="1192" w:author="Mostafa Sameer" w:date="2024-10-16T00:55:00Z" w16du:dateUtc="2024-10-16T04:55:00Z">
            <w:rPr>
              <w:sz w:val="24"/>
              <w:szCs w:val="24"/>
            </w:rPr>
          </w:rPrChange>
        </w:rPr>
        <w:t xml:space="preserve"> aluminum storm panels mitigated wind-driven debris (WDR) via a sliding glass door in three distinct wind directions: 45°, 22.5°, </w:t>
      </w:r>
      <w:r w:rsidR="0036219E">
        <w:t>and</w:t>
      </w:r>
      <w:r w:rsidRPr="00312C2E">
        <w:rPr>
          <w:rPrChange w:id="1193" w:author="Mostafa Sameer" w:date="2024-10-16T00:55:00Z" w16du:dateUtc="2024-10-16T04:55:00Z">
            <w:rPr>
              <w:sz w:val="24"/>
              <w:szCs w:val="24"/>
            </w:rPr>
          </w:rPrChange>
        </w:rPr>
        <w:t xml:space="preserve"> 0°. To replicate a realistic field installation, the sliding glass door was erected in a tiny building model with walls made </w:t>
      </w:r>
      <w:r w:rsidR="0036219E">
        <w:t>of</w:t>
      </w:r>
      <w:r w:rsidRPr="00312C2E">
        <w:rPr>
          <w:rPrChange w:id="1194" w:author="Mostafa Sameer" w:date="2024-10-16T00:55:00Z" w16du:dateUtc="2024-10-16T04:55:00Z">
            <w:rPr>
              <w:sz w:val="24"/>
              <w:szCs w:val="24"/>
            </w:rPr>
          </w:rPrChange>
        </w:rPr>
        <w:t xml:space="preserve"> reinforced concrete </w:t>
      </w:r>
      <w:r w:rsidR="0036219E">
        <w:t>and</w:t>
      </w:r>
      <w:r w:rsidRPr="00312C2E">
        <w:rPr>
          <w:rPrChange w:id="1195" w:author="Mostafa Sameer" w:date="2024-10-16T00:55:00Z" w16du:dateUtc="2024-10-16T04:55:00Z">
            <w:rPr>
              <w:sz w:val="24"/>
              <w:szCs w:val="24"/>
            </w:rPr>
          </w:rPrChange>
        </w:rPr>
        <w:t xml:space="preserve"> fastened with concrete anchors. The research assessed Water infiltration with </w:t>
      </w:r>
      <w:r w:rsidR="0036219E">
        <w:t>and</w:t>
      </w:r>
      <w:r w:rsidRPr="00312C2E">
        <w:rPr>
          <w:rPrChange w:id="1196" w:author="Mostafa Sameer" w:date="2024-10-16T00:55:00Z" w16du:dateUtc="2024-10-16T04:55:00Z">
            <w:rPr>
              <w:sz w:val="24"/>
              <w:szCs w:val="24"/>
            </w:rPr>
          </w:rPrChange>
        </w:rPr>
        <w:t xml:space="preserve"> without the two shutter systems. The findings showed that water infiltration reduced at oblique wind angles </w:t>
      </w:r>
      <w:r w:rsidR="0036219E">
        <w:t>and</w:t>
      </w:r>
      <w:r w:rsidRPr="00312C2E">
        <w:rPr>
          <w:rPrChange w:id="1197" w:author="Mostafa Sameer" w:date="2024-10-16T00:55:00Z" w16du:dateUtc="2024-10-16T04:55:00Z">
            <w:rPr>
              <w:sz w:val="24"/>
              <w:szCs w:val="24"/>
            </w:rPr>
          </w:rPrChange>
        </w:rPr>
        <w:t xml:space="preserve"> became less severe at 0° (direct wind impact). Compared to accordion shutters, aluminum storm panels </w:t>
      </w:r>
      <w:r w:rsidR="0036219E">
        <w:t>of</w:t>
      </w:r>
      <w:r w:rsidRPr="00312C2E">
        <w:rPr>
          <w:rPrChange w:id="1198" w:author="Mostafa Sameer" w:date="2024-10-16T00:55:00Z" w16du:dateUtc="2024-10-16T04:55:00Z">
            <w:rPr>
              <w:sz w:val="24"/>
              <w:szCs w:val="24"/>
            </w:rPr>
          </w:rPrChange>
        </w:rPr>
        <w:t xml:space="preserve">fered superior protection against WDR, especially at 0°; nonetheless, both shutter systems successfully decreased water penetration as compared to the absence </w:t>
      </w:r>
      <w:r w:rsidR="0036219E">
        <w:t>of</w:t>
      </w:r>
      <w:r w:rsidRPr="00312C2E">
        <w:rPr>
          <w:rPrChange w:id="1199" w:author="Mostafa Sameer" w:date="2024-10-16T00:55:00Z" w16du:dateUtc="2024-10-16T04:55:00Z">
            <w:rPr>
              <w:sz w:val="24"/>
              <w:szCs w:val="24"/>
            </w:rPr>
          </w:rPrChange>
        </w:rPr>
        <w:t xml:space="preserve"> shutters.</w:t>
      </w:r>
    </w:p>
    <w:p w14:paraId="000000C1" w14:textId="0F8A041A" w:rsidR="00A67222" w:rsidRPr="00312C2E" w:rsidRDefault="005F6334">
      <w:pPr>
        <w:spacing w:line="240" w:lineRule="auto"/>
        <w:jc w:val="center"/>
        <w:rPr>
          <w:rPrChange w:id="1200" w:author="Mostafa Sameer" w:date="2024-10-16T00:55:00Z" w16du:dateUtc="2024-10-16T04:55:00Z">
            <w:rPr>
              <w:sz w:val="24"/>
              <w:szCs w:val="24"/>
            </w:rPr>
          </w:rPrChange>
        </w:rPr>
        <w:pPrChange w:id="1201" w:author="Mostafa Sameer" w:date="2024-10-16T01:09:00Z" w16du:dateUtc="2024-10-16T05:09:00Z">
          <w:pPr>
            <w:spacing w:line="360" w:lineRule="auto"/>
            <w:jc w:val="both"/>
          </w:pPr>
        </w:pPrChange>
      </w:pPr>
      <w:r w:rsidRPr="00312C2E">
        <w:rPr>
          <w:rPrChange w:id="1202" w:author="Mostafa Sameer" w:date="2024-10-16T00:55:00Z" w16du:dateUtc="2024-10-16T04:55:00Z">
            <w:rPr>
              <w:sz w:val="24"/>
              <w:szCs w:val="24"/>
            </w:rPr>
          </w:rPrChange>
        </w:rPr>
        <w:lastRenderedPageBreak/>
        <w:br/>
      </w:r>
      <w:r w:rsidRPr="00312C2E">
        <w:rPr>
          <w:noProof/>
          <w:rPrChange w:id="1203" w:author="Mostafa Sameer" w:date="2024-10-16T00:55:00Z" w16du:dateUtc="2024-10-16T04:55:00Z">
            <w:rPr>
              <w:noProof/>
              <w:sz w:val="24"/>
              <w:szCs w:val="24"/>
            </w:rPr>
          </w:rPrChange>
        </w:rPr>
        <w:drawing>
          <wp:inline distT="0" distB="0" distL="0" distR="0" wp14:anchorId="142FE6F7" wp14:editId="391AEC48">
            <wp:extent cx="2209800" cy="2110078"/>
            <wp:effectExtent l="0" t="0" r="0" b="5080"/>
            <wp:docPr id="1200523310" name="image3.jpg" descr="A diagram of a sliding glass do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diagram of a sliding glass door&#10;&#10;Description automatically generated"/>
                    <pic:cNvPicPr preferRelativeResize="0"/>
                  </pic:nvPicPr>
                  <pic:blipFill>
                    <a:blip r:embed="rId22"/>
                    <a:srcRect/>
                    <a:stretch>
                      <a:fillRect/>
                    </a:stretch>
                  </pic:blipFill>
                  <pic:spPr>
                    <a:xfrm>
                      <a:off x="0" y="0"/>
                      <a:ext cx="2213189" cy="2113314"/>
                    </a:xfrm>
                    <a:prstGeom prst="rect">
                      <a:avLst/>
                    </a:prstGeom>
                    <a:ln/>
                  </pic:spPr>
                </pic:pic>
              </a:graphicData>
            </a:graphic>
          </wp:inline>
        </w:drawing>
      </w:r>
      <w:r w:rsidR="00125309">
        <w:rPr>
          <w:noProof/>
        </w:rPr>
        <w:t xml:space="preserve">   </w:t>
      </w:r>
      <w:r w:rsidRPr="00312C2E">
        <w:rPr>
          <w:noProof/>
          <w:rPrChange w:id="1204" w:author="Mostafa Sameer" w:date="2024-10-16T00:55:00Z" w16du:dateUtc="2024-10-16T04:55:00Z">
            <w:rPr>
              <w:noProof/>
              <w:sz w:val="24"/>
              <w:szCs w:val="24"/>
            </w:rPr>
          </w:rPrChange>
        </w:rPr>
        <w:drawing>
          <wp:inline distT="0" distB="0" distL="0" distR="0" wp14:anchorId="31ABA667" wp14:editId="307CC8C8">
            <wp:extent cx="1554480" cy="2095500"/>
            <wp:effectExtent l="0" t="0" r="7620" b="0"/>
            <wp:docPr id="1200523309" name="image4.jpg" descr="A close-up of a wind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close-up of a window&#10;&#10;Description automatically generated"/>
                    <pic:cNvPicPr preferRelativeResize="0"/>
                  </pic:nvPicPr>
                  <pic:blipFill>
                    <a:blip r:embed="rId23"/>
                    <a:srcRect/>
                    <a:stretch>
                      <a:fillRect/>
                    </a:stretch>
                  </pic:blipFill>
                  <pic:spPr>
                    <a:xfrm>
                      <a:off x="0" y="0"/>
                      <a:ext cx="1554480" cy="2095500"/>
                    </a:xfrm>
                    <a:prstGeom prst="rect">
                      <a:avLst/>
                    </a:prstGeom>
                    <a:ln/>
                  </pic:spPr>
                </pic:pic>
              </a:graphicData>
            </a:graphic>
          </wp:inline>
        </w:drawing>
      </w:r>
      <w:r w:rsidR="00125309">
        <w:rPr>
          <w:noProof/>
        </w:rPr>
        <w:t xml:space="preserve">    </w:t>
      </w:r>
      <w:r w:rsidRPr="00312C2E">
        <w:rPr>
          <w:noProof/>
          <w:rPrChange w:id="1205" w:author="Mostafa Sameer" w:date="2024-10-16T00:55:00Z" w16du:dateUtc="2024-10-16T04:55:00Z">
            <w:rPr>
              <w:noProof/>
              <w:sz w:val="24"/>
              <w:szCs w:val="24"/>
            </w:rPr>
          </w:rPrChange>
        </w:rPr>
        <w:drawing>
          <wp:inline distT="0" distB="0" distL="0" distR="0" wp14:anchorId="3B894502" wp14:editId="6E0CCC36">
            <wp:extent cx="1311127" cy="2087245"/>
            <wp:effectExtent l="0" t="0" r="3810" b="8255"/>
            <wp:docPr id="1200523312" name="image9.jpg" descr="A row of plastic seat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jpg" descr="A row of plastic seats&#10;&#10;Description automatically generated with medium confidence"/>
                    <pic:cNvPicPr preferRelativeResize="0"/>
                  </pic:nvPicPr>
                  <pic:blipFill>
                    <a:blip r:embed="rId24"/>
                    <a:srcRect/>
                    <a:stretch>
                      <a:fillRect/>
                    </a:stretch>
                  </pic:blipFill>
                  <pic:spPr>
                    <a:xfrm>
                      <a:off x="0" y="0"/>
                      <a:ext cx="1320078" cy="2101495"/>
                    </a:xfrm>
                    <a:prstGeom prst="rect">
                      <a:avLst/>
                    </a:prstGeom>
                    <a:ln/>
                  </pic:spPr>
                </pic:pic>
              </a:graphicData>
            </a:graphic>
          </wp:inline>
        </w:drawing>
      </w:r>
    </w:p>
    <w:p w14:paraId="000000C2" w14:textId="4B1666BD" w:rsidR="00A67222" w:rsidRPr="00125309" w:rsidDel="00A5539E" w:rsidRDefault="005F6334">
      <w:pPr>
        <w:spacing w:line="240" w:lineRule="auto"/>
        <w:rPr>
          <w:del w:id="1206" w:author="Mostafa Sameer" w:date="2024-10-16T00:41:00Z" w16du:dateUtc="2024-10-16T04:41:00Z"/>
          <w:sz w:val="18"/>
          <w:szCs w:val="18"/>
        </w:rPr>
        <w:pPrChange w:id="1207" w:author="Mostafa Sameer" w:date="2024-10-16T00:40:00Z" w16du:dateUtc="2024-10-16T04:40:00Z">
          <w:pPr>
            <w:spacing w:line="360" w:lineRule="auto"/>
            <w:jc w:val="both"/>
          </w:pPr>
        </w:pPrChange>
      </w:pPr>
      <w:r w:rsidRPr="00125309">
        <w:rPr>
          <w:sz w:val="18"/>
          <w:szCs w:val="18"/>
        </w:rPr>
        <w:t xml:space="preserve">    </w:t>
      </w:r>
      <w:proofErr w:type="spellStart"/>
      <w:r w:rsidRPr="00125309">
        <w:rPr>
          <w:sz w:val="18"/>
          <w:szCs w:val="18"/>
        </w:rPr>
        <w:t>i</w:t>
      </w:r>
      <w:proofErr w:type="spellEnd"/>
      <w:r w:rsidRPr="00125309">
        <w:rPr>
          <w:sz w:val="18"/>
          <w:szCs w:val="18"/>
        </w:rPr>
        <w:t xml:space="preserve">. Experimental wind directions (plan </w:t>
      </w:r>
      <w:proofErr w:type="gramStart"/>
      <w:r w:rsidRPr="00125309">
        <w:rPr>
          <w:sz w:val="18"/>
          <w:szCs w:val="18"/>
        </w:rPr>
        <w:t xml:space="preserve">view)   </w:t>
      </w:r>
      <w:proofErr w:type="gramEnd"/>
      <w:r w:rsidRPr="00125309">
        <w:rPr>
          <w:sz w:val="18"/>
          <w:szCs w:val="18"/>
        </w:rPr>
        <w:t xml:space="preserve">ii. Interior view </w:t>
      </w:r>
      <w:r w:rsidR="0036219E">
        <w:rPr>
          <w:sz w:val="18"/>
          <w:szCs w:val="18"/>
        </w:rPr>
        <w:t>of</w:t>
      </w:r>
      <w:r w:rsidRPr="00125309">
        <w:rPr>
          <w:sz w:val="18"/>
          <w:szCs w:val="18"/>
        </w:rPr>
        <w:t xml:space="preserve"> water </w:t>
      </w:r>
      <w:proofErr w:type="gramStart"/>
      <w:r w:rsidRPr="00125309">
        <w:rPr>
          <w:sz w:val="18"/>
          <w:szCs w:val="18"/>
        </w:rPr>
        <w:t>catch</w:t>
      </w:r>
      <w:proofErr w:type="gramEnd"/>
      <w:r w:rsidRPr="00125309">
        <w:rPr>
          <w:sz w:val="18"/>
          <w:szCs w:val="18"/>
        </w:rPr>
        <w:t xml:space="preserve"> basins.  iii. GoPro camera inside building</w:t>
      </w:r>
      <w:r w:rsidR="00125309" w:rsidRPr="00125309">
        <w:rPr>
          <w:sz w:val="18"/>
          <w:szCs w:val="18"/>
        </w:rPr>
        <w:t xml:space="preserve"> </w:t>
      </w:r>
      <w:del w:id="1208" w:author="Mostafa Sameer" w:date="2024-10-16T00:41:00Z" w16du:dateUtc="2024-10-16T04:41:00Z">
        <w:r w:rsidRPr="00125309" w:rsidDel="00A5539E">
          <w:rPr>
            <w:sz w:val="18"/>
            <w:szCs w:val="18"/>
          </w:rPr>
          <w:delText xml:space="preserve">      </w:delText>
        </w:r>
      </w:del>
    </w:p>
    <w:p w14:paraId="000000C3" w14:textId="77777777" w:rsidR="00A67222" w:rsidRPr="00125309" w:rsidRDefault="005F6334" w:rsidP="00A64677">
      <w:pPr>
        <w:spacing w:line="240" w:lineRule="auto"/>
        <w:rPr>
          <w:sz w:val="18"/>
          <w:szCs w:val="18"/>
        </w:rPr>
      </w:pPr>
      <w:del w:id="1209" w:author="Mostafa Sameer" w:date="2024-10-16T00:41:00Z" w16du:dateUtc="2024-10-16T04:41:00Z">
        <w:r w:rsidRPr="00125309" w:rsidDel="00A5539E">
          <w:rPr>
            <w:sz w:val="18"/>
            <w:szCs w:val="18"/>
          </w:rPr>
          <w:delText xml:space="preserve">                             </w:delText>
        </w:r>
      </w:del>
      <w:del w:id="1210" w:author="Mostafa Sameer" w:date="2024-10-16T00:40:00Z" w16du:dateUtc="2024-10-16T04:40:00Z">
        <w:r w:rsidRPr="00125309" w:rsidDel="00A5539E">
          <w:rPr>
            <w:sz w:val="18"/>
            <w:szCs w:val="18"/>
          </w:rPr>
          <w:delText xml:space="preserve">                                                                                      </w:delText>
        </w:r>
      </w:del>
      <w:r w:rsidRPr="00125309">
        <w:rPr>
          <w:sz w:val="18"/>
          <w:szCs w:val="18"/>
        </w:rPr>
        <w:t>model during the water intrusion experiments</w:t>
      </w:r>
    </w:p>
    <w:p w14:paraId="34AC3175" w14:textId="77777777" w:rsidR="00125309" w:rsidRPr="00312C2E" w:rsidRDefault="00125309" w:rsidP="00A64677">
      <w:pPr>
        <w:spacing w:line="240" w:lineRule="auto"/>
        <w:rPr>
          <w:sz w:val="20"/>
          <w:szCs w:val="20"/>
          <w:rPrChange w:id="1211" w:author="Mostafa Sameer" w:date="2024-10-16T00:56:00Z" w16du:dateUtc="2024-10-16T04:56:00Z">
            <w:rPr>
              <w:sz w:val="18"/>
              <w:szCs w:val="18"/>
            </w:rPr>
          </w:rPrChange>
        </w:rPr>
      </w:pPr>
    </w:p>
    <w:p w14:paraId="000000C4" w14:textId="2EB1C477" w:rsidR="00A67222" w:rsidRPr="00312C2E" w:rsidRDefault="005F6334" w:rsidP="00A64677">
      <w:pPr>
        <w:spacing w:line="240" w:lineRule="auto"/>
        <w:rPr>
          <w:ins w:id="1212" w:author="Mostafa Sameer" w:date="2024-10-16T00:41:00Z" w16du:dateUtc="2024-10-16T04:41:00Z"/>
          <w:sz w:val="20"/>
          <w:szCs w:val="20"/>
        </w:rPr>
      </w:pPr>
      <w:r w:rsidRPr="00312C2E">
        <w:rPr>
          <w:sz w:val="20"/>
          <w:szCs w:val="20"/>
          <w:rPrChange w:id="1213" w:author="Mostafa Sameer" w:date="2024-10-16T00:56:00Z" w16du:dateUtc="2024-10-16T04:56:00Z">
            <w:rPr/>
          </w:rPrChange>
        </w:rPr>
        <w:t xml:space="preserve">Figure: 5 Figures illustrating Experimental Wind Directions, Interior view </w:t>
      </w:r>
      <w:r w:rsidR="0036219E">
        <w:rPr>
          <w:sz w:val="20"/>
          <w:szCs w:val="20"/>
        </w:rPr>
        <w:t>of</w:t>
      </w:r>
      <w:r w:rsidRPr="00312C2E">
        <w:rPr>
          <w:sz w:val="20"/>
          <w:szCs w:val="20"/>
          <w:rPrChange w:id="1214" w:author="Mostafa Sameer" w:date="2024-10-16T00:56:00Z" w16du:dateUtc="2024-10-16T04:56:00Z">
            <w:rPr/>
          </w:rPrChange>
        </w:rPr>
        <w:t xml:space="preserve"> catch basins, &amp; model during the water intrusion experiments (</w:t>
      </w:r>
      <w:proofErr w:type="spellStart"/>
      <w:r w:rsidRPr="00312C2E">
        <w:rPr>
          <w:sz w:val="20"/>
          <w:szCs w:val="20"/>
          <w:rPrChange w:id="1215" w:author="Mostafa Sameer" w:date="2024-10-16T00:56:00Z" w16du:dateUtc="2024-10-16T04:56:00Z">
            <w:rPr/>
          </w:rPrChange>
        </w:rPr>
        <w:t>Vutukuru</w:t>
      </w:r>
      <w:proofErr w:type="spellEnd"/>
      <w:r w:rsidRPr="00312C2E">
        <w:rPr>
          <w:sz w:val="20"/>
          <w:szCs w:val="20"/>
          <w:rPrChange w:id="1216" w:author="Mostafa Sameer" w:date="2024-10-16T00:56:00Z" w16du:dateUtc="2024-10-16T04:56:00Z">
            <w:rPr/>
          </w:rPrChange>
        </w:rPr>
        <w:t xml:space="preserve"> et al., 2024)</w:t>
      </w:r>
    </w:p>
    <w:p w14:paraId="53AB39AA" w14:textId="77777777" w:rsidR="00A5539E" w:rsidRPr="00312C2E" w:rsidRDefault="00A5539E">
      <w:pPr>
        <w:spacing w:line="240" w:lineRule="auto"/>
        <w:pPrChange w:id="1217" w:author="Mostafa Sameer" w:date="2024-10-16T00:40:00Z" w16du:dateUtc="2024-10-16T04:40:00Z">
          <w:pPr>
            <w:spacing w:line="360" w:lineRule="auto"/>
            <w:jc w:val="center"/>
          </w:pPr>
        </w:pPrChange>
      </w:pPr>
    </w:p>
    <w:p w14:paraId="000000C5" w14:textId="48D07663" w:rsidR="00A67222" w:rsidDel="008573C1" w:rsidRDefault="005F6334">
      <w:pPr>
        <w:spacing w:line="360" w:lineRule="auto"/>
        <w:jc w:val="both"/>
        <w:rPr>
          <w:del w:id="1218" w:author="Mostafa Sameer" w:date="2024-10-16T00:41:00Z" w16du:dateUtc="2024-10-16T04:41:00Z"/>
        </w:rPr>
      </w:pPr>
      <w:r w:rsidRPr="00312C2E">
        <w:rPr>
          <w:rPrChange w:id="1219" w:author="Mostafa Sameer" w:date="2024-10-16T00:55:00Z" w16du:dateUtc="2024-10-16T04:55:00Z">
            <w:rPr>
              <w:sz w:val="24"/>
              <w:szCs w:val="24"/>
            </w:rPr>
          </w:rPrChange>
        </w:rPr>
        <w:t xml:space="preserve">The results highlight how crucial it is to use shutters to reduce water penetration, especially when there are strong winds. The greatest danger </w:t>
      </w:r>
      <w:r w:rsidR="0036219E">
        <w:t>of</w:t>
      </w:r>
      <w:r w:rsidRPr="00312C2E">
        <w:rPr>
          <w:rPrChange w:id="1220" w:author="Mostafa Sameer" w:date="2024-10-16T00:55:00Z" w16du:dateUtc="2024-10-16T04:55:00Z">
            <w:rPr>
              <w:sz w:val="24"/>
              <w:szCs w:val="24"/>
            </w:rPr>
          </w:rPrChange>
        </w:rPr>
        <w:t xml:space="preserve"> water penetration is caused by increased wind speeds </w:t>
      </w:r>
      <w:r w:rsidR="0036219E">
        <w:t>and</w:t>
      </w:r>
      <w:r w:rsidRPr="00312C2E">
        <w:rPr>
          <w:rPrChange w:id="1221" w:author="Mostafa Sameer" w:date="2024-10-16T00:55:00Z" w16du:dateUtc="2024-10-16T04:55:00Z">
            <w:rPr>
              <w:sz w:val="24"/>
              <w:szCs w:val="24"/>
            </w:rPr>
          </w:rPrChange>
        </w:rPr>
        <w:t xml:space="preserve"> direct wind angles; however, shutter systems, particularly aluminum storm panels, greatly lessen this risk.</w:t>
      </w:r>
    </w:p>
    <w:p w14:paraId="3857C186" w14:textId="77777777" w:rsidR="008573C1" w:rsidRPr="00A3752C" w:rsidRDefault="008573C1" w:rsidP="008573C1">
      <w:pPr>
        <w:spacing w:line="360" w:lineRule="auto"/>
        <w:jc w:val="both"/>
        <w:rPr>
          <w:ins w:id="1222" w:author="Mostafa Sameer" w:date="2024-10-16T01:50:00Z"/>
          <w:lang w:val="en-US"/>
        </w:rPr>
      </w:pPr>
      <w:ins w:id="1223" w:author="Mostafa Sameer" w:date="2024-10-16T01:50:00Z">
        <w:r w:rsidRPr="00A3752C">
          <w:rPr>
            <w:lang w:val="en-US"/>
            <w:rPrChange w:id="1224" w:author="Mostafa Sameer" w:date="2024-10-16T01:50:00Z" w16du:dateUtc="2024-10-16T05:50:00Z">
              <w:rPr>
                <w:b/>
                <w:bCs/>
                <w:lang w:val="en-US"/>
              </w:rPr>
            </w:rPrChange>
          </w:rPr>
          <w:t>Recommendations:</w:t>
        </w:r>
      </w:ins>
    </w:p>
    <w:p w14:paraId="19A8084D" w14:textId="77777777" w:rsidR="008573C1" w:rsidRPr="00A64677" w:rsidRDefault="008573C1" w:rsidP="00A64677">
      <w:pPr>
        <w:pStyle w:val="ListParagraph"/>
        <w:numPr>
          <w:ilvl w:val="0"/>
          <w:numId w:val="39"/>
        </w:numPr>
        <w:spacing w:line="360" w:lineRule="auto"/>
        <w:jc w:val="both"/>
        <w:rPr>
          <w:ins w:id="1225" w:author="Mostafa Sameer" w:date="2024-10-16T01:50:00Z"/>
          <w:lang w:val="en-US"/>
        </w:rPr>
      </w:pPr>
      <w:ins w:id="1226" w:author="Mostafa Sameer" w:date="2024-10-16T01:50:00Z">
        <w:r w:rsidRPr="00A64677">
          <w:rPr>
            <w:b/>
            <w:bCs/>
            <w:lang w:val="en-US"/>
          </w:rPr>
          <w:t>Inadequate Testing Pressure:</w:t>
        </w:r>
        <w:r w:rsidRPr="00A64677">
          <w:rPr>
            <w:lang w:val="en-US"/>
            <w:rPrChange w:id="1227" w:author="Mostafa Sameer" w:date="2024-10-16T01:50:00Z" w16du:dateUtc="2024-10-16T05:50:00Z">
              <w:rPr>
                <w:b/>
                <w:bCs/>
                <w:lang w:val="en-US"/>
              </w:rPr>
            </w:rPrChange>
          </w:rPr>
          <w:t xml:space="preserve"> </w:t>
        </w:r>
        <w:r w:rsidRPr="00A64677">
          <w:rPr>
            <w:lang w:val="en-US"/>
          </w:rPr>
          <w:t>The TAS 202 procedure tests water infiltration at only 15% design pressure (DP), much lower than what a sliding glass door might face during hurricanes, making it insufficient for real-world conditions.</w:t>
        </w:r>
      </w:ins>
    </w:p>
    <w:p w14:paraId="5E53248C" w14:textId="2F718D51" w:rsidR="008573C1" w:rsidRPr="00A64677" w:rsidRDefault="008573C1" w:rsidP="00A64677">
      <w:pPr>
        <w:pStyle w:val="ListParagraph"/>
        <w:numPr>
          <w:ilvl w:val="0"/>
          <w:numId w:val="39"/>
        </w:numPr>
        <w:spacing w:line="360" w:lineRule="auto"/>
        <w:jc w:val="both"/>
        <w:rPr>
          <w:ins w:id="1228" w:author="Mostafa Sameer" w:date="2024-10-16T01:50:00Z"/>
          <w:lang w:val="en-US"/>
        </w:rPr>
      </w:pPr>
      <w:ins w:id="1229" w:author="Mostafa Sameer" w:date="2024-10-16T01:50:00Z">
        <w:r w:rsidRPr="00A64677">
          <w:rPr>
            <w:b/>
            <w:bCs/>
            <w:lang w:val="en-US"/>
          </w:rPr>
          <w:t xml:space="preserve">Lack </w:t>
        </w:r>
      </w:ins>
      <w:r w:rsidR="0036219E" w:rsidRPr="00A64677">
        <w:rPr>
          <w:b/>
          <w:bCs/>
          <w:lang w:val="en-US"/>
        </w:rPr>
        <w:t>of</w:t>
      </w:r>
      <w:ins w:id="1230" w:author="Mostafa Sameer" w:date="2024-10-16T01:50:00Z">
        <w:r w:rsidRPr="00A64677">
          <w:rPr>
            <w:b/>
            <w:bCs/>
            <w:lang w:val="en-US"/>
          </w:rPr>
          <w:t xml:space="preserve"> Dynamic Testing:</w:t>
        </w:r>
        <w:r w:rsidRPr="00A64677">
          <w:rPr>
            <w:lang w:val="en-US"/>
            <w:rPrChange w:id="1231" w:author="Mostafa Sameer" w:date="2024-10-16T01:50:00Z" w16du:dateUtc="2024-10-16T05:50:00Z">
              <w:rPr>
                <w:b/>
                <w:bCs/>
                <w:lang w:val="en-US"/>
              </w:rPr>
            </w:rPrChange>
          </w:rPr>
          <w:t xml:space="preserve"> </w:t>
        </w:r>
        <w:r w:rsidRPr="00A64677">
          <w:rPr>
            <w:lang w:val="en-US"/>
          </w:rPr>
          <w:t xml:space="preserve">The current test uses static air pressure, which does not simulate the dynamic effects </w:t>
        </w:r>
      </w:ins>
      <w:r w:rsidR="0036219E" w:rsidRPr="00A64677">
        <w:rPr>
          <w:lang w:val="en-US"/>
        </w:rPr>
        <w:t>of</w:t>
      </w:r>
      <w:ins w:id="1232" w:author="Mostafa Sameer" w:date="2024-10-16T01:50:00Z">
        <w:r w:rsidRPr="00A64677">
          <w:rPr>
            <w:lang w:val="en-US"/>
          </w:rPr>
          <w:t xml:space="preserve"> wind </w:t>
        </w:r>
      </w:ins>
      <w:r w:rsidR="0036219E" w:rsidRPr="00A64677">
        <w:rPr>
          <w:lang w:val="en-US"/>
        </w:rPr>
        <w:t>and</w:t>
      </w:r>
      <w:ins w:id="1233" w:author="Mostafa Sameer" w:date="2024-10-16T01:50:00Z">
        <w:r w:rsidRPr="00A64677">
          <w:rPr>
            <w:lang w:val="en-US"/>
          </w:rPr>
          <w:t xml:space="preserve"> rain during a storm. Wind-driven forces that promote water infiltration are not properly accounted for.</w:t>
        </w:r>
      </w:ins>
    </w:p>
    <w:p w14:paraId="0BC84C4A" w14:textId="6E814B36" w:rsidR="008573C1" w:rsidRPr="00A3752C" w:rsidRDefault="008573C1" w:rsidP="00A64677">
      <w:pPr>
        <w:pStyle w:val="ListParagraph"/>
        <w:numPr>
          <w:ilvl w:val="0"/>
          <w:numId w:val="39"/>
        </w:numPr>
        <w:spacing w:line="360" w:lineRule="auto"/>
        <w:jc w:val="both"/>
        <w:rPr>
          <w:ins w:id="1234" w:author="Mostafa Sameer" w:date="2024-10-16T01:50:00Z" w16du:dateUtc="2024-10-16T05:50:00Z"/>
          <w:rPrChange w:id="1235" w:author="Mostafa Sameer" w:date="2024-10-16T01:50:00Z" w16du:dateUtc="2024-10-16T05:50:00Z">
            <w:rPr>
              <w:ins w:id="1236" w:author="Mostafa Sameer" w:date="2024-10-16T01:50:00Z" w16du:dateUtc="2024-10-16T05:50:00Z"/>
              <w:sz w:val="24"/>
              <w:szCs w:val="24"/>
            </w:rPr>
          </w:rPrChange>
        </w:rPr>
      </w:pPr>
      <w:ins w:id="1237" w:author="Mostafa Sameer" w:date="2024-10-16T01:50:00Z">
        <w:r w:rsidRPr="00A64677">
          <w:rPr>
            <w:b/>
            <w:bCs/>
            <w:lang w:val="en-US"/>
          </w:rPr>
          <w:t>Proposed Improvements:</w:t>
        </w:r>
        <w:r w:rsidRPr="00A64677">
          <w:rPr>
            <w:lang w:val="en-US"/>
            <w:rPrChange w:id="1238" w:author="Mostafa Sameer" w:date="2024-10-16T01:50:00Z" w16du:dateUtc="2024-10-16T05:50:00Z">
              <w:rPr>
                <w:b/>
                <w:bCs/>
                <w:lang w:val="en-US"/>
              </w:rPr>
            </w:rPrChange>
          </w:rPr>
          <w:t xml:space="preserve"> </w:t>
        </w:r>
        <w:r w:rsidRPr="00A64677">
          <w:rPr>
            <w:lang w:val="en-US"/>
          </w:rPr>
          <w:t xml:space="preserve">Incorporate realistic dynamic wind testing </w:t>
        </w:r>
      </w:ins>
      <w:r w:rsidR="0036219E" w:rsidRPr="00A64677">
        <w:rPr>
          <w:lang w:val="en-US"/>
        </w:rPr>
        <w:t>and</w:t>
      </w:r>
      <w:ins w:id="1239" w:author="Mostafa Sameer" w:date="2024-10-16T01:50:00Z">
        <w:r w:rsidRPr="00A64677">
          <w:rPr>
            <w:lang w:val="en-US"/>
          </w:rPr>
          <w:t xml:space="preserve"> assess how test duration impacts water infiltration to better evaluate the performance </w:t>
        </w:r>
      </w:ins>
      <w:r w:rsidR="0036219E" w:rsidRPr="00A64677">
        <w:rPr>
          <w:lang w:val="en-US"/>
        </w:rPr>
        <w:t>of</w:t>
      </w:r>
      <w:ins w:id="1240" w:author="Mostafa Sameer" w:date="2024-10-16T01:50:00Z">
        <w:r w:rsidRPr="00A64677">
          <w:rPr>
            <w:lang w:val="en-US"/>
          </w:rPr>
          <w:t xml:space="preserve"> sliding glass doors under hurricane conditions.</w:t>
        </w:r>
      </w:ins>
    </w:p>
    <w:p w14:paraId="000000C6" w14:textId="3D3CE967" w:rsidR="00A67222" w:rsidRPr="00312C2E" w:rsidRDefault="00A5539E">
      <w:pPr>
        <w:pStyle w:val="Heading2"/>
        <w:rPr>
          <w:b/>
          <w:bCs/>
          <w:rPrChange w:id="1241" w:author="Mostafa Sameer" w:date="2024-10-16T00:55:00Z" w16du:dateUtc="2024-10-16T04:55:00Z">
            <w:rPr/>
          </w:rPrChange>
        </w:rPr>
        <w:pPrChange w:id="1242" w:author="Mostafa Sameer" w:date="2024-10-16T00:41:00Z" w16du:dateUtc="2024-10-16T04:41:00Z">
          <w:pPr>
            <w:numPr>
              <w:numId w:val="1"/>
            </w:numPr>
            <w:pBdr>
              <w:top w:val="nil"/>
              <w:left w:val="nil"/>
              <w:bottom w:val="nil"/>
              <w:right w:val="nil"/>
              <w:between w:val="nil"/>
            </w:pBdr>
            <w:spacing w:line="360" w:lineRule="auto"/>
            <w:ind w:left="1080" w:hanging="720"/>
            <w:jc w:val="both"/>
          </w:pPr>
        </w:pPrChange>
      </w:pPr>
      <w:bookmarkStart w:id="1243" w:name="_Toc180058625"/>
      <w:ins w:id="1244" w:author="Mostafa Sameer" w:date="2024-10-16T00:41:00Z" w16du:dateUtc="2024-10-16T04:41:00Z">
        <w:r w:rsidRPr="00312C2E">
          <w:rPr>
            <w:b/>
            <w:bCs/>
            <w:sz w:val="22"/>
            <w:szCs w:val="22"/>
            <w:rPrChange w:id="1245" w:author="Mostafa Sameer" w:date="2024-10-16T00:55:00Z" w16du:dateUtc="2024-10-16T04:55:00Z">
              <w:rPr/>
            </w:rPrChange>
          </w:rPr>
          <w:t xml:space="preserve">2.8 </w:t>
        </w:r>
      </w:ins>
      <w:r w:rsidR="005F6334" w:rsidRPr="00312C2E">
        <w:rPr>
          <w:b/>
          <w:bCs/>
          <w:sz w:val="22"/>
          <w:szCs w:val="22"/>
          <w:rPrChange w:id="1246" w:author="Mostafa Sameer" w:date="2024-10-16T00:55:00Z" w16du:dateUtc="2024-10-16T04:55:00Z">
            <w:rPr/>
          </w:rPrChange>
        </w:rPr>
        <w:t xml:space="preserve">Summary </w:t>
      </w:r>
      <w:r w:rsidR="0036219E">
        <w:rPr>
          <w:b/>
          <w:bCs/>
          <w:sz w:val="22"/>
          <w:szCs w:val="22"/>
        </w:rPr>
        <w:t>of</w:t>
      </w:r>
      <w:r w:rsidR="005F6334" w:rsidRPr="00312C2E">
        <w:rPr>
          <w:b/>
          <w:bCs/>
          <w:sz w:val="22"/>
          <w:szCs w:val="22"/>
          <w:rPrChange w:id="1247" w:author="Mostafa Sameer" w:date="2024-10-16T00:55:00Z" w16du:dateUtc="2024-10-16T04:55:00Z">
            <w:rPr/>
          </w:rPrChange>
        </w:rPr>
        <w:t xml:space="preserve"> Storm </w:t>
      </w:r>
      <w:proofErr w:type="spellStart"/>
      <w:r w:rsidR="005F6334" w:rsidRPr="00312C2E">
        <w:rPr>
          <w:b/>
          <w:bCs/>
          <w:sz w:val="22"/>
          <w:szCs w:val="22"/>
          <w:rPrChange w:id="1248" w:author="Mostafa Sameer" w:date="2024-10-16T00:55:00Z" w16du:dateUtc="2024-10-16T04:55:00Z">
            <w:rPr/>
          </w:rPrChange>
        </w:rPr>
        <w:t>Armour</w:t>
      </w:r>
      <w:proofErr w:type="spellEnd"/>
      <w:r w:rsidR="005F6334" w:rsidRPr="00312C2E">
        <w:rPr>
          <w:b/>
          <w:bCs/>
          <w:sz w:val="22"/>
          <w:szCs w:val="22"/>
          <w:rPrChange w:id="1249" w:author="Mostafa Sameer" w:date="2024-10-16T00:55:00Z" w16du:dateUtc="2024-10-16T04:55:00Z">
            <w:rPr/>
          </w:rPrChange>
        </w:rPr>
        <w:t xml:space="preserve"> Testing </w:t>
      </w:r>
      <w:r w:rsidR="0036219E">
        <w:rPr>
          <w:b/>
          <w:bCs/>
          <w:sz w:val="22"/>
          <w:szCs w:val="22"/>
        </w:rPr>
        <w:t>and</w:t>
      </w:r>
      <w:r w:rsidR="005F6334" w:rsidRPr="00312C2E">
        <w:rPr>
          <w:b/>
          <w:bCs/>
          <w:sz w:val="22"/>
          <w:szCs w:val="22"/>
          <w:rPrChange w:id="1250" w:author="Mostafa Sameer" w:date="2024-10-16T00:55:00Z" w16du:dateUtc="2024-10-16T04:55:00Z">
            <w:rPr/>
          </w:rPrChange>
        </w:rPr>
        <w:t xml:space="preserve"> Reports</w:t>
      </w:r>
      <w:bookmarkEnd w:id="1243"/>
      <w:r w:rsidR="005F6334" w:rsidRPr="00312C2E">
        <w:rPr>
          <w:b/>
          <w:bCs/>
          <w:sz w:val="22"/>
          <w:szCs w:val="22"/>
          <w:rPrChange w:id="1251" w:author="Mostafa Sameer" w:date="2024-10-16T00:55:00Z" w16du:dateUtc="2024-10-16T04:55:00Z">
            <w:rPr/>
          </w:rPrChange>
        </w:rPr>
        <w:t xml:space="preserve">  </w:t>
      </w:r>
    </w:p>
    <w:p w14:paraId="000000C7" w14:textId="1EE5696E" w:rsidR="00A67222" w:rsidRPr="00312C2E" w:rsidRDefault="005F6334">
      <w:pPr>
        <w:spacing w:line="360" w:lineRule="auto"/>
        <w:jc w:val="both"/>
        <w:rPr>
          <w:rPrChange w:id="1252" w:author="Mostafa Sameer" w:date="2024-10-16T00:55:00Z" w16du:dateUtc="2024-10-16T04:55:00Z">
            <w:rPr>
              <w:sz w:val="24"/>
              <w:szCs w:val="24"/>
            </w:rPr>
          </w:rPrChange>
        </w:rPr>
      </w:pPr>
      <w:r w:rsidRPr="00312C2E">
        <w:rPr>
          <w:rPrChange w:id="1253" w:author="Mostafa Sameer" w:date="2024-10-16T00:55:00Z" w16du:dateUtc="2024-10-16T04:55:00Z">
            <w:rPr>
              <w:sz w:val="24"/>
              <w:szCs w:val="24"/>
            </w:rPr>
          </w:rPrChange>
        </w:rPr>
        <w:t>According to the report (</w:t>
      </w:r>
      <w:proofErr w:type="spellStart"/>
      <w:r w:rsidRPr="00312C2E">
        <w:rPr>
          <w:i/>
          <w:highlight w:val="yellow"/>
          <w:rPrChange w:id="1254" w:author="Mostafa Sameer" w:date="2024-10-16T00:55:00Z" w16du:dateUtc="2024-10-16T04:55:00Z">
            <w:rPr>
              <w:i/>
              <w:sz w:val="24"/>
              <w:szCs w:val="24"/>
            </w:rPr>
          </w:rPrChange>
        </w:rPr>
        <w:t>StormArmour</w:t>
      </w:r>
      <w:proofErr w:type="spellEnd"/>
      <w:r w:rsidRPr="00312C2E">
        <w:rPr>
          <w:highlight w:val="yellow"/>
          <w:rPrChange w:id="1255" w:author="Mostafa Sameer" w:date="2024-10-16T00:55:00Z" w16du:dateUtc="2024-10-16T04:55:00Z">
            <w:rPr>
              <w:sz w:val="24"/>
              <w:szCs w:val="24"/>
            </w:rPr>
          </w:rPrChange>
        </w:rPr>
        <w:t>, n.d.),</w:t>
      </w:r>
      <w:r w:rsidRPr="00312C2E">
        <w:rPr>
          <w:rPrChange w:id="1256" w:author="Mostafa Sameer" w:date="2024-10-16T00:55:00Z" w16du:dateUtc="2024-10-16T04:55:00Z">
            <w:rPr>
              <w:sz w:val="24"/>
              <w:szCs w:val="24"/>
            </w:rPr>
          </w:rPrChange>
        </w:rPr>
        <w:t xml:space="preserve"> with promises </w:t>
      </w:r>
      <w:r w:rsidR="0036219E">
        <w:t>of</w:t>
      </w:r>
      <w:r w:rsidRPr="00312C2E">
        <w:rPr>
          <w:rPrChange w:id="1257" w:author="Mostafa Sameer" w:date="2024-10-16T00:55:00Z" w16du:dateUtc="2024-10-16T04:55:00Z">
            <w:rPr>
              <w:sz w:val="24"/>
              <w:szCs w:val="24"/>
            </w:rPr>
          </w:rPrChange>
        </w:rPr>
        <w:t xml:space="preserve"> 99% water infiltration elimination, Storm </w:t>
      </w:r>
      <w:proofErr w:type="spellStart"/>
      <w:r w:rsidRPr="00312C2E">
        <w:rPr>
          <w:rPrChange w:id="1258" w:author="Mostafa Sameer" w:date="2024-10-16T00:55:00Z" w16du:dateUtc="2024-10-16T04:55:00Z">
            <w:rPr>
              <w:sz w:val="24"/>
              <w:szCs w:val="24"/>
            </w:rPr>
          </w:rPrChange>
        </w:rPr>
        <w:t>Armour</w:t>
      </w:r>
      <w:proofErr w:type="spellEnd"/>
      <w:r w:rsidRPr="00312C2E">
        <w:rPr>
          <w:rPrChange w:id="1259" w:author="Mostafa Sameer" w:date="2024-10-16T00:55:00Z" w16du:dateUtc="2024-10-16T04:55:00Z">
            <w:rPr>
              <w:sz w:val="24"/>
              <w:szCs w:val="24"/>
            </w:rPr>
          </w:rPrChange>
        </w:rPr>
        <w:t xml:space="preserve"> is a device designed to stop water intrusion in sliding doors with glass tracks during extreme weather. Numerous experiments, many </w:t>
      </w:r>
      <w:r w:rsidR="0036219E">
        <w:t>of</w:t>
      </w:r>
      <w:r w:rsidRPr="00312C2E">
        <w:rPr>
          <w:rPrChange w:id="1260" w:author="Mostafa Sameer" w:date="2024-10-16T00:55:00Z" w16du:dateUtc="2024-10-16T04:55:00Z">
            <w:rPr>
              <w:sz w:val="24"/>
              <w:szCs w:val="24"/>
            </w:rPr>
          </w:rPrChange>
        </w:rPr>
        <w:t xml:space="preserve"> which are </w:t>
      </w:r>
      <w:del w:id="1261" w:author="Mostafa Sameer" w:date="2024-10-16T01:09:00Z" w16du:dateUtc="2024-10-16T05:09:00Z">
        <w:r w:rsidRPr="00312C2E" w:rsidDel="007E06D8">
          <w:rPr>
            <w:rPrChange w:id="1262" w:author="Mostafa Sameer" w:date="2024-10-16T00:55:00Z" w16du:dateUtc="2024-10-16T04:55:00Z">
              <w:rPr>
                <w:sz w:val="24"/>
                <w:szCs w:val="24"/>
              </w:rPr>
            </w:rPrChange>
          </w:rPr>
          <w:delText>similar to</w:delText>
        </w:r>
      </w:del>
      <w:ins w:id="1263" w:author="Mostafa Sameer" w:date="2024-10-16T01:09:00Z" w16du:dateUtc="2024-10-16T05:09:00Z">
        <w:r w:rsidR="007E06D8" w:rsidRPr="007E06D8">
          <w:t>like</w:t>
        </w:r>
      </w:ins>
      <w:r w:rsidRPr="00312C2E">
        <w:rPr>
          <w:rPrChange w:id="1264" w:author="Mostafa Sameer" w:date="2024-10-16T00:55:00Z" w16du:dateUtc="2024-10-16T04:55:00Z">
            <w:rPr>
              <w:sz w:val="24"/>
              <w:szCs w:val="24"/>
            </w:rPr>
          </w:rPrChange>
        </w:rPr>
        <w:t xml:space="preserve"> earlier research by the Florida International University (FIU) Shutter Study, have been used to assess its efficacy. The FIU research found that water intrusion was a prevalent problem, particularly among non-</w:t>
      </w:r>
      <w:r w:rsidRPr="00312C2E">
        <w:rPr>
          <w:rPrChange w:id="1265" w:author="Mostafa Sameer" w:date="2024-10-16T00:55:00Z" w16du:dateUtc="2024-10-16T04:55:00Z">
            <w:rPr>
              <w:sz w:val="24"/>
              <w:szCs w:val="24"/>
            </w:rPr>
          </w:rPrChange>
        </w:rPr>
        <w:lastRenderedPageBreak/>
        <w:t xml:space="preserve">shuttered sliding glass doors where water would mostly enter at the bottom, notably at the joints </w:t>
      </w:r>
      <w:r w:rsidR="0036219E">
        <w:t>of</w:t>
      </w:r>
      <w:r w:rsidRPr="00312C2E">
        <w:rPr>
          <w:rPrChange w:id="1266" w:author="Mostafa Sameer" w:date="2024-10-16T00:55:00Z" w16du:dateUtc="2024-10-16T04:55:00Z">
            <w:rPr>
              <w:sz w:val="24"/>
              <w:szCs w:val="24"/>
            </w:rPr>
          </w:rPrChange>
        </w:rPr>
        <w:t xml:space="preserve"> the door sill </w:t>
      </w:r>
      <w:r w:rsidR="0036219E">
        <w:t>and</w:t>
      </w:r>
      <w:r w:rsidRPr="00312C2E">
        <w:rPr>
          <w:rPrChange w:id="1267" w:author="Mostafa Sameer" w:date="2024-10-16T00:55:00Z" w16du:dateUtc="2024-10-16T04:55:00Z">
            <w:rPr>
              <w:sz w:val="24"/>
              <w:szCs w:val="24"/>
            </w:rPr>
          </w:rPrChange>
        </w:rPr>
        <w:t xml:space="preserve"> frame </w:t>
      </w:r>
      <w:r w:rsidR="0036219E">
        <w:t>and</w:t>
      </w:r>
      <w:r w:rsidRPr="00312C2E">
        <w:rPr>
          <w:rPrChange w:id="1268" w:author="Mostafa Sameer" w:date="2024-10-16T00:55:00Z" w16du:dateUtc="2024-10-16T04:55:00Z">
            <w:rPr>
              <w:sz w:val="24"/>
              <w:szCs w:val="24"/>
            </w:rPr>
          </w:rPrChange>
        </w:rPr>
        <w:t xml:space="preserve"> where the glass met the aluminum.</w:t>
      </w:r>
    </w:p>
    <w:p w14:paraId="000000CD" w14:textId="20F1BA20" w:rsidR="00A67222" w:rsidRPr="00312C2E" w:rsidDel="00A5539E" w:rsidRDefault="005F6334">
      <w:pPr>
        <w:spacing w:line="360" w:lineRule="auto"/>
        <w:jc w:val="both"/>
        <w:rPr>
          <w:del w:id="1269" w:author="Mostafa Sameer" w:date="2024-10-16T00:42:00Z" w16du:dateUtc="2024-10-16T04:42:00Z"/>
        </w:rPr>
      </w:pPr>
      <w:del w:id="1270" w:author="Mostafa Sameer" w:date="2024-10-16T00:42:00Z" w16du:dateUtc="2024-10-16T04:42:00Z">
        <w:r w:rsidRPr="00312C2E" w:rsidDel="00A5539E">
          <w:delText xml:space="preserve">Table 1: Comparing the FIU Study on Wind-Driven Rain Resistance of Sliding Doors with Shutters to the Storm Armor Tes (Ref: </w:delText>
        </w:r>
        <w:r w:rsidRPr="00312C2E" w:rsidDel="00A5539E">
          <w:rPr>
            <w:rPrChange w:id="1271" w:author="Mostafa Sameer" w:date="2024-10-16T00:55:00Z" w16du:dateUtc="2024-10-16T04:55:00Z">
              <w:rPr>
                <w:sz w:val="24"/>
                <w:szCs w:val="24"/>
              </w:rPr>
            </w:rPrChange>
          </w:rPr>
          <w:delText>(</w:delText>
        </w:r>
        <w:r w:rsidRPr="00312C2E" w:rsidDel="00A5539E">
          <w:rPr>
            <w:i/>
            <w:rPrChange w:id="1272" w:author="Mostafa Sameer" w:date="2024-10-16T00:55:00Z" w16du:dateUtc="2024-10-16T04:55:00Z">
              <w:rPr>
                <w:i/>
                <w:sz w:val="24"/>
                <w:szCs w:val="24"/>
              </w:rPr>
            </w:rPrChange>
          </w:rPr>
          <w:delText>StormArmour</w:delText>
        </w:r>
        <w:r w:rsidRPr="00312C2E" w:rsidDel="00A5539E">
          <w:rPr>
            <w:rPrChange w:id="1273" w:author="Mostafa Sameer" w:date="2024-10-16T00:55:00Z" w16du:dateUtc="2024-10-16T04:55:00Z">
              <w:rPr>
                <w:sz w:val="24"/>
                <w:szCs w:val="24"/>
              </w:rPr>
            </w:rPrChange>
          </w:rPr>
          <w:delText>, n.d.)</w:delText>
        </w:r>
      </w:del>
    </w:p>
    <w:tbl>
      <w:tblPr>
        <w:tblStyle w:val="aff0"/>
        <w:tblW w:w="8865" w:type="dxa"/>
        <w:tblBorders>
          <w:top w:val="nil"/>
          <w:left w:val="nil"/>
          <w:bottom w:val="nil"/>
          <w:right w:val="nil"/>
          <w:insideH w:val="nil"/>
          <w:insideV w:val="nil"/>
        </w:tblBorders>
        <w:tblLayout w:type="fixed"/>
        <w:tblLook w:val="0600" w:firstRow="0" w:lastRow="0" w:firstColumn="0" w:lastColumn="0" w:noHBand="1" w:noVBand="1"/>
      </w:tblPr>
      <w:tblGrid>
        <w:gridCol w:w="3000"/>
        <w:gridCol w:w="2925"/>
        <w:gridCol w:w="2940"/>
      </w:tblGrid>
      <w:tr w:rsidR="00A67222" w:rsidRPr="00312C2E" w:rsidDel="00A5539E" w14:paraId="41D55B30" w14:textId="5BA95D18">
        <w:trPr>
          <w:trHeight w:val="182"/>
          <w:del w:id="1274" w:author="Mostafa Sameer" w:date="2024-10-16T00:42:00Z"/>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0000CE" w14:textId="24B334FD" w:rsidR="00A67222" w:rsidRPr="00312C2E" w:rsidDel="00A5539E" w:rsidRDefault="005F6334">
            <w:pPr>
              <w:spacing w:before="240"/>
              <w:jc w:val="center"/>
              <w:rPr>
                <w:del w:id="1275" w:author="Mostafa Sameer" w:date="2024-10-16T00:42:00Z" w16du:dateUtc="2024-10-16T04:42:00Z"/>
              </w:rPr>
            </w:pPr>
            <w:del w:id="1276" w:author="Mostafa Sameer" w:date="2024-10-16T00:42:00Z" w16du:dateUtc="2024-10-16T04:42:00Z">
              <w:r w:rsidRPr="00312C2E" w:rsidDel="00A5539E">
                <w:delText xml:space="preserve"> </w:delText>
              </w:r>
            </w:del>
          </w:p>
        </w:tc>
        <w:tc>
          <w:tcPr>
            <w:tcW w:w="29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0000CF" w14:textId="6C5168B3" w:rsidR="00A67222" w:rsidRPr="00312C2E" w:rsidDel="00A5539E" w:rsidRDefault="005F6334">
            <w:pPr>
              <w:spacing w:before="240"/>
              <w:jc w:val="center"/>
              <w:rPr>
                <w:del w:id="1277" w:author="Mostafa Sameer" w:date="2024-10-16T00:42:00Z" w16du:dateUtc="2024-10-16T04:42:00Z"/>
                <w:b/>
              </w:rPr>
            </w:pPr>
            <w:del w:id="1278" w:author="Mostafa Sameer" w:date="2024-10-16T00:42:00Z" w16du:dateUtc="2024-10-16T04:42:00Z">
              <w:r w:rsidRPr="00312C2E" w:rsidDel="00A5539E">
                <w:rPr>
                  <w:b/>
                </w:rPr>
                <w:delText>FIU Shutter Report</w:delText>
              </w:r>
            </w:del>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0000D0" w14:textId="1E55C669" w:rsidR="00A67222" w:rsidRPr="00312C2E" w:rsidDel="00A5539E" w:rsidRDefault="005F6334">
            <w:pPr>
              <w:spacing w:before="240"/>
              <w:jc w:val="center"/>
              <w:rPr>
                <w:del w:id="1279" w:author="Mostafa Sameer" w:date="2024-10-16T00:42:00Z" w16du:dateUtc="2024-10-16T04:42:00Z"/>
                <w:b/>
              </w:rPr>
            </w:pPr>
            <w:del w:id="1280" w:author="Mostafa Sameer" w:date="2024-10-16T00:42:00Z" w16du:dateUtc="2024-10-16T04:42:00Z">
              <w:r w:rsidRPr="00312C2E" w:rsidDel="00A5539E">
                <w:rPr>
                  <w:b/>
                </w:rPr>
                <w:delText>Storm Armour Report</w:delText>
              </w:r>
            </w:del>
          </w:p>
        </w:tc>
      </w:tr>
      <w:tr w:rsidR="00A67222" w:rsidRPr="00312C2E" w:rsidDel="00A5539E" w14:paraId="31180C0B" w14:textId="5BCB31FC">
        <w:trPr>
          <w:trHeight w:val="227"/>
          <w:del w:id="1281"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D1" w14:textId="48A18C7B" w:rsidR="00A67222" w:rsidRPr="00312C2E" w:rsidDel="00A5539E" w:rsidRDefault="005F6334">
            <w:pPr>
              <w:spacing w:before="240"/>
              <w:jc w:val="center"/>
              <w:rPr>
                <w:del w:id="1282" w:author="Mostafa Sameer" w:date="2024-10-16T00:42:00Z" w16du:dateUtc="2024-10-16T04:42:00Z"/>
              </w:rPr>
            </w:pPr>
            <w:del w:id="1283" w:author="Mostafa Sameer" w:date="2024-10-16T00:42:00Z" w16du:dateUtc="2024-10-16T04:42:00Z">
              <w:r w:rsidRPr="00312C2E" w:rsidDel="00A5539E">
                <w:delText>Roughness Angle</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D2" w14:textId="573ED2EC" w:rsidR="00A67222" w:rsidRPr="00312C2E" w:rsidDel="00A5539E" w:rsidRDefault="005F6334">
            <w:pPr>
              <w:spacing w:before="240"/>
              <w:jc w:val="center"/>
              <w:rPr>
                <w:del w:id="1284" w:author="Mostafa Sameer" w:date="2024-10-16T00:42:00Z" w16du:dateUtc="2024-10-16T04:42:00Z"/>
              </w:rPr>
            </w:pPr>
            <w:del w:id="1285" w:author="Mostafa Sameer" w:date="2024-10-16T00:42:00Z" w16du:dateUtc="2024-10-16T04:42:00Z">
              <w:r w:rsidRPr="00312C2E" w:rsidDel="00A5539E">
                <w:delText>25</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D3" w14:textId="35781BB1" w:rsidR="00A67222" w:rsidRPr="00312C2E" w:rsidDel="00A5539E" w:rsidRDefault="005F6334">
            <w:pPr>
              <w:spacing w:before="240"/>
              <w:jc w:val="center"/>
              <w:rPr>
                <w:del w:id="1286" w:author="Mostafa Sameer" w:date="2024-10-16T00:42:00Z" w16du:dateUtc="2024-10-16T04:42:00Z"/>
              </w:rPr>
            </w:pPr>
            <w:del w:id="1287" w:author="Mostafa Sameer" w:date="2024-10-16T00:42:00Z" w16du:dateUtc="2024-10-16T04:42:00Z">
              <w:r w:rsidRPr="00312C2E" w:rsidDel="00A5539E">
                <w:delText>25</w:delText>
              </w:r>
            </w:del>
          </w:p>
        </w:tc>
      </w:tr>
      <w:tr w:rsidR="00A67222" w:rsidRPr="00312C2E" w:rsidDel="00A5539E" w14:paraId="0292C00A" w14:textId="0F7AD284">
        <w:trPr>
          <w:del w:id="1288"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D4" w14:textId="2879DBFD" w:rsidR="00A67222" w:rsidRPr="00312C2E" w:rsidDel="00A5539E" w:rsidRDefault="005F6334">
            <w:pPr>
              <w:spacing w:before="240"/>
              <w:jc w:val="center"/>
              <w:rPr>
                <w:del w:id="1289" w:author="Mostafa Sameer" w:date="2024-10-16T00:42:00Z" w16du:dateUtc="2024-10-16T04:42:00Z"/>
              </w:rPr>
            </w:pPr>
            <w:del w:id="1290" w:author="Mostafa Sameer" w:date="2024-10-16T00:42:00Z" w16du:dateUtc="2024-10-16T04:42:00Z">
              <w:r w:rsidRPr="00312C2E" w:rsidDel="00A5539E">
                <w:delText>Spire Angle</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D5" w14:textId="238D3F1D" w:rsidR="00A67222" w:rsidRPr="00312C2E" w:rsidDel="00A5539E" w:rsidRDefault="005F6334">
            <w:pPr>
              <w:spacing w:before="240"/>
              <w:jc w:val="center"/>
              <w:rPr>
                <w:del w:id="1291" w:author="Mostafa Sameer" w:date="2024-10-16T00:42:00Z" w16du:dateUtc="2024-10-16T04:42:00Z"/>
              </w:rPr>
            </w:pPr>
            <w:del w:id="1292" w:author="Mostafa Sameer" w:date="2024-10-16T00:42:00Z" w16du:dateUtc="2024-10-16T04:42:00Z">
              <w:r w:rsidRPr="00312C2E" w:rsidDel="00A5539E">
                <w:delText>45</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D6" w14:textId="2BC068A2" w:rsidR="00A67222" w:rsidRPr="00312C2E" w:rsidDel="00A5539E" w:rsidRDefault="005F6334">
            <w:pPr>
              <w:spacing w:before="240"/>
              <w:jc w:val="center"/>
              <w:rPr>
                <w:del w:id="1293" w:author="Mostafa Sameer" w:date="2024-10-16T00:42:00Z" w16du:dateUtc="2024-10-16T04:42:00Z"/>
              </w:rPr>
            </w:pPr>
            <w:del w:id="1294" w:author="Mostafa Sameer" w:date="2024-10-16T00:42:00Z" w16du:dateUtc="2024-10-16T04:42:00Z">
              <w:r w:rsidRPr="00312C2E" w:rsidDel="00A5539E">
                <w:delText>45</w:delText>
              </w:r>
            </w:del>
          </w:p>
        </w:tc>
      </w:tr>
      <w:tr w:rsidR="00A67222" w:rsidRPr="00312C2E" w:rsidDel="00A5539E" w14:paraId="52DE0265" w14:textId="7AD4C90D">
        <w:trPr>
          <w:trHeight w:val="285"/>
          <w:del w:id="1295"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D7" w14:textId="4AC47D36" w:rsidR="00A67222" w:rsidRPr="00312C2E" w:rsidDel="00A5539E" w:rsidRDefault="005F6334">
            <w:pPr>
              <w:spacing w:before="240"/>
              <w:jc w:val="center"/>
              <w:rPr>
                <w:del w:id="1296" w:author="Mostafa Sameer" w:date="2024-10-16T00:42:00Z" w16du:dateUtc="2024-10-16T04:42:00Z"/>
              </w:rPr>
            </w:pPr>
            <w:del w:id="1297" w:author="Mostafa Sameer" w:date="2024-10-16T00:42:00Z" w16du:dateUtc="2024-10-16T04:42:00Z">
              <w:r w:rsidRPr="00312C2E" w:rsidDel="00A5539E">
                <w:delText>Exposure</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D8" w14:textId="13F558DA" w:rsidR="00A67222" w:rsidRPr="00312C2E" w:rsidDel="00A5539E" w:rsidRDefault="005F6334">
            <w:pPr>
              <w:spacing w:before="240"/>
              <w:jc w:val="center"/>
              <w:rPr>
                <w:del w:id="1298" w:author="Mostafa Sameer" w:date="2024-10-16T00:42:00Z" w16du:dateUtc="2024-10-16T04:42:00Z"/>
              </w:rPr>
            </w:pPr>
            <w:del w:id="1299" w:author="Mostafa Sameer" w:date="2024-10-16T00:42:00Z" w16du:dateUtc="2024-10-16T04:42:00Z">
              <w:r w:rsidRPr="00312C2E" w:rsidDel="00A5539E">
                <w:delText>Open</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D9" w14:textId="2F26B404" w:rsidR="00A67222" w:rsidRPr="00312C2E" w:rsidDel="00A5539E" w:rsidRDefault="005F6334">
            <w:pPr>
              <w:spacing w:before="240"/>
              <w:jc w:val="center"/>
              <w:rPr>
                <w:del w:id="1300" w:author="Mostafa Sameer" w:date="2024-10-16T00:42:00Z" w16du:dateUtc="2024-10-16T04:42:00Z"/>
              </w:rPr>
            </w:pPr>
            <w:del w:id="1301" w:author="Mostafa Sameer" w:date="2024-10-16T00:42:00Z" w16du:dateUtc="2024-10-16T04:42:00Z">
              <w:r w:rsidRPr="00312C2E" w:rsidDel="00A5539E">
                <w:delText>Open</w:delText>
              </w:r>
            </w:del>
          </w:p>
        </w:tc>
      </w:tr>
      <w:tr w:rsidR="00A67222" w:rsidRPr="00312C2E" w:rsidDel="00A5539E" w14:paraId="2A0EB077" w14:textId="1CADE502">
        <w:trPr>
          <w:trHeight w:val="285"/>
          <w:del w:id="1302"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DA" w14:textId="08B5818B" w:rsidR="00A67222" w:rsidRPr="00312C2E" w:rsidDel="00A5539E" w:rsidRDefault="005F6334">
            <w:pPr>
              <w:spacing w:before="240"/>
              <w:jc w:val="center"/>
              <w:rPr>
                <w:del w:id="1303" w:author="Mostafa Sameer" w:date="2024-10-16T00:42:00Z" w16du:dateUtc="2024-10-16T04:42:00Z"/>
              </w:rPr>
            </w:pPr>
            <w:del w:id="1304" w:author="Mostafa Sameer" w:date="2024-10-16T00:42:00Z" w16du:dateUtc="2024-10-16T04:42:00Z">
              <w:r w:rsidRPr="00312C2E" w:rsidDel="00A5539E">
                <w:delText>Wind Speed (mph)</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DB" w14:textId="0696B138" w:rsidR="00A67222" w:rsidRPr="00312C2E" w:rsidDel="00A5539E" w:rsidRDefault="005F6334">
            <w:pPr>
              <w:spacing w:before="240"/>
              <w:jc w:val="center"/>
              <w:rPr>
                <w:del w:id="1305" w:author="Mostafa Sameer" w:date="2024-10-16T00:42:00Z" w16du:dateUtc="2024-10-16T04:42:00Z"/>
              </w:rPr>
            </w:pPr>
            <w:del w:id="1306" w:author="Mostafa Sameer" w:date="2024-10-16T00:42:00Z" w16du:dateUtc="2024-10-16T04:42:00Z">
              <w:r w:rsidRPr="00312C2E" w:rsidDel="00A5539E">
                <w:delText>65, 100, 130</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DC" w14:textId="0EB3A42C" w:rsidR="00A67222" w:rsidRPr="00312C2E" w:rsidDel="00A5539E" w:rsidRDefault="005F6334">
            <w:pPr>
              <w:spacing w:before="240"/>
              <w:jc w:val="center"/>
              <w:rPr>
                <w:del w:id="1307" w:author="Mostafa Sameer" w:date="2024-10-16T00:42:00Z" w16du:dateUtc="2024-10-16T04:42:00Z"/>
              </w:rPr>
            </w:pPr>
            <w:del w:id="1308" w:author="Mostafa Sameer" w:date="2024-10-16T00:42:00Z" w16du:dateUtc="2024-10-16T04:42:00Z">
              <w:r w:rsidRPr="00312C2E" w:rsidDel="00A5539E">
                <w:delText>100, 115</w:delText>
              </w:r>
            </w:del>
          </w:p>
        </w:tc>
      </w:tr>
      <w:tr w:rsidR="00A67222" w:rsidRPr="00312C2E" w:rsidDel="00A5539E" w14:paraId="1094928F" w14:textId="2FB0E866">
        <w:trPr>
          <w:trHeight w:val="159"/>
          <w:del w:id="1309"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DD" w14:textId="1FB7BA6F" w:rsidR="00A67222" w:rsidRPr="00312C2E" w:rsidDel="00A5539E" w:rsidRDefault="005F6334">
            <w:pPr>
              <w:spacing w:before="240"/>
              <w:jc w:val="center"/>
              <w:rPr>
                <w:del w:id="1310" w:author="Mostafa Sameer" w:date="2024-10-16T00:42:00Z" w16du:dateUtc="2024-10-16T04:42:00Z"/>
              </w:rPr>
            </w:pPr>
            <w:del w:id="1311" w:author="Mostafa Sameer" w:date="2024-10-16T00:42:00Z" w16du:dateUtc="2024-10-16T04:42:00Z">
              <w:r w:rsidRPr="00312C2E" w:rsidDel="00A5539E">
                <w:delText>No. Samples (0-degree Wind Direction)</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DE" w14:textId="236E7957" w:rsidR="00A67222" w:rsidRPr="00312C2E" w:rsidDel="00A5539E" w:rsidRDefault="005F6334">
            <w:pPr>
              <w:spacing w:before="240"/>
              <w:jc w:val="center"/>
              <w:rPr>
                <w:del w:id="1312" w:author="Mostafa Sameer" w:date="2024-10-16T00:42:00Z" w16du:dateUtc="2024-10-16T04:42:00Z"/>
              </w:rPr>
            </w:pPr>
            <w:del w:id="1313" w:author="Mostafa Sameer" w:date="2024-10-16T00:42:00Z" w16du:dateUtc="2024-10-16T04:42:00Z">
              <w:r w:rsidRPr="00312C2E" w:rsidDel="00A5539E">
                <w:delText>3</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DF" w14:textId="72AB4632" w:rsidR="00A67222" w:rsidRPr="00312C2E" w:rsidDel="00A5539E" w:rsidRDefault="005F6334">
            <w:pPr>
              <w:spacing w:before="240"/>
              <w:jc w:val="center"/>
              <w:rPr>
                <w:del w:id="1314" w:author="Mostafa Sameer" w:date="2024-10-16T00:42:00Z" w16du:dateUtc="2024-10-16T04:42:00Z"/>
              </w:rPr>
            </w:pPr>
            <w:del w:id="1315" w:author="Mostafa Sameer" w:date="2024-10-16T00:42:00Z" w16du:dateUtc="2024-10-16T04:42:00Z">
              <w:r w:rsidRPr="00312C2E" w:rsidDel="00A5539E">
                <w:delText>13</w:delText>
              </w:r>
            </w:del>
          </w:p>
        </w:tc>
      </w:tr>
      <w:tr w:rsidR="00A67222" w:rsidRPr="00312C2E" w:rsidDel="00A5539E" w14:paraId="2EC73CCF" w14:textId="05522660">
        <w:trPr>
          <w:trHeight w:val="285"/>
          <w:del w:id="1316"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E0" w14:textId="41D35C37" w:rsidR="00A67222" w:rsidRPr="00312C2E" w:rsidDel="00A5539E" w:rsidRDefault="005F6334">
            <w:pPr>
              <w:spacing w:before="240"/>
              <w:jc w:val="center"/>
              <w:rPr>
                <w:del w:id="1317" w:author="Mostafa Sameer" w:date="2024-10-16T00:42:00Z" w16du:dateUtc="2024-10-16T04:42:00Z"/>
              </w:rPr>
            </w:pPr>
            <w:del w:id="1318" w:author="Mostafa Sameer" w:date="2024-10-16T00:42:00Z" w16du:dateUtc="2024-10-16T04:42:00Z">
              <w:r w:rsidRPr="00312C2E" w:rsidDel="00A5539E">
                <w:delText>Flow Rate (GPM)</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E1" w14:textId="70EB2349" w:rsidR="00A67222" w:rsidRPr="00312C2E" w:rsidDel="00A5539E" w:rsidRDefault="005F6334">
            <w:pPr>
              <w:spacing w:before="240"/>
              <w:jc w:val="center"/>
              <w:rPr>
                <w:del w:id="1319" w:author="Mostafa Sameer" w:date="2024-10-16T00:42:00Z" w16du:dateUtc="2024-10-16T04:42:00Z"/>
              </w:rPr>
            </w:pPr>
            <w:del w:id="1320" w:author="Mostafa Sameer" w:date="2024-10-16T00:42:00Z" w16du:dateUtc="2024-10-16T04:42:00Z">
              <w:r w:rsidRPr="00312C2E" w:rsidDel="00A5539E">
                <w:delText>26-28</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E2" w14:textId="5E7D3B20" w:rsidR="00A67222" w:rsidRPr="00312C2E" w:rsidDel="00A5539E" w:rsidRDefault="005F6334">
            <w:pPr>
              <w:spacing w:before="240"/>
              <w:jc w:val="center"/>
              <w:rPr>
                <w:del w:id="1321" w:author="Mostafa Sameer" w:date="2024-10-16T00:42:00Z" w16du:dateUtc="2024-10-16T04:42:00Z"/>
              </w:rPr>
            </w:pPr>
            <w:del w:id="1322" w:author="Mostafa Sameer" w:date="2024-10-16T00:42:00Z" w16du:dateUtc="2024-10-16T04:42:00Z">
              <w:r w:rsidRPr="00312C2E" w:rsidDel="00A5539E">
                <w:delText>38-49</w:delText>
              </w:r>
            </w:del>
          </w:p>
        </w:tc>
      </w:tr>
      <w:tr w:rsidR="00A67222" w:rsidRPr="00312C2E" w:rsidDel="00A5539E" w14:paraId="2C74A844" w14:textId="7C1F04C9">
        <w:trPr>
          <w:trHeight w:val="285"/>
          <w:del w:id="1323"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E3" w14:textId="27E8552D" w:rsidR="00A67222" w:rsidRPr="00312C2E" w:rsidDel="00A5539E" w:rsidRDefault="005F6334">
            <w:pPr>
              <w:spacing w:before="240"/>
              <w:jc w:val="center"/>
              <w:rPr>
                <w:del w:id="1324" w:author="Mostafa Sameer" w:date="2024-10-16T00:42:00Z" w16du:dateUtc="2024-10-16T04:42:00Z"/>
              </w:rPr>
            </w:pPr>
            <w:del w:id="1325" w:author="Mostafa Sameer" w:date="2024-10-16T00:42:00Z" w16du:dateUtc="2024-10-16T04:42:00Z">
              <w:r w:rsidRPr="00312C2E" w:rsidDel="00A5539E">
                <w:delText>Test Duration (Min.)</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E4" w14:textId="211BF60B" w:rsidR="00A67222" w:rsidRPr="00312C2E" w:rsidDel="00A5539E" w:rsidRDefault="005F6334">
            <w:pPr>
              <w:spacing w:before="240"/>
              <w:jc w:val="center"/>
              <w:rPr>
                <w:del w:id="1326" w:author="Mostafa Sameer" w:date="2024-10-16T00:42:00Z" w16du:dateUtc="2024-10-16T04:42:00Z"/>
              </w:rPr>
            </w:pPr>
            <w:del w:id="1327" w:author="Mostafa Sameer" w:date="2024-10-16T00:42:00Z" w16du:dateUtc="2024-10-16T04:42:00Z">
              <w:r w:rsidRPr="00312C2E" w:rsidDel="00A5539E">
                <w:delText>3, 6, 9</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E5" w14:textId="3FAA1CC8" w:rsidR="00A67222" w:rsidRPr="00312C2E" w:rsidDel="00A5539E" w:rsidRDefault="005F6334">
            <w:pPr>
              <w:spacing w:before="240"/>
              <w:jc w:val="center"/>
              <w:rPr>
                <w:del w:id="1328" w:author="Mostafa Sameer" w:date="2024-10-16T00:42:00Z" w16du:dateUtc="2024-10-16T04:42:00Z"/>
              </w:rPr>
            </w:pPr>
            <w:del w:id="1329" w:author="Mostafa Sameer" w:date="2024-10-16T00:42:00Z" w16du:dateUtc="2024-10-16T04:42:00Z">
              <w:r w:rsidRPr="00312C2E" w:rsidDel="00A5539E">
                <w:delText>5</w:delText>
              </w:r>
            </w:del>
          </w:p>
        </w:tc>
      </w:tr>
      <w:tr w:rsidR="00A67222" w:rsidRPr="00312C2E" w:rsidDel="00A5539E" w14:paraId="12681518" w14:textId="6175822D">
        <w:trPr>
          <w:trHeight w:val="570"/>
          <w:del w:id="1330"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E6" w14:textId="36E9E08E" w:rsidR="00A67222" w:rsidRPr="00312C2E" w:rsidDel="00A5539E" w:rsidRDefault="005F6334">
            <w:pPr>
              <w:spacing w:before="240"/>
              <w:jc w:val="center"/>
              <w:rPr>
                <w:del w:id="1331" w:author="Mostafa Sameer" w:date="2024-10-16T00:42:00Z" w16du:dateUtc="2024-10-16T04:42:00Z"/>
              </w:rPr>
            </w:pPr>
            <w:del w:id="1332" w:author="Mostafa Sameer" w:date="2024-10-16T00:42:00Z" w16du:dateUtc="2024-10-16T04:42:00Z">
              <w:r w:rsidRPr="00312C2E" w:rsidDel="00A5539E">
                <w:delText>Wind Direction Tested (degrees)</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E7" w14:textId="6EBAAC28" w:rsidR="00A67222" w:rsidRPr="00312C2E" w:rsidDel="00A5539E" w:rsidRDefault="005F6334">
            <w:pPr>
              <w:spacing w:before="240"/>
              <w:jc w:val="center"/>
              <w:rPr>
                <w:del w:id="1333" w:author="Mostafa Sameer" w:date="2024-10-16T00:42:00Z" w16du:dateUtc="2024-10-16T04:42:00Z"/>
              </w:rPr>
            </w:pPr>
            <w:del w:id="1334" w:author="Mostafa Sameer" w:date="2024-10-16T00:42:00Z" w16du:dateUtc="2024-10-16T04:42:00Z">
              <w:r w:rsidRPr="00312C2E" w:rsidDel="00A5539E">
                <w:delText>0, 22, 5, 45</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E8" w14:textId="55ACCE5C" w:rsidR="00A67222" w:rsidRPr="00312C2E" w:rsidDel="00A5539E" w:rsidRDefault="005F6334">
            <w:pPr>
              <w:spacing w:before="240"/>
              <w:jc w:val="center"/>
              <w:rPr>
                <w:del w:id="1335" w:author="Mostafa Sameer" w:date="2024-10-16T00:42:00Z" w16du:dateUtc="2024-10-16T04:42:00Z"/>
              </w:rPr>
            </w:pPr>
            <w:del w:id="1336" w:author="Mostafa Sameer" w:date="2024-10-16T00:42:00Z" w16du:dateUtc="2024-10-16T04:42:00Z">
              <w:r w:rsidRPr="00312C2E" w:rsidDel="00A5539E">
                <w:delText>0</w:delText>
              </w:r>
            </w:del>
          </w:p>
        </w:tc>
      </w:tr>
      <w:tr w:rsidR="00A67222" w:rsidRPr="00312C2E" w:rsidDel="00A5539E" w14:paraId="3DFDEBC5" w14:textId="59C82EC0">
        <w:trPr>
          <w:trHeight w:val="87"/>
          <w:del w:id="1337"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E9" w14:textId="204F7278" w:rsidR="00A67222" w:rsidRPr="00312C2E" w:rsidDel="00A5539E" w:rsidRDefault="005F6334">
            <w:pPr>
              <w:spacing w:before="240"/>
              <w:jc w:val="center"/>
              <w:rPr>
                <w:del w:id="1338" w:author="Mostafa Sameer" w:date="2024-10-16T00:42:00Z" w16du:dateUtc="2024-10-16T04:42:00Z"/>
              </w:rPr>
            </w:pPr>
            <w:del w:id="1339" w:author="Mostafa Sameer" w:date="2024-10-16T00:42:00Z" w16du:dateUtc="2024-10-16T04:42:00Z">
              <w:r w:rsidRPr="00312C2E" w:rsidDel="00A5539E">
                <w:delText xml:space="preserve"> </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EA" w14:textId="1BAA604F" w:rsidR="00A67222" w:rsidRPr="00312C2E" w:rsidDel="00A5539E" w:rsidRDefault="005F6334">
            <w:pPr>
              <w:spacing w:before="240"/>
              <w:jc w:val="center"/>
              <w:rPr>
                <w:del w:id="1340" w:author="Mostafa Sameer" w:date="2024-10-16T00:42:00Z" w16du:dateUtc="2024-10-16T04:42:00Z"/>
              </w:rPr>
            </w:pPr>
            <w:del w:id="1341" w:author="Mostafa Sameer" w:date="2024-10-16T00:42:00Z" w16du:dateUtc="2024-10-16T04:42:00Z">
              <w:r w:rsidRPr="00312C2E" w:rsidDel="00A5539E">
                <w:delText xml:space="preserve"> </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EB" w14:textId="3D46A22B" w:rsidR="00A67222" w:rsidRPr="00312C2E" w:rsidDel="00A5539E" w:rsidRDefault="005F6334">
            <w:pPr>
              <w:spacing w:before="240"/>
              <w:jc w:val="center"/>
              <w:rPr>
                <w:del w:id="1342" w:author="Mostafa Sameer" w:date="2024-10-16T00:42:00Z" w16du:dateUtc="2024-10-16T04:42:00Z"/>
              </w:rPr>
            </w:pPr>
            <w:del w:id="1343" w:author="Mostafa Sameer" w:date="2024-10-16T00:42:00Z" w16du:dateUtc="2024-10-16T04:42:00Z">
              <w:r w:rsidRPr="00312C2E" w:rsidDel="00A5539E">
                <w:delText xml:space="preserve"> </w:delText>
              </w:r>
            </w:del>
          </w:p>
        </w:tc>
      </w:tr>
      <w:tr w:rsidR="00A67222" w:rsidRPr="00312C2E" w:rsidDel="00A5539E" w14:paraId="514ACB4B" w14:textId="7E2343EA">
        <w:trPr>
          <w:trHeight w:val="56"/>
          <w:del w:id="1344" w:author="Mostafa Sameer" w:date="2024-10-16T00:42:00Z"/>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000EC" w14:textId="42C75EF7" w:rsidR="00A67222" w:rsidRPr="00312C2E" w:rsidDel="00A5539E" w:rsidRDefault="005F6334">
            <w:pPr>
              <w:spacing w:before="240"/>
              <w:jc w:val="center"/>
              <w:rPr>
                <w:del w:id="1345" w:author="Mostafa Sameer" w:date="2024-10-16T00:42:00Z" w16du:dateUtc="2024-10-16T04:42:00Z"/>
              </w:rPr>
            </w:pPr>
            <w:del w:id="1346" w:author="Mostafa Sameer" w:date="2024-10-16T00:42:00Z" w16du:dateUtc="2024-10-16T04:42:00Z">
              <w:r w:rsidRPr="00312C2E" w:rsidDel="00A5539E">
                <w:delText>Notes:</w:delText>
              </w:r>
            </w:del>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00000ED" w14:textId="23788FA9" w:rsidR="00A67222" w:rsidRPr="00312C2E" w:rsidDel="00A5539E" w:rsidRDefault="005F6334">
            <w:pPr>
              <w:spacing w:before="240"/>
              <w:jc w:val="center"/>
              <w:rPr>
                <w:del w:id="1347" w:author="Mostafa Sameer" w:date="2024-10-16T00:42:00Z" w16du:dateUtc="2024-10-16T04:42:00Z"/>
              </w:rPr>
            </w:pPr>
            <w:del w:id="1348" w:author="Mostafa Sameer" w:date="2024-10-16T00:42:00Z" w16du:dateUtc="2024-10-16T04:42:00Z">
              <w:r w:rsidRPr="00312C2E" w:rsidDel="00A5539E">
                <w:delText xml:space="preserve"> </w:delText>
              </w:r>
            </w:del>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0000EE" w14:textId="2E75F420" w:rsidR="00A67222" w:rsidRPr="00312C2E" w:rsidDel="00A5539E" w:rsidRDefault="005F6334">
            <w:pPr>
              <w:spacing w:before="240"/>
              <w:jc w:val="center"/>
              <w:rPr>
                <w:del w:id="1349" w:author="Mostafa Sameer" w:date="2024-10-16T00:42:00Z" w16du:dateUtc="2024-10-16T04:42:00Z"/>
              </w:rPr>
            </w:pPr>
            <w:del w:id="1350" w:author="Mostafa Sameer" w:date="2024-10-16T00:42:00Z" w16du:dateUtc="2024-10-16T04:42:00Z">
              <w:r w:rsidRPr="00312C2E" w:rsidDel="00A5539E">
                <w:delText xml:space="preserve"> </w:delText>
              </w:r>
            </w:del>
          </w:p>
        </w:tc>
      </w:tr>
    </w:tbl>
    <w:p w14:paraId="000000F0" w14:textId="4F2E4F84" w:rsidR="00A67222" w:rsidRPr="00312C2E" w:rsidRDefault="005F6334" w:rsidP="00595E45">
      <w:pPr>
        <w:spacing w:before="240" w:after="240"/>
        <w:jc w:val="center"/>
        <w:rPr>
          <w:rPrChange w:id="1351" w:author="Mostafa Sameer" w:date="2024-10-16T00:55:00Z" w16du:dateUtc="2024-10-16T04:55:00Z">
            <w:rPr>
              <w:sz w:val="24"/>
              <w:szCs w:val="24"/>
            </w:rPr>
          </w:rPrChange>
        </w:rPr>
      </w:pPr>
      <w:del w:id="1352" w:author="Mostafa Sameer" w:date="2024-10-16T00:42:00Z" w16du:dateUtc="2024-10-16T04:42:00Z">
        <w:r w:rsidRPr="00312C2E" w:rsidDel="00A5539E">
          <w:delText>1.</w:delText>
        </w:r>
        <w:r w:rsidRPr="00312C2E" w:rsidDel="00A5539E">
          <w:rPr>
            <w:rPrChange w:id="1353" w:author="Mostafa Sameer" w:date="2024-10-16T00:55:00Z" w16du:dateUtc="2024-10-16T04:55:00Z">
              <w:rPr>
                <w:sz w:val="12"/>
                <w:szCs w:val="12"/>
              </w:rPr>
            </w:rPrChange>
          </w:rPr>
          <w:delText xml:space="preserve">        </w:delText>
        </w:r>
        <w:r w:rsidRPr="00312C2E" w:rsidDel="00A5539E">
          <w:delText>No. Samples are taken from 100 mph test cases only for the FIU Shutter report and for 100 mph and 115 mph test cases for the Storm Armour Report</w:delText>
        </w:r>
      </w:del>
    </w:p>
    <w:p w14:paraId="000000F1" w14:textId="444CFC38" w:rsidR="00A67222" w:rsidRPr="00312C2E" w:rsidRDefault="005F6334">
      <w:pPr>
        <w:spacing w:line="360" w:lineRule="auto"/>
        <w:jc w:val="both"/>
        <w:rPr>
          <w:ins w:id="1354" w:author="Mostafa Sameer" w:date="2024-10-16T00:42:00Z" w16du:dateUtc="2024-10-16T04:42:00Z"/>
          <w:rPrChange w:id="1355" w:author="Mostafa Sameer" w:date="2024-10-16T00:55:00Z" w16du:dateUtc="2024-10-16T04:55:00Z">
            <w:rPr>
              <w:ins w:id="1356" w:author="Mostafa Sameer" w:date="2024-10-16T00:42:00Z" w16du:dateUtc="2024-10-16T04:42:00Z"/>
              <w:sz w:val="24"/>
              <w:szCs w:val="24"/>
            </w:rPr>
          </w:rPrChange>
        </w:rPr>
      </w:pPr>
      <w:r w:rsidRPr="00312C2E">
        <w:rPr>
          <w:rPrChange w:id="1357" w:author="Mostafa Sameer" w:date="2024-10-16T00:55:00Z" w16du:dateUtc="2024-10-16T04:55:00Z">
            <w:rPr>
              <w:sz w:val="24"/>
              <w:szCs w:val="24"/>
            </w:rPr>
          </w:rPrChange>
        </w:rPr>
        <w:t xml:space="preserve">Storm </w:t>
      </w:r>
      <w:proofErr w:type="spellStart"/>
      <w:r w:rsidRPr="00312C2E">
        <w:rPr>
          <w:rPrChange w:id="1358" w:author="Mostafa Sameer" w:date="2024-10-16T00:55:00Z" w16du:dateUtc="2024-10-16T04:55:00Z">
            <w:rPr>
              <w:sz w:val="24"/>
              <w:szCs w:val="24"/>
            </w:rPr>
          </w:rPrChange>
        </w:rPr>
        <w:t>Armour</w:t>
      </w:r>
      <w:proofErr w:type="spellEnd"/>
      <w:r w:rsidRPr="00312C2E">
        <w:rPr>
          <w:rPrChange w:id="1359" w:author="Mostafa Sameer" w:date="2024-10-16T00:55:00Z" w16du:dateUtc="2024-10-16T04:55:00Z">
            <w:rPr>
              <w:sz w:val="24"/>
              <w:szCs w:val="24"/>
            </w:rPr>
          </w:rPrChange>
        </w:rPr>
        <w:t xml:space="preserve"> carried out comprehensive testing within the FIU Wall </w:t>
      </w:r>
      <w:r w:rsidR="0036219E">
        <w:t>of</w:t>
      </w:r>
      <w:r w:rsidRPr="00312C2E">
        <w:rPr>
          <w:rPrChange w:id="1360" w:author="Mostafa Sameer" w:date="2024-10-16T00:55:00Z" w16du:dateUtc="2024-10-16T04:55:00Z">
            <w:rPr>
              <w:sz w:val="24"/>
              <w:szCs w:val="24"/>
            </w:rPr>
          </w:rPrChange>
        </w:rPr>
        <w:t xml:space="preserve"> Wind in September 2023, according to even more stringent criteria than those utilized in the first FIU shutter research. Four distinct sliding glass door types were put through a total </w:t>
      </w:r>
      <w:r w:rsidR="0036219E">
        <w:t>of</w:t>
      </w:r>
      <w:r w:rsidRPr="00312C2E">
        <w:rPr>
          <w:rPrChange w:id="1361" w:author="Mostafa Sameer" w:date="2024-10-16T00:55:00Z" w16du:dateUtc="2024-10-16T04:55:00Z">
            <w:rPr>
              <w:sz w:val="24"/>
              <w:szCs w:val="24"/>
            </w:rPr>
          </w:rPrChange>
        </w:rPr>
        <w:t xml:space="preserve"> 27 trials at 100 mph wind speeds in these tests. Interestingly, Storm </w:t>
      </w:r>
      <w:proofErr w:type="spellStart"/>
      <w:r w:rsidRPr="00312C2E">
        <w:rPr>
          <w:rPrChange w:id="1362" w:author="Mostafa Sameer" w:date="2024-10-16T00:55:00Z" w16du:dateUtc="2024-10-16T04:55:00Z">
            <w:rPr>
              <w:sz w:val="24"/>
              <w:szCs w:val="24"/>
            </w:rPr>
          </w:rPrChange>
        </w:rPr>
        <w:t>Armour</w:t>
      </w:r>
      <w:proofErr w:type="spellEnd"/>
      <w:r w:rsidRPr="00312C2E">
        <w:rPr>
          <w:rPrChange w:id="1363" w:author="Mostafa Sameer" w:date="2024-10-16T00:55:00Z" w16du:dateUtc="2024-10-16T04:55:00Z">
            <w:rPr>
              <w:sz w:val="24"/>
              <w:szCs w:val="24"/>
            </w:rPr>
          </w:rPrChange>
        </w:rPr>
        <w:t xml:space="preserve"> used twice as much water as the FIU testing, which concentrated on a single door </w:t>
      </w:r>
      <w:r w:rsidR="0036219E">
        <w:t>and</w:t>
      </w:r>
      <w:r w:rsidRPr="00312C2E">
        <w:rPr>
          <w:rPrChange w:id="1364" w:author="Mostafa Sameer" w:date="2024-10-16T00:55:00Z" w16du:dateUtc="2024-10-16T04:55:00Z">
            <w:rPr>
              <w:sz w:val="24"/>
              <w:szCs w:val="24"/>
            </w:rPr>
          </w:rPrChange>
        </w:rPr>
        <w:t xml:space="preserve"> a pair </w:t>
      </w:r>
      <w:r w:rsidR="0036219E">
        <w:t>of</w:t>
      </w:r>
      <w:r w:rsidRPr="00312C2E">
        <w:rPr>
          <w:rPrChange w:id="1365" w:author="Mostafa Sameer" w:date="2024-10-16T00:55:00Z" w16du:dateUtc="2024-10-16T04:55:00Z">
            <w:rPr>
              <w:sz w:val="24"/>
              <w:szCs w:val="24"/>
            </w:rPr>
          </w:rPrChange>
        </w:rPr>
        <w:t xml:space="preserve"> shutters. Storm </w:t>
      </w:r>
      <w:proofErr w:type="spellStart"/>
      <w:r w:rsidRPr="00312C2E">
        <w:rPr>
          <w:rPrChange w:id="1366" w:author="Mostafa Sameer" w:date="2024-10-16T00:55:00Z" w16du:dateUtc="2024-10-16T04:55:00Z">
            <w:rPr>
              <w:sz w:val="24"/>
              <w:szCs w:val="24"/>
            </w:rPr>
          </w:rPrChange>
        </w:rPr>
        <w:t>Armour's</w:t>
      </w:r>
      <w:proofErr w:type="spellEnd"/>
      <w:r w:rsidRPr="00312C2E">
        <w:rPr>
          <w:rPrChange w:id="1367" w:author="Mostafa Sameer" w:date="2024-10-16T00:55:00Z" w16du:dateUtc="2024-10-16T04:55:00Z">
            <w:rPr>
              <w:sz w:val="24"/>
              <w:szCs w:val="24"/>
            </w:rPr>
          </w:rPrChange>
        </w:rPr>
        <w:t xml:space="preserve"> exceptional performance in resisting water infiltration was shown by extensive testing; a statistical study revealed an average effectiveness </w:t>
      </w:r>
      <w:r w:rsidR="0036219E">
        <w:t>of</w:t>
      </w:r>
      <w:r w:rsidRPr="00312C2E">
        <w:rPr>
          <w:rPrChange w:id="1368" w:author="Mostafa Sameer" w:date="2024-10-16T00:55:00Z" w16du:dateUtc="2024-10-16T04:55:00Z">
            <w:rPr>
              <w:sz w:val="24"/>
              <w:szCs w:val="24"/>
            </w:rPr>
          </w:rPrChange>
        </w:rPr>
        <w:t xml:space="preserve"> 97.74% across all door types.</w:t>
      </w:r>
    </w:p>
    <w:p w14:paraId="6606AB30" w14:textId="3EAD5265" w:rsidR="00A5539E" w:rsidRPr="00312C2E" w:rsidRDefault="005F6334">
      <w:pPr>
        <w:spacing w:line="360" w:lineRule="auto"/>
        <w:jc w:val="both"/>
        <w:rPr>
          <w:rPrChange w:id="1369" w:author="Mostafa Sameer" w:date="2024-10-16T00:55:00Z" w16du:dateUtc="2024-10-16T04:55:00Z">
            <w:rPr>
              <w:sz w:val="24"/>
              <w:szCs w:val="24"/>
            </w:rPr>
          </w:rPrChange>
        </w:rPr>
      </w:pPr>
      <w:r w:rsidRPr="00312C2E">
        <w:rPr>
          <w:rPrChange w:id="1370" w:author="Mostafa Sameer" w:date="2024-10-16T00:55:00Z" w16du:dateUtc="2024-10-16T04:55:00Z">
            <w:rPr>
              <w:sz w:val="24"/>
              <w:szCs w:val="24"/>
            </w:rPr>
          </w:rPrChange>
        </w:rPr>
        <w:t xml:space="preserve">While there were significant variations in the testing procedures, the Storm </w:t>
      </w:r>
      <w:proofErr w:type="spellStart"/>
      <w:r w:rsidRPr="00312C2E">
        <w:rPr>
          <w:rPrChange w:id="1371" w:author="Mostafa Sameer" w:date="2024-10-16T00:55:00Z" w16du:dateUtc="2024-10-16T04:55:00Z">
            <w:rPr>
              <w:sz w:val="24"/>
              <w:szCs w:val="24"/>
            </w:rPr>
          </w:rPrChange>
        </w:rPr>
        <w:t>Armour</w:t>
      </w:r>
      <w:proofErr w:type="spellEnd"/>
      <w:r w:rsidRPr="00312C2E">
        <w:rPr>
          <w:rPrChange w:id="1372" w:author="Mostafa Sameer" w:date="2024-10-16T00:55:00Z" w16du:dateUtc="2024-10-16T04:55:00Z">
            <w:rPr>
              <w:sz w:val="24"/>
              <w:szCs w:val="24"/>
            </w:rPr>
          </w:rPrChange>
        </w:rPr>
        <w:t xml:space="preserve"> tests largely matched the methodology </w:t>
      </w:r>
      <w:r w:rsidR="0036219E">
        <w:t>and</w:t>
      </w:r>
      <w:r w:rsidRPr="00312C2E">
        <w:rPr>
          <w:rPrChange w:id="1373" w:author="Mostafa Sameer" w:date="2024-10-16T00:55:00Z" w16du:dateUtc="2024-10-16T04:55:00Z">
            <w:rPr>
              <w:sz w:val="24"/>
              <w:szCs w:val="24"/>
            </w:rPr>
          </w:rPrChange>
        </w:rPr>
        <w:t xml:space="preserve"> objectives </w:t>
      </w:r>
      <w:r w:rsidR="0036219E">
        <w:t>of</w:t>
      </w:r>
      <w:r w:rsidRPr="00312C2E">
        <w:rPr>
          <w:rPrChange w:id="1374" w:author="Mostafa Sameer" w:date="2024-10-16T00:55:00Z" w16du:dateUtc="2024-10-16T04:55:00Z">
            <w:rPr>
              <w:sz w:val="24"/>
              <w:szCs w:val="24"/>
            </w:rPr>
          </w:rPrChange>
        </w:rPr>
        <w:t xml:space="preserve"> the FIU Shutter Study, according to a study from Al Farooq Engineering. The purpose </w:t>
      </w:r>
      <w:r w:rsidR="0036219E">
        <w:t>of</w:t>
      </w:r>
      <w:r w:rsidRPr="00312C2E">
        <w:rPr>
          <w:rPrChange w:id="1375" w:author="Mostafa Sameer" w:date="2024-10-16T00:55:00Z" w16du:dateUtc="2024-10-16T04:55:00Z">
            <w:rPr>
              <w:sz w:val="24"/>
              <w:szCs w:val="24"/>
            </w:rPr>
          </w:rPrChange>
        </w:rPr>
        <w:t xml:space="preserve"> both experiments was to evaluate water resistance in comparable settings.</w:t>
      </w:r>
    </w:p>
    <w:p w14:paraId="000000F3" w14:textId="34835FFE" w:rsidR="00A67222" w:rsidRPr="00312C2E" w:rsidRDefault="005F6334">
      <w:pPr>
        <w:spacing w:line="360" w:lineRule="auto"/>
        <w:jc w:val="both"/>
        <w:rPr>
          <w:rPrChange w:id="1376" w:author="Mostafa Sameer" w:date="2024-10-16T00:55:00Z" w16du:dateUtc="2024-10-16T04:55:00Z">
            <w:rPr>
              <w:sz w:val="24"/>
              <w:szCs w:val="24"/>
            </w:rPr>
          </w:rPrChange>
        </w:rPr>
      </w:pPr>
      <w:r w:rsidRPr="00312C2E">
        <w:rPr>
          <w:rPrChange w:id="1377" w:author="Mostafa Sameer" w:date="2024-10-16T00:55:00Z" w16du:dateUtc="2024-10-16T04:55:00Z">
            <w:rPr>
              <w:sz w:val="24"/>
              <w:szCs w:val="24"/>
            </w:rPr>
          </w:rPrChange>
        </w:rPr>
        <w:lastRenderedPageBreak/>
        <w:t xml:space="preserve">In the future, concerns have been raised about the cost </w:t>
      </w:r>
      <w:r w:rsidR="0036219E">
        <w:t>of</w:t>
      </w:r>
      <w:r w:rsidRPr="00312C2E">
        <w:rPr>
          <w:rPrChange w:id="1378" w:author="Mostafa Sameer" w:date="2024-10-16T00:55:00Z" w16du:dateUtc="2024-10-16T04:55:00Z">
            <w:rPr>
              <w:sz w:val="24"/>
              <w:szCs w:val="24"/>
            </w:rPr>
          </w:rPrChange>
        </w:rPr>
        <w:t xml:space="preserve"> doing such extensive testing. The exorbitant expense </w:t>
      </w:r>
      <w:r w:rsidR="0036219E">
        <w:t>of</w:t>
      </w:r>
      <w:r w:rsidRPr="00312C2E">
        <w:rPr>
          <w:rPrChange w:id="1379" w:author="Mostafa Sameer" w:date="2024-10-16T00:55:00Z" w16du:dateUtc="2024-10-16T04:55:00Z">
            <w:rPr>
              <w:sz w:val="24"/>
              <w:szCs w:val="24"/>
            </w:rPr>
          </w:rPrChange>
        </w:rPr>
        <w:t xml:space="preserve"> doing these tests—more than $500,000 per test for a four-door setup—</w:t>
      </w:r>
      <w:r w:rsidR="0036219E">
        <w:t>and</w:t>
      </w:r>
      <w:r w:rsidRPr="00312C2E">
        <w:rPr>
          <w:rPrChange w:id="1380" w:author="Mostafa Sameer" w:date="2024-10-16T00:55:00Z" w16du:dateUtc="2024-10-16T04:55:00Z">
            <w:rPr>
              <w:sz w:val="24"/>
              <w:szCs w:val="24"/>
            </w:rPr>
          </w:rPrChange>
        </w:rPr>
        <w:t xml:space="preserve"> whether private enterprises should </w:t>
      </w:r>
      <w:del w:id="1381" w:author="Mostafa Sameer" w:date="2024-10-16T01:09:00Z" w16du:dateUtc="2024-10-16T05:09:00Z">
        <w:r w:rsidRPr="00312C2E" w:rsidDel="00833215">
          <w:rPr>
            <w:rPrChange w:id="1382" w:author="Mostafa Sameer" w:date="2024-10-16T00:55:00Z" w16du:dateUtc="2024-10-16T04:55:00Z">
              <w:rPr>
                <w:sz w:val="24"/>
                <w:szCs w:val="24"/>
              </w:rPr>
            </w:rPrChange>
          </w:rPr>
          <w:delText>be in charge of</w:delText>
        </w:r>
      </w:del>
      <w:ins w:id="1383" w:author="Mostafa Sameer" w:date="2024-10-16T01:09:00Z" w16du:dateUtc="2024-10-16T05:09:00Z">
        <w:r w:rsidR="00833215" w:rsidRPr="00833215">
          <w:t>oversee</w:t>
        </w:r>
      </w:ins>
      <w:r w:rsidRPr="00312C2E">
        <w:rPr>
          <w:rPrChange w:id="1384" w:author="Mostafa Sameer" w:date="2024-10-16T00:55:00Z" w16du:dateUtc="2024-10-16T04:55:00Z">
            <w:rPr>
              <w:sz w:val="24"/>
              <w:szCs w:val="24"/>
            </w:rPr>
          </w:rPrChange>
        </w:rPr>
        <w:t xml:space="preserve"> paying their product assessments are important topics </w:t>
      </w:r>
      <w:r w:rsidR="0036219E">
        <w:t>of</w:t>
      </w:r>
      <w:r w:rsidRPr="00312C2E">
        <w:rPr>
          <w:rPrChange w:id="1385" w:author="Mostafa Sameer" w:date="2024-10-16T00:55:00Z" w16du:dateUtc="2024-10-16T04:55:00Z">
            <w:rPr>
              <w:sz w:val="24"/>
              <w:szCs w:val="24"/>
            </w:rPr>
          </w:rPrChange>
        </w:rPr>
        <w:t xml:space="preserve"> discussion at an upcoming advisory conference. A suggested remedy is to replace the pass/fail test with a percentage-based efficacy evaluation, concentrating on setting a minimum water intrusion prevention threshold (e.g., 85% or 90%).</w:t>
      </w:r>
    </w:p>
    <w:p w14:paraId="000000F4" w14:textId="77777777" w:rsidR="00A67222" w:rsidRPr="00312C2E" w:rsidRDefault="005F6334">
      <w:pPr>
        <w:spacing w:line="240" w:lineRule="auto"/>
        <w:jc w:val="center"/>
        <w:rPr>
          <w:rPrChange w:id="1386" w:author="Mostafa Sameer" w:date="2024-10-16T00:55:00Z" w16du:dateUtc="2024-10-16T04:55:00Z">
            <w:rPr>
              <w:sz w:val="24"/>
              <w:szCs w:val="24"/>
            </w:rPr>
          </w:rPrChange>
        </w:rPr>
        <w:pPrChange w:id="1387" w:author="Mostafa Sameer" w:date="2024-10-16T00:42:00Z" w16du:dateUtc="2024-10-16T04:42:00Z">
          <w:pPr>
            <w:spacing w:line="360" w:lineRule="auto"/>
            <w:jc w:val="center"/>
          </w:pPr>
        </w:pPrChange>
      </w:pPr>
      <w:r w:rsidRPr="00312C2E">
        <w:rPr>
          <w:noProof/>
          <w:rPrChange w:id="1388" w:author="Mostafa Sameer" w:date="2024-10-16T00:55:00Z" w16du:dateUtc="2024-10-16T04:55:00Z">
            <w:rPr>
              <w:noProof/>
              <w:sz w:val="24"/>
              <w:szCs w:val="24"/>
            </w:rPr>
          </w:rPrChange>
        </w:rPr>
        <w:drawing>
          <wp:inline distT="114300" distB="114300" distL="114300" distR="114300" wp14:anchorId="761CF223" wp14:editId="4F8210CA">
            <wp:extent cx="3685103" cy="3561085"/>
            <wp:effectExtent l="0" t="0" r="0" b="0"/>
            <wp:docPr id="12005233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5"/>
                    <a:srcRect/>
                    <a:stretch>
                      <a:fillRect/>
                    </a:stretch>
                  </pic:blipFill>
                  <pic:spPr>
                    <a:xfrm>
                      <a:off x="0" y="0"/>
                      <a:ext cx="3685103" cy="3561085"/>
                    </a:xfrm>
                    <a:prstGeom prst="rect">
                      <a:avLst/>
                    </a:prstGeom>
                    <a:ln/>
                  </pic:spPr>
                </pic:pic>
              </a:graphicData>
            </a:graphic>
          </wp:inline>
        </w:drawing>
      </w:r>
    </w:p>
    <w:p w14:paraId="000000F5" w14:textId="388343A1" w:rsidR="00A67222" w:rsidRPr="00312C2E" w:rsidRDefault="005F6334">
      <w:pPr>
        <w:spacing w:line="240" w:lineRule="auto"/>
        <w:rPr>
          <w:sz w:val="20"/>
          <w:szCs w:val="20"/>
          <w:rPrChange w:id="1389" w:author="Mostafa Sameer" w:date="2024-10-16T00:55:00Z" w16du:dateUtc="2024-10-16T04:55:00Z">
            <w:rPr/>
          </w:rPrChange>
        </w:rPr>
        <w:pPrChange w:id="1390" w:author="Mostafa Sameer" w:date="2024-10-16T00:42:00Z" w16du:dateUtc="2024-10-16T04:42:00Z">
          <w:pPr>
            <w:spacing w:line="360" w:lineRule="auto"/>
            <w:jc w:val="center"/>
          </w:pPr>
        </w:pPrChange>
      </w:pPr>
      <w:r w:rsidRPr="00312C2E">
        <w:rPr>
          <w:sz w:val="20"/>
          <w:szCs w:val="20"/>
          <w:rPrChange w:id="1391" w:author="Mostafa Sameer" w:date="2024-10-16T00:55:00Z" w16du:dateUtc="2024-10-16T04:55:00Z">
            <w:rPr/>
          </w:rPrChange>
        </w:rPr>
        <w:t>Figure:</w:t>
      </w:r>
      <w:del w:id="1392" w:author="Mostafa Sameer" w:date="2024-10-16T01:10:00Z" w16du:dateUtc="2024-10-16T05:10:00Z">
        <w:r w:rsidRPr="00312C2E" w:rsidDel="00833215">
          <w:rPr>
            <w:sz w:val="20"/>
            <w:szCs w:val="20"/>
            <w:rPrChange w:id="1393" w:author="Mostafa Sameer" w:date="2024-10-16T00:55:00Z" w16du:dateUtc="2024-10-16T04:55:00Z">
              <w:rPr/>
            </w:rPrChange>
          </w:rPr>
          <w:delText>6  Building</w:delText>
        </w:r>
      </w:del>
      <w:ins w:id="1394" w:author="Mostafa Sameer" w:date="2024-10-16T01:10:00Z" w16du:dateUtc="2024-10-16T05:10:00Z">
        <w:r w:rsidR="00833215" w:rsidRPr="00833215">
          <w:rPr>
            <w:sz w:val="20"/>
            <w:szCs w:val="20"/>
          </w:rPr>
          <w:t>6 Building</w:t>
        </w:r>
      </w:ins>
      <w:r w:rsidRPr="00312C2E">
        <w:rPr>
          <w:sz w:val="20"/>
          <w:szCs w:val="20"/>
          <w:rPrChange w:id="1395" w:author="Mostafa Sameer" w:date="2024-10-16T00:55:00Z" w16du:dateUtc="2024-10-16T04:55:00Z">
            <w:rPr/>
          </w:rPrChange>
        </w:rPr>
        <w:t xml:space="preserve"> a cube-shaped structure will be necessary for testing numerous doors at once. (</w:t>
      </w:r>
      <w:r w:rsidRPr="00312C2E">
        <w:rPr>
          <w:sz w:val="20"/>
          <w:szCs w:val="20"/>
          <w:highlight w:val="yellow"/>
          <w:rPrChange w:id="1396" w:author="Mostafa Sameer" w:date="2024-10-16T00:55:00Z" w16du:dateUtc="2024-10-16T04:55:00Z">
            <w:rPr/>
          </w:rPrChange>
        </w:rPr>
        <w:t xml:space="preserve">Ref: </w:t>
      </w:r>
      <w:proofErr w:type="spellStart"/>
      <w:r w:rsidRPr="00312C2E">
        <w:rPr>
          <w:i/>
          <w:sz w:val="20"/>
          <w:szCs w:val="20"/>
          <w:highlight w:val="yellow"/>
          <w:rPrChange w:id="1397" w:author="Mostafa Sameer" w:date="2024-10-16T00:55:00Z" w16du:dateUtc="2024-10-16T04:55:00Z">
            <w:rPr>
              <w:i/>
            </w:rPr>
          </w:rPrChange>
        </w:rPr>
        <w:t>StormArmour</w:t>
      </w:r>
      <w:proofErr w:type="spellEnd"/>
      <w:r w:rsidRPr="00312C2E">
        <w:rPr>
          <w:sz w:val="20"/>
          <w:szCs w:val="20"/>
          <w:highlight w:val="yellow"/>
          <w:rPrChange w:id="1398" w:author="Mostafa Sameer" w:date="2024-10-16T00:55:00Z" w16du:dateUtc="2024-10-16T04:55:00Z">
            <w:rPr/>
          </w:rPrChange>
        </w:rPr>
        <w:t>, n.d.)</w:t>
      </w:r>
    </w:p>
    <w:p w14:paraId="7FC5F04E" w14:textId="77777777" w:rsidR="00312C2E" w:rsidRDefault="00312C2E">
      <w:pPr>
        <w:spacing w:line="360" w:lineRule="auto"/>
        <w:jc w:val="both"/>
        <w:rPr>
          <w:ins w:id="1399" w:author="Mostafa Sameer" w:date="2024-10-16T00:55:00Z" w16du:dateUtc="2024-10-16T04:55:00Z"/>
        </w:rPr>
      </w:pPr>
    </w:p>
    <w:p w14:paraId="000000F6" w14:textId="1F1618C9" w:rsidR="00A67222" w:rsidRPr="00312C2E" w:rsidRDefault="005F6334">
      <w:pPr>
        <w:spacing w:line="360" w:lineRule="auto"/>
        <w:jc w:val="both"/>
        <w:rPr>
          <w:rPrChange w:id="1400" w:author="Mostafa Sameer" w:date="2024-10-16T00:55:00Z" w16du:dateUtc="2024-10-16T04:55:00Z">
            <w:rPr>
              <w:sz w:val="24"/>
              <w:szCs w:val="24"/>
            </w:rPr>
          </w:rPrChange>
        </w:rPr>
      </w:pPr>
      <w:r w:rsidRPr="00312C2E">
        <w:rPr>
          <w:rPrChange w:id="1401" w:author="Mostafa Sameer" w:date="2024-10-16T00:55:00Z" w16du:dateUtc="2024-10-16T04:55:00Z">
            <w:rPr>
              <w:sz w:val="24"/>
              <w:szCs w:val="24"/>
            </w:rPr>
          </w:rPrChange>
        </w:rPr>
        <w:t xml:space="preserve">At now, Storm </w:t>
      </w:r>
      <w:proofErr w:type="spellStart"/>
      <w:r w:rsidRPr="00312C2E">
        <w:rPr>
          <w:rPrChange w:id="1402" w:author="Mostafa Sameer" w:date="2024-10-16T00:55:00Z" w16du:dateUtc="2024-10-16T04:55:00Z">
            <w:rPr>
              <w:sz w:val="24"/>
              <w:szCs w:val="24"/>
            </w:rPr>
          </w:rPrChange>
        </w:rPr>
        <w:t>Armour</w:t>
      </w:r>
      <w:proofErr w:type="spellEnd"/>
      <w:r w:rsidRPr="00312C2E">
        <w:rPr>
          <w:rPrChange w:id="1403" w:author="Mostafa Sameer" w:date="2024-10-16T00:55:00Z" w16du:dateUtc="2024-10-16T04:55:00Z">
            <w:rPr>
              <w:sz w:val="24"/>
              <w:szCs w:val="24"/>
            </w:rPr>
          </w:rPrChange>
        </w:rPr>
        <w:t xml:space="preserve"> is endeavoring to get Miami-Dade NOA certification. With a $500 pricing per unit </w:t>
      </w:r>
      <w:r w:rsidR="0036219E">
        <w:t>and</w:t>
      </w:r>
      <w:r w:rsidRPr="00312C2E">
        <w:rPr>
          <w:rPrChange w:id="1404" w:author="Mostafa Sameer" w:date="2024-10-16T00:55:00Z" w16du:dateUtc="2024-10-16T04:55:00Z">
            <w:rPr>
              <w:sz w:val="24"/>
              <w:szCs w:val="24"/>
            </w:rPr>
          </w:rPrChange>
        </w:rPr>
        <w:t xml:space="preserve"> a five-year lifetime, the device is considered practical </w:t>
      </w:r>
      <w:r w:rsidR="0036219E">
        <w:t>and</w:t>
      </w:r>
      <w:r w:rsidRPr="00312C2E">
        <w:rPr>
          <w:rPrChange w:id="1405" w:author="Mostafa Sameer" w:date="2024-10-16T00:55:00Z" w16du:dateUtc="2024-10-16T04:55:00Z">
            <w:rPr>
              <w:sz w:val="24"/>
              <w:szCs w:val="24"/>
            </w:rPr>
          </w:rPrChange>
        </w:rPr>
        <w:t xml:space="preserve"> well-priced in terms </w:t>
      </w:r>
      <w:r w:rsidR="0036219E">
        <w:t>of</w:t>
      </w:r>
      <w:r w:rsidRPr="00312C2E">
        <w:rPr>
          <w:rPrChange w:id="1406" w:author="Mostafa Sameer" w:date="2024-10-16T00:55:00Z" w16du:dateUtc="2024-10-16T04:55:00Z">
            <w:rPr>
              <w:sz w:val="24"/>
              <w:szCs w:val="24"/>
            </w:rPr>
          </w:rPrChange>
        </w:rPr>
        <w:t xml:space="preserve"> cost </w:t>
      </w:r>
      <w:r w:rsidR="0036219E">
        <w:t>and</w:t>
      </w:r>
      <w:r w:rsidRPr="00312C2E">
        <w:rPr>
          <w:rPrChange w:id="1407" w:author="Mostafa Sameer" w:date="2024-10-16T00:55:00Z" w16du:dateUtc="2024-10-16T04:55:00Z">
            <w:rPr>
              <w:sz w:val="24"/>
              <w:szCs w:val="24"/>
            </w:rPr>
          </w:rPrChange>
        </w:rPr>
        <w:t xml:space="preserve"> duration. The corporation also pledges to provide one set </w:t>
      </w:r>
      <w:r w:rsidR="0036219E">
        <w:t>of</w:t>
      </w:r>
      <w:r w:rsidRPr="00312C2E">
        <w:rPr>
          <w:rPrChange w:id="1408" w:author="Mostafa Sameer" w:date="2024-10-16T00:55:00Z" w16du:dateUtc="2024-10-16T04:55:00Z">
            <w:rPr>
              <w:sz w:val="24"/>
              <w:szCs w:val="24"/>
            </w:rPr>
          </w:rPrChange>
        </w:rPr>
        <w:t xml:space="preserve"> Storm </w:t>
      </w:r>
      <w:proofErr w:type="spellStart"/>
      <w:r w:rsidRPr="00312C2E">
        <w:rPr>
          <w:rPrChange w:id="1409" w:author="Mostafa Sameer" w:date="2024-10-16T00:55:00Z" w16du:dateUtc="2024-10-16T04:55:00Z">
            <w:rPr>
              <w:sz w:val="24"/>
              <w:szCs w:val="24"/>
            </w:rPr>
          </w:rPrChange>
        </w:rPr>
        <w:t>Armour</w:t>
      </w:r>
      <w:proofErr w:type="spellEnd"/>
      <w:r w:rsidRPr="00312C2E">
        <w:rPr>
          <w:rPrChange w:id="1410" w:author="Mostafa Sameer" w:date="2024-10-16T00:55:00Z" w16du:dateUtc="2024-10-16T04:55:00Z">
            <w:rPr>
              <w:sz w:val="24"/>
              <w:szCs w:val="24"/>
            </w:rPr>
          </w:rPrChange>
        </w:rPr>
        <w:t xml:space="preserve"> to a person in need for every two sets bought, demonstrating their dedication to social responsibility </w:t>
      </w:r>
      <w:r w:rsidR="0036219E">
        <w:t>and</w:t>
      </w:r>
      <w:r w:rsidRPr="00312C2E">
        <w:rPr>
          <w:rPrChange w:id="1411" w:author="Mostafa Sameer" w:date="2024-10-16T00:55:00Z" w16du:dateUtc="2024-10-16T04:55:00Z">
            <w:rPr>
              <w:sz w:val="24"/>
              <w:szCs w:val="24"/>
            </w:rPr>
          </w:rPrChange>
        </w:rPr>
        <w:t xml:space="preserve"> product effectiveness.</w:t>
      </w:r>
    </w:p>
    <w:p w14:paraId="737A758C" w14:textId="51BB3E66" w:rsidR="00A5539E" w:rsidRPr="00312C2E" w:rsidDel="00907593" w:rsidRDefault="005F6334">
      <w:pPr>
        <w:rPr>
          <w:del w:id="1412" w:author="Mostafa Sameer" w:date="2024-10-16T01:42:00Z" w16du:dateUtc="2024-10-16T05:42:00Z"/>
        </w:rPr>
        <w:pPrChange w:id="1413" w:author="Mostafa Sameer" w:date="2024-10-16T00:43:00Z" w16du:dateUtc="2024-10-16T04:43:00Z">
          <w:pPr>
            <w:numPr>
              <w:numId w:val="1"/>
            </w:numPr>
            <w:pBdr>
              <w:top w:val="nil"/>
              <w:left w:val="nil"/>
              <w:bottom w:val="nil"/>
              <w:right w:val="nil"/>
              <w:between w:val="nil"/>
            </w:pBdr>
            <w:spacing w:before="240" w:after="240" w:line="360" w:lineRule="auto"/>
            <w:ind w:left="1080" w:hanging="720"/>
            <w:jc w:val="both"/>
          </w:pPr>
        </w:pPrChange>
      </w:pPr>
      <w:del w:id="1414" w:author="Mostafa Sameer" w:date="2024-10-16T01:42:00Z" w16du:dateUtc="2024-10-16T05:42:00Z">
        <w:r w:rsidRPr="00312C2E" w:rsidDel="00907593">
          <w:rPr>
            <w:b/>
            <w:bCs/>
            <w:rPrChange w:id="1415" w:author="Mostafa Sameer" w:date="2024-10-16T00:55:00Z" w16du:dateUtc="2024-10-16T04:55:00Z">
              <w:rPr/>
            </w:rPrChange>
          </w:rPr>
          <w:delText>Summary Chart of WDR Sliding Glass Window Experiments and Other Research in Florida:</w:delText>
        </w:r>
      </w:del>
    </w:p>
    <w:p w14:paraId="000000F8" w14:textId="4E6DB1A5" w:rsidR="00A67222" w:rsidRPr="00312C2E" w:rsidDel="00907593" w:rsidRDefault="005F6334">
      <w:pPr>
        <w:spacing w:before="240" w:after="240" w:line="360" w:lineRule="auto"/>
        <w:jc w:val="both"/>
        <w:rPr>
          <w:del w:id="1416" w:author="Mostafa Sameer" w:date="2024-10-16T01:42:00Z" w16du:dateUtc="2024-10-16T05:42:00Z"/>
          <w:rPrChange w:id="1417" w:author="Mostafa Sameer" w:date="2024-10-16T00:55:00Z" w16du:dateUtc="2024-10-16T04:55:00Z">
            <w:rPr>
              <w:del w:id="1418" w:author="Mostafa Sameer" w:date="2024-10-16T01:42:00Z" w16du:dateUtc="2024-10-16T05:42:00Z"/>
              <w:sz w:val="24"/>
              <w:szCs w:val="24"/>
            </w:rPr>
          </w:rPrChange>
        </w:rPr>
      </w:pPr>
      <w:del w:id="1419" w:author="Mostafa Sameer" w:date="2024-10-16T01:42:00Z" w16du:dateUtc="2024-10-16T05:42:00Z">
        <w:r w:rsidRPr="00312C2E" w:rsidDel="00907593">
          <w:rPr>
            <w:rPrChange w:id="1420" w:author="Mostafa Sameer" w:date="2024-10-16T00:55:00Z" w16du:dateUtc="2024-10-16T04:55:00Z">
              <w:rPr>
                <w:sz w:val="24"/>
                <w:szCs w:val="24"/>
              </w:rPr>
            </w:rPrChange>
          </w:rPr>
          <w:delText>**Next Page</w:delText>
        </w:r>
      </w:del>
    </w:p>
    <w:p w14:paraId="704DD106" w14:textId="21CE0987" w:rsidR="00693A23" w:rsidRPr="00507FEF" w:rsidRDefault="00507FEF">
      <w:pPr>
        <w:pStyle w:val="Heading2"/>
        <w:rPr>
          <w:ins w:id="1421" w:author="Mostafa Sameer" w:date="2024-10-16T01:51:00Z"/>
          <w:b/>
          <w:bCs/>
          <w:sz w:val="24"/>
          <w:szCs w:val="24"/>
          <w:lang w:val="en-US"/>
          <w:rPrChange w:id="1422" w:author="Mostafa Sameer" w:date="2024-10-16T01:52:00Z" w16du:dateUtc="2024-10-16T05:52:00Z">
            <w:rPr>
              <w:ins w:id="1423" w:author="Mostafa Sameer" w:date="2024-10-16T01:51:00Z"/>
              <w:lang w:val="en-US"/>
            </w:rPr>
          </w:rPrChange>
        </w:rPr>
        <w:pPrChange w:id="1424" w:author="Mostafa Sameer" w:date="2024-10-16T01:52:00Z" w16du:dateUtc="2024-10-16T05:52:00Z">
          <w:pPr>
            <w:spacing w:before="240" w:after="240" w:line="360" w:lineRule="auto"/>
            <w:jc w:val="both"/>
          </w:pPr>
        </w:pPrChange>
      </w:pPr>
      <w:bookmarkStart w:id="1425" w:name="_Toc180058626"/>
      <w:ins w:id="1426" w:author="Mostafa Sameer" w:date="2024-10-16T01:52:00Z" w16du:dateUtc="2024-10-16T05:52:00Z">
        <w:r w:rsidRPr="00507FEF">
          <w:rPr>
            <w:b/>
            <w:bCs/>
            <w:sz w:val="24"/>
            <w:szCs w:val="24"/>
            <w:lang w:val="en-US"/>
            <w:rPrChange w:id="1427" w:author="Mostafa Sameer" w:date="2024-10-16T01:52:00Z" w16du:dateUtc="2024-10-16T05:52:00Z">
              <w:rPr>
                <w:lang w:val="en-US"/>
              </w:rPr>
            </w:rPrChange>
          </w:rPr>
          <w:lastRenderedPageBreak/>
          <w:t xml:space="preserve">2.8 </w:t>
        </w:r>
      </w:ins>
      <w:ins w:id="1428" w:author="Mostafa Sameer" w:date="2024-10-16T01:51:00Z">
        <w:r w:rsidR="00693A23" w:rsidRPr="00507FEF">
          <w:rPr>
            <w:b/>
            <w:bCs/>
            <w:sz w:val="24"/>
            <w:szCs w:val="24"/>
            <w:lang w:val="en-US"/>
            <w:rPrChange w:id="1429" w:author="Mostafa Sameer" w:date="2024-10-16T01:52:00Z" w16du:dateUtc="2024-10-16T05:52:00Z">
              <w:rPr>
                <w:lang w:val="en-US"/>
              </w:rPr>
            </w:rPrChange>
          </w:rPr>
          <w:t xml:space="preserve">University </w:t>
        </w:r>
      </w:ins>
      <w:r w:rsidR="0036219E">
        <w:rPr>
          <w:b/>
          <w:bCs/>
          <w:sz w:val="24"/>
          <w:szCs w:val="24"/>
          <w:lang w:val="en-US"/>
        </w:rPr>
        <w:t>of</w:t>
      </w:r>
      <w:ins w:id="1430" w:author="Mostafa Sameer" w:date="2024-10-16T01:51:00Z">
        <w:r w:rsidR="00693A23" w:rsidRPr="00507FEF">
          <w:rPr>
            <w:b/>
            <w:bCs/>
            <w:sz w:val="24"/>
            <w:szCs w:val="24"/>
            <w:lang w:val="en-US"/>
            <w:rPrChange w:id="1431" w:author="Mostafa Sameer" w:date="2024-10-16T01:52:00Z" w16du:dateUtc="2024-10-16T05:52:00Z">
              <w:rPr>
                <w:lang w:val="en-US"/>
              </w:rPr>
            </w:rPrChange>
          </w:rPr>
          <w:t xml:space="preserve"> Florida </w:t>
        </w:r>
      </w:ins>
      <w:r w:rsidR="00234D73">
        <w:rPr>
          <w:b/>
          <w:bCs/>
          <w:sz w:val="24"/>
          <w:szCs w:val="24"/>
          <w:lang w:val="en-US"/>
        </w:rPr>
        <w:t xml:space="preserve">(UF) </w:t>
      </w:r>
      <w:ins w:id="1432" w:author="Mostafa Sameer" w:date="2024-10-16T01:51:00Z">
        <w:r w:rsidR="00693A23" w:rsidRPr="00507FEF">
          <w:rPr>
            <w:b/>
            <w:bCs/>
            <w:sz w:val="24"/>
            <w:szCs w:val="24"/>
            <w:lang w:val="en-US"/>
            <w:rPrChange w:id="1433" w:author="Mostafa Sameer" w:date="2024-10-16T01:52:00Z" w16du:dateUtc="2024-10-16T05:52:00Z">
              <w:rPr>
                <w:lang w:val="en-US"/>
              </w:rPr>
            </w:rPrChange>
          </w:rPr>
          <w:t>Experimental Testing Findings:</w:t>
        </w:r>
        <w:bookmarkEnd w:id="1425"/>
      </w:ins>
    </w:p>
    <w:p w14:paraId="7458D088" w14:textId="78A830BD" w:rsidR="00693A23" w:rsidRPr="00693A23" w:rsidRDefault="00693A23" w:rsidP="00693A23">
      <w:pPr>
        <w:spacing w:before="240" w:after="240" w:line="360" w:lineRule="auto"/>
        <w:jc w:val="both"/>
        <w:rPr>
          <w:ins w:id="1434" w:author="Mostafa Sameer" w:date="2024-10-16T01:51:00Z"/>
          <w:lang w:val="en-US"/>
        </w:rPr>
      </w:pPr>
      <w:ins w:id="1435" w:author="Mostafa Sameer" w:date="2024-10-16T01:51:00Z">
        <w:r w:rsidRPr="00693A23">
          <w:rPr>
            <w:lang w:val="en-US"/>
          </w:rPr>
          <w:t xml:space="preserve">During storm simulations, all specimens that passed </w:t>
        </w:r>
        <w:r w:rsidRPr="00693A23">
          <w:rPr>
            <w:b/>
            <w:bCs/>
            <w:lang w:val="en-US"/>
          </w:rPr>
          <w:t>ASTM E331/E547</w:t>
        </w:r>
        <w:r w:rsidRPr="00693A23">
          <w:rPr>
            <w:lang w:val="en-US"/>
          </w:rPr>
          <w:t xml:space="preserve"> testing demonstrated water infiltration. Because </w:t>
        </w:r>
      </w:ins>
      <w:r w:rsidR="0036219E">
        <w:rPr>
          <w:lang w:val="en-US"/>
        </w:rPr>
        <w:t>of</w:t>
      </w:r>
      <w:ins w:id="1436" w:author="Mostafa Sameer" w:date="2024-10-16T01:51:00Z">
        <w:r w:rsidRPr="00693A23">
          <w:rPr>
            <w:lang w:val="en-US"/>
          </w:rPr>
          <w:t xml:space="preserve"> turbulence, cyclic pressure lulls, </w:t>
        </w:r>
      </w:ins>
      <w:r w:rsidR="0036219E">
        <w:rPr>
          <w:lang w:val="en-US"/>
        </w:rPr>
        <w:t>and</w:t>
      </w:r>
      <w:ins w:id="1437" w:author="Mostafa Sameer" w:date="2024-10-16T01:51:00Z">
        <w:r w:rsidRPr="00693A23">
          <w:rPr>
            <w:lang w:val="en-US"/>
          </w:rPr>
          <w:t xml:space="preserve"> ambiguous wind load intensity criteria, current testing at lower pressures (&lt;10 </w:t>
        </w:r>
        <w:proofErr w:type="spellStart"/>
        <w:r w:rsidRPr="00693A23">
          <w:rPr>
            <w:lang w:val="en-US"/>
          </w:rPr>
          <w:t>psf</w:t>
        </w:r>
        <w:proofErr w:type="spellEnd"/>
        <w:r w:rsidRPr="00693A23">
          <w:rPr>
            <w:lang w:val="en-US"/>
          </w:rPr>
          <w:t xml:space="preserve">) are unable to predict the behavior </w:t>
        </w:r>
      </w:ins>
      <w:r w:rsidR="0036219E">
        <w:rPr>
          <w:lang w:val="en-US"/>
        </w:rPr>
        <w:t>of</w:t>
      </w:r>
      <w:ins w:id="1438" w:author="Mostafa Sameer" w:date="2024-10-16T01:51:00Z">
        <w:r w:rsidRPr="00693A23">
          <w:rPr>
            <w:lang w:val="en-US"/>
          </w:rPr>
          <w:t xml:space="preserve"> severe wind events.</w:t>
        </w:r>
      </w:ins>
    </w:p>
    <w:p w14:paraId="054F06EC" w14:textId="54197BC0" w:rsidR="00693A23" w:rsidRPr="00693A23" w:rsidRDefault="00693A23" w:rsidP="00693A23">
      <w:pPr>
        <w:spacing w:before="240" w:after="240" w:line="360" w:lineRule="auto"/>
        <w:jc w:val="both"/>
        <w:rPr>
          <w:ins w:id="1439" w:author="Mostafa Sameer" w:date="2024-10-16T01:51:00Z"/>
          <w:lang w:val="en-US"/>
        </w:rPr>
      </w:pPr>
      <w:ins w:id="1440" w:author="Mostafa Sameer" w:date="2024-10-16T01:51:00Z">
        <w:r w:rsidRPr="00693A23">
          <w:rPr>
            <w:lang w:val="en-US"/>
          </w:rPr>
          <w:t xml:space="preserve">Inadequate Wetting Rate: The 5.0 gph/sf wetting rate is based on antiquated techniques </w:t>
        </w:r>
      </w:ins>
      <w:r w:rsidR="0036219E">
        <w:rPr>
          <w:lang w:val="en-US"/>
        </w:rPr>
        <w:t>and</w:t>
      </w:r>
      <w:ins w:id="1441" w:author="Mostafa Sameer" w:date="2024-10-16T01:51:00Z">
        <w:r w:rsidRPr="00693A23">
          <w:rPr>
            <w:lang w:val="en-US"/>
          </w:rPr>
          <w:t xml:space="preserve"> ignores important variables (e.g., location, wind speed). It is inadequate to define failure as a single drop </w:t>
        </w:r>
      </w:ins>
      <w:r w:rsidR="0036219E">
        <w:rPr>
          <w:lang w:val="en-US"/>
        </w:rPr>
        <w:t>of</w:t>
      </w:r>
      <w:ins w:id="1442" w:author="Mostafa Sameer" w:date="2024-10-16T01:51:00Z">
        <w:r w:rsidRPr="00693A23">
          <w:rPr>
            <w:lang w:val="en-US"/>
          </w:rPr>
          <w:t xml:space="preserve"> water; harm is caused by accumulated water.</w:t>
        </w:r>
      </w:ins>
    </w:p>
    <w:p w14:paraId="400440A0" w14:textId="752DC2C2" w:rsidR="00907593" w:rsidRPr="00173653" w:rsidRDefault="00693A23">
      <w:pPr>
        <w:spacing w:before="240" w:after="240" w:line="360" w:lineRule="auto"/>
        <w:jc w:val="both"/>
        <w:rPr>
          <w:lang w:val="en-US"/>
          <w:rPrChange w:id="1443" w:author="Mostafa Sameer" w:date="2024-10-16T00:55:00Z" w16du:dateUtc="2024-10-16T04:55:00Z">
            <w:rPr>
              <w:sz w:val="24"/>
              <w:szCs w:val="24"/>
            </w:rPr>
          </w:rPrChange>
        </w:rPr>
      </w:pPr>
      <w:ins w:id="1444" w:author="Mostafa Sameer" w:date="2024-10-16T01:51:00Z">
        <w:r w:rsidRPr="00693A23">
          <w:rPr>
            <w:lang w:val="en-US"/>
          </w:rPr>
          <w:t>Test vs. Real-world Performance: Passing the present test requirements has little bearing on how well a hurricane performs in the real world. For unidentified causes unrelated to installation, several specimens failed.</w:t>
        </w:r>
      </w:ins>
      <w:r w:rsidR="00595E45">
        <w:rPr>
          <w:lang w:val="en-US"/>
        </w:rPr>
        <w:t xml:space="preserve"> </w:t>
      </w:r>
      <w:ins w:id="1445" w:author="Mostafa Sameer" w:date="2024-10-16T01:51:00Z">
        <w:r w:rsidRPr="00693A23">
          <w:rPr>
            <w:lang w:val="en-US"/>
          </w:rPr>
          <w:t xml:space="preserve">The performance </w:t>
        </w:r>
      </w:ins>
      <w:r w:rsidR="0036219E">
        <w:rPr>
          <w:lang w:val="en-US"/>
        </w:rPr>
        <w:t>of</w:t>
      </w:r>
      <w:ins w:id="1446" w:author="Mostafa Sameer" w:date="2024-10-16T01:51:00Z">
        <w:r w:rsidRPr="00693A23">
          <w:rPr>
            <w:lang w:val="en-US"/>
          </w:rPr>
          <w:t xml:space="preserve"> the sine sweep test is a strong predictor </w:t>
        </w:r>
      </w:ins>
      <w:r w:rsidR="0036219E">
        <w:rPr>
          <w:lang w:val="en-US"/>
        </w:rPr>
        <w:t>of</w:t>
      </w:r>
      <w:ins w:id="1447" w:author="Mostafa Sameer" w:date="2024-10-16T01:51:00Z">
        <w:r w:rsidRPr="00693A23">
          <w:rPr>
            <w:lang w:val="en-US"/>
          </w:rPr>
          <w:t xml:space="preserve"> the performance </w:t>
        </w:r>
      </w:ins>
      <w:r w:rsidR="0036219E">
        <w:rPr>
          <w:lang w:val="en-US"/>
        </w:rPr>
        <w:t>of</w:t>
      </w:r>
      <w:ins w:id="1448" w:author="Mostafa Sameer" w:date="2024-10-16T01:51:00Z">
        <w:r w:rsidRPr="00693A23">
          <w:rPr>
            <w:lang w:val="en-US"/>
          </w:rPr>
          <w:t xml:space="preserve"> storm simulations, indicating a possible future test technique.</w:t>
        </w:r>
      </w:ins>
    </w:p>
    <w:p w14:paraId="000000FC" w14:textId="1BB638D4" w:rsidR="00A67222" w:rsidRPr="00595E45" w:rsidRDefault="00EB4DF4">
      <w:pPr>
        <w:spacing w:line="240" w:lineRule="auto"/>
        <w:jc w:val="both"/>
        <w:rPr>
          <w:sz w:val="18"/>
          <w:szCs w:val="18"/>
          <w:rPrChange w:id="1449" w:author="Mostafa Sameer" w:date="2024-10-16T01:43:00Z" w16du:dateUtc="2024-10-16T05:43:00Z">
            <w:rPr>
              <w:sz w:val="24"/>
              <w:szCs w:val="24"/>
            </w:rPr>
          </w:rPrChange>
        </w:rPr>
        <w:pPrChange w:id="1450" w:author="Mostafa Sameer" w:date="2024-10-16T01:42:00Z" w16du:dateUtc="2024-10-16T05:42:00Z">
          <w:pPr>
            <w:spacing w:before="240" w:after="240" w:line="360" w:lineRule="auto"/>
            <w:jc w:val="both"/>
          </w:pPr>
        </w:pPrChange>
      </w:pPr>
      <w:ins w:id="1451" w:author="Mostafa Sameer" w:date="2024-10-16T01:42:00Z">
        <w:r w:rsidRPr="00595E45">
          <w:rPr>
            <w:sz w:val="18"/>
            <w:szCs w:val="18"/>
            <w:rPrChange w:id="1452" w:author="Mostafa Sameer" w:date="2024-10-16T01:43:00Z" w16du:dateUtc="2024-10-16T05:43:00Z">
              <w:rPr>
                <w:b/>
                <w:bCs/>
              </w:rPr>
            </w:rPrChange>
          </w:rPr>
          <w:t xml:space="preserve">Table 2: Summary </w:t>
        </w:r>
      </w:ins>
      <w:r w:rsidR="0036219E" w:rsidRPr="00595E45">
        <w:rPr>
          <w:sz w:val="18"/>
          <w:szCs w:val="18"/>
        </w:rPr>
        <w:t>of</w:t>
      </w:r>
      <w:ins w:id="1453" w:author="Mostafa Sameer" w:date="2024-10-16T01:42:00Z">
        <w:r w:rsidRPr="00595E45">
          <w:rPr>
            <w:sz w:val="18"/>
            <w:szCs w:val="18"/>
            <w:rPrChange w:id="1454" w:author="Mostafa Sameer" w:date="2024-10-16T01:43:00Z" w16du:dateUtc="2024-10-16T05:43:00Z">
              <w:rPr>
                <w:b/>
                <w:bCs/>
              </w:rPr>
            </w:rPrChange>
          </w:rPr>
          <w:t xml:space="preserve"> Water Penetration Testing Requirements in the FBCB </w:t>
        </w:r>
      </w:ins>
      <w:r w:rsidR="0036219E" w:rsidRPr="00595E45">
        <w:rPr>
          <w:sz w:val="18"/>
          <w:szCs w:val="18"/>
        </w:rPr>
        <w:t>and</w:t>
      </w:r>
      <w:ins w:id="1455" w:author="Mostafa Sameer" w:date="2024-10-16T01:42:00Z">
        <w:r w:rsidRPr="00595E45">
          <w:rPr>
            <w:sz w:val="18"/>
            <w:szCs w:val="18"/>
            <w:rPrChange w:id="1456" w:author="Mostafa Sameer" w:date="2024-10-16T01:43:00Z" w16du:dateUtc="2024-10-16T05:43:00Z">
              <w:rPr>
                <w:b/>
                <w:bCs/>
              </w:rPr>
            </w:rPrChange>
          </w:rPr>
          <w:t xml:space="preserve"> FBCR (Emergency Management Agency, F. (n.d.). </w:t>
        </w:r>
        <w:r w:rsidRPr="00595E45">
          <w:rPr>
            <w:sz w:val="18"/>
            <w:szCs w:val="18"/>
            <w:rPrChange w:id="1457" w:author="Mostafa Sameer" w:date="2024-10-16T01:43:00Z" w16du:dateUtc="2024-10-16T05:43:00Z">
              <w:rPr>
                <w:b/>
                <w:bCs/>
                <w:i/>
                <w:iCs/>
              </w:rPr>
            </w:rPrChange>
          </w:rPr>
          <w:t xml:space="preserve">Reducing Water Intrusion Through Windows </w:t>
        </w:r>
      </w:ins>
      <w:r w:rsidR="0036219E" w:rsidRPr="00595E45">
        <w:rPr>
          <w:sz w:val="18"/>
          <w:szCs w:val="18"/>
        </w:rPr>
        <w:t>and</w:t>
      </w:r>
      <w:ins w:id="1458" w:author="Mostafa Sameer" w:date="2024-10-16T01:42:00Z">
        <w:r w:rsidRPr="00595E45">
          <w:rPr>
            <w:sz w:val="18"/>
            <w:szCs w:val="18"/>
            <w:rPrChange w:id="1459" w:author="Mostafa Sameer" w:date="2024-10-16T01:43:00Z" w16du:dateUtc="2024-10-16T05:43:00Z">
              <w:rPr>
                <w:b/>
                <w:bCs/>
                <w:i/>
                <w:iCs/>
              </w:rPr>
            </w:rPrChange>
          </w:rPr>
          <w:t xml:space="preserve"> Doors</w:t>
        </w:r>
        <w:r w:rsidRPr="00595E45">
          <w:rPr>
            <w:sz w:val="18"/>
            <w:szCs w:val="18"/>
            <w:rPrChange w:id="1460" w:author="Mostafa Sameer" w:date="2024-10-16T01:43:00Z" w16du:dateUtc="2024-10-16T05:43:00Z">
              <w:rPr>
                <w:b/>
                <w:bCs/>
              </w:rPr>
            </w:rPrChange>
          </w:rPr>
          <w:t>.)</w:t>
        </w:r>
      </w:ins>
    </w:p>
    <w:tbl>
      <w:tblPr>
        <w:tblW w:w="10961" w:type="dxa"/>
        <w:tblInd w:w="-533" w:type="dxa"/>
        <w:tblLook w:val="04A0" w:firstRow="1" w:lastRow="0" w:firstColumn="1" w:lastColumn="0" w:noHBand="0" w:noVBand="1"/>
      </w:tblPr>
      <w:tblGrid>
        <w:gridCol w:w="1022"/>
        <w:gridCol w:w="1448"/>
        <w:gridCol w:w="5585"/>
        <w:gridCol w:w="958"/>
        <w:gridCol w:w="958"/>
        <w:gridCol w:w="990"/>
      </w:tblGrid>
      <w:tr w:rsidR="00907593" w:rsidRPr="00A64677" w14:paraId="09E5441B" w14:textId="77777777" w:rsidTr="00FC3B6C">
        <w:trPr>
          <w:trHeight w:val="70"/>
          <w:ins w:id="1461" w:author="Mostafa Sameer" w:date="2024-10-16T01:42:00Z"/>
        </w:trPr>
        <w:tc>
          <w:tcPr>
            <w:tcW w:w="102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AFAC5D4" w14:textId="77777777" w:rsidR="00907593" w:rsidRPr="00A64677" w:rsidRDefault="00907593" w:rsidP="00A64677">
            <w:pPr>
              <w:spacing w:line="240" w:lineRule="auto"/>
              <w:jc w:val="center"/>
              <w:rPr>
                <w:ins w:id="1462" w:author="Mostafa Sameer" w:date="2024-10-16T01:42:00Z" w16du:dateUtc="2024-10-16T05:42:00Z"/>
                <w:rFonts w:eastAsia="Times New Roman"/>
                <w:color w:val="000000"/>
                <w:sz w:val="18"/>
                <w:szCs w:val="18"/>
                <w:lang w:val="en-US"/>
              </w:rPr>
            </w:pPr>
            <w:ins w:id="1463" w:author="Mostafa Sameer" w:date="2024-10-16T01:42:00Z" w16du:dateUtc="2024-10-16T05:42:00Z">
              <w:r w:rsidRPr="00A64677">
                <w:rPr>
                  <w:rFonts w:eastAsia="Times New Roman"/>
                  <w:color w:val="000000"/>
                  <w:sz w:val="18"/>
                  <w:szCs w:val="18"/>
                  <w:lang w:val="en-US"/>
                </w:rPr>
                <w:t>Product</w:t>
              </w:r>
            </w:ins>
          </w:p>
        </w:tc>
        <w:tc>
          <w:tcPr>
            <w:tcW w:w="1448" w:type="dxa"/>
            <w:tcBorders>
              <w:top w:val="single" w:sz="4" w:space="0" w:color="auto"/>
              <w:left w:val="nil"/>
              <w:bottom w:val="single" w:sz="4" w:space="0" w:color="auto"/>
              <w:right w:val="single" w:sz="4" w:space="0" w:color="auto"/>
            </w:tcBorders>
            <w:shd w:val="clear" w:color="auto" w:fill="auto"/>
            <w:vAlign w:val="bottom"/>
            <w:hideMark/>
          </w:tcPr>
          <w:p w14:paraId="71841C98" w14:textId="77777777" w:rsidR="00907593" w:rsidRPr="00A64677" w:rsidRDefault="00907593" w:rsidP="00A64677">
            <w:pPr>
              <w:spacing w:line="240" w:lineRule="auto"/>
              <w:jc w:val="center"/>
              <w:rPr>
                <w:ins w:id="1464" w:author="Mostafa Sameer" w:date="2024-10-16T01:42:00Z" w16du:dateUtc="2024-10-16T05:42:00Z"/>
                <w:rFonts w:eastAsia="Times New Roman"/>
                <w:color w:val="000000"/>
                <w:sz w:val="18"/>
                <w:szCs w:val="18"/>
                <w:lang w:val="en-US"/>
              </w:rPr>
            </w:pPr>
            <w:ins w:id="1465" w:author="Mostafa Sameer" w:date="2024-10-16T01:42:00Z" w16du:dateUtc="2024-10-16T05:42:00Z">
              <w:r w:rsidRPr="00A64677">
                <w:rPr>
                  <w:rFonts w:eastAsia="Times New Roman"/>
                  <w:color w:val="000000"/>
                  <w:sz w:val="18"/>
                  <w:szCs w:val="18"/>
                  <w:lang w:val="en-US"/>
                </w:rPr>
                <w:t>Requirement</w:t>
              </w:r>
            </w:ins>
          </w:p>
        </w:tc>
        <w:tc>
          <w:tcPr>
            <w:tcW w:w="7501" w:type="dxa"/>
            <w:gridSpan w:val="3"/>
            <w:tcBorders>
              <w:top w:val="single" w:sz="4" w:space="0" w:color="auto"/>
              <w:left w:val="nil"/>
              <w:bottom w:val="single" w:sz="4" w:space="0" w:color="auto"/>
              <w:right w:val="single" w:sz="4" w:space="0" w:color="000000"/>
            </w:tcBorders>
            <w:shd w:val="clear" w:color="auto" w:fill="auto"/>
            <w:vAlign w:val="bottom"/>
            <w:hideMark/>
          </w:tcPr>
          <w:p w14:paraId="7449F777" w14:textId="77777777" w:rsidR="00907593" w:rsidRPr="00A64677" w:rsidRDefault="00907593" w:rsidP="00A64677">
            <w:pPr>
              <w:spacing w:line="240" w:lineRule="auto"/>
              <w:jc w:val="center"/>
              <w:rPr>
                <w:ins w:id="1466" w:author="Mostafa Sameer" w:date="2024-10-16T01:42:00Z" w16du:dateUtc="2024-10-16T05:42:00Z"/>
                <w:rFonts w:eastAsia="Times New Roman"/>
                <w:color w:val="000000"/>
                <w:sz w:val="18"/>
                <w:szCs w:val="18"/>
                <w:lang w:val="en-US"/>
              </w:rPr>
            </w:pPr>
            <w:ins w:id="1467" w:author="Mostafa Sameer" w:date="2024-10-16T01:42:00Z" w16du:dateUtc="2024-10-16T05:42:00Z">
              <w:r w:rsidRPr="00A64677">
                <w:rPr>
                  <w:rFonts w:eastAsia="Times New Roman"/>
                  <w:color w:val="000000"/>
                  <w:sz w:val="18"/>
                  <w:szCs w:val="18"/>
                  <w:lang w:val="en-US"/>
                </w:rPr>
                <w:t>Outside the HVHZ</w:t>
              </w:r>
            </w:ins>
          </w:p>
        </w:tc>
        <w:tc>
          <w:tcPr>
            <w:tcW w:w="990" w:type="dxa"/>
            <w:tcBorders>
              <w:top w:val="single" w:sz="4" w:space="0" w:color="auto"/>
              <w:left w:val="nil"/>
              <w:bottom w:val="single" w:sz="4" w:space="0" w:color="auto"/>
              <w:right w:val="single" w:sz="4" w:space="0" w:color="auto"/>
            </w:tcBorders>
            <w:shd w:val="clear" w:color="auto" w:fill="auto"/>
            <w:vAlign w:val="bottom"/>
            <w:hideMark/>
          </w:tcPr>
          <w:p w14:paraId="54A780FF" w14:textId="77777777" w:rsidR="00907593" w:rsidRPr="00A64677" w:rsidRDefault="00907593" w:rsidP="00A64677">
            <w:pPr>
              <w:spacing w:line="240" w:lineRule="auto"/>
              <w:jc w:val="center"/>
              <w:rPr>
                <w:ins w:id="1468" w:author="Mostafa Sameer" w:date="2024-10-16T01:42:00Z" w16du:dateUtc="2024-10-16T05:42:00Z"/>
                <w:rFonts w:eastAsia="Times New Roman"/>
                <w:color w:val="000000"/>
                <w:sz w:val="18"/>
                <w:szCs w:val="18"/>
                <w:lang w:val="en-US"/>
              </w:rPr>
            </w:pPr>
            <w:ins w:id="1469" w:author="Mostafa Sameer" w:date="2024-10-16T01:42:00Z" w16du:dateUtc="2024-10-16T05:42:00Z">
              <w:r w:rsidRPr="00A64677">
                <w:rPr>
                  <w:rFonts w:eastAsia="Times New Roman"/>
                  <w:color w:val="000000"/>
                  <w:sz w:val="18"/>
                  <w:szCs w:val="18"/>
                  <w:lang w:val="en-US"/>
                </w:rPr>
                <w:t>HVHZ</w:t>
              </w:r>
            </w:ins>
          </w:p>
        </w:tc>
      </w:tr>
      <w:tr w:rsidR="00907593" w:rsidRPr="00A64677" w14:paraId="4CE831F4" w14:textId="77777777" w:rsidTr="00FC3B6C">
        <w:trPr>
          <w:trHeight w:val="70"/>
          <w:ins w:id="1470" w:author="Mostafa Sameer" w:date="2024-10-16T01:42:00Z"/>
        </w:trPr>
        <w:tc>
          <w:tcPr>
            <w:tcW w:w="1022" w:type="dxa"/>
            <w:vMerge w:val="restart"/>
            <w:tcBorders>
              <w:top w:val="nil"/>
              <w:left w:val="single" w:sz="4" w:space="0" w:color="auto"/>
              <w:bottom w:val="single" w:sz="4" w:space="0" w:color="auto"/>
              <w:right w:val="single" w:sz="4" w:space="0" w:color="auto"/>
            </w:tcBorders>
            <w:shd w:val="clear" w:color="auto" w:fill="auto"/>
            <w:vAlign w:val="center"/>
            <w:hideMark/>
          </w:tcPr>
          <w:p w14:paraId="3431916C" w14:textId="27EE2783" w:rsidR="00907593" w:rsidRPr="00A64677" w:rsidRDefault="00907593" w:rsidP="00907593">
            <w:pPr>
              <w:spacing w:line="240" w:lineRule="auto"/>
              <w:jc w:val="center"/>
              <w:rPr>
                <w:ins w:id="1471" w:author="Mostafa Sameer" w:date="2024-10-16T01:42:00Z" w16du:dateUtc="2024-10-16T05:42:00Z"/>
                <w:rFonts w:eastAsia="Times New Roman"/>
                <w:color w:val="000000"/>
                <w:sz w:val="18"/>
                <w:szCs w:val="18"/>
                <w:lang w:val="en-US"/>
              </w:rPr>
            </w:pPr>
            <w:ins w:id="1472" w:author="Mostafa Sameer" w:date="2024-10-16T01:42:00Z" w16du:dateUtc="2024-10-16T05:42:00Z">
              <w:r w:rsidRPr="00A64677">
                <w:rPr>
                  <w:rFonts w:eastAsia="Times New Roman"/>
                  <w:color w:val="000000"/>
                  <w:sz w:val="18"/>
                  <w:szCs w:val="18"/>
                  <w:lang w:val="en-US"/>
                </w:rPr>
                <w:t xml:space="preserve">Windows </w:t>
              </w:r>
            </w:ins>
            <w:r w:rsidR="0036219E" w:rsidRPr="00A64677">
              <w:rPr>
                <w:rFonts w:eastAsia="Times New Roman"/>
                <w:color w:val="000000"/>
                <w:sz w:val="18"/>
                <w:szCs w:val="18"/>
                <w:lang w:val="en-US"/>
              </w:rPr>
              <w:t>and</w:t>
            </w:r>
            <w:ins w:id="1473" w:author="Mostafa Sameer" w:date="2024-10-16T01:42:00Z" w16du:dateUtc="2024-10-16T05:42:00Z">
              <w:r w:rsidRPr="00A64677">
                <w:rPr>
                  <w:rFonts w:eastAsia="Times New Roman"/>
                  <w:color w:val="000000"/>
                  <w:sz w:val="18"/>
                  <w:szCs w:val="18"/>
                  <w:lang w:val="en-US"/>
                </w:rPr>
                <w:t xml:space="preserve"> Sliding Doors</w:t>
              </w:r>
            </w:ins>
          </w:p>
        </w:tc>
        <w:tc>
          <w:tcPr>
            <w:tcW w:w="1448" w:type="dxa"/>
            <w:tcBorders>
              <w:top w:val="nil"/>
              <w:left w:val="nil"/>
              <w:bottom w:val="single" w:sz="4" w:space="0" w:color="auto"/>
              <w:right w:val="single" w:sz="4" w:space="0" w:color="auto"/>
            </w:tcBorders>
            <w:shd w:val="clear" w:color="auto" w:fill="auto"/>
            <w:vAlign w:val="center"/>
            <w:hideMark/>
          </w:tcPr>
          <w:p w14:paraId="6CA4A5E3" w14:textId="0CB769DD" w:rsidR="00907593" w:rsidRPr="00A64677" w:rsidRDefault="00907593" w:rsidP="00907593">
            <w:pPr>
              <w:spacing w:line="240" w:lineRule="auto"/>
              <w:jc w:val="center"/>
              <w:rPr>
                <w:ins w:id="1474" w:author="Mostafa Sameer" w:date="2024-10-16T01:42:00Z" w16du:dateUtc="2024-10-16T05:42:00Z"/>
                <w:rFonts w:eastAsia="Times New Roman"/>
                <w:color w:val="000000"/>
                <w:sz w:val="18"/>
                <w:szCs w:val="18"/>
                <w:lang w:val="en-US"/>
              </w:rPr>
            </w:pPr>
            <w:ins w:id="1475" w:author="Mostafa Sameer" w:date="2024-10-16T01:42:00Z" w16du:dateUtc="2024-10-16T05:42:00Z">
              <w:r w:rsidRPr="00A64677">
                <w:rPr>
                  <w:rFonts w:eastAsia="Times New Roman"/>
                  <w:color w:val="000000"/>
                  <w:sz w:val="18"/>
                  <w:szCs w:val="18"/>
                  <w:lang w:val="en-US"/>
                </w:rPr>
                <w:t>Testing St</w:t>
              </w:r>
            </w:ins>
            <w:r w:rsidR="0036219E" w:rsidRPr="00A64677">
              <w:rPr>
                <w:rFonts w:eastAsia="Times New Roman"/>
                <w:color w:val="000000"/>
                <w:sz w:val="18"/>
                <w:szCs w:val="18"/>
                <w:lang w:val="en-US"/>
              </w:rPr>
              <w:t>and</w:t>
            </w:r>
            <w:ins w:id="1476" w:author="Mostafa Sameer" w:date="2024-10-16T01:42:00Z" w16du:dateUtc="2024-10-16T05:42:00Z">
              <w:r w:rsidRPr="00A64677">
                <w:rPr>
                  <w:rFonts w:eastAsia="Times New Roman"/>
                  <w:color w:val="000000"/>
                  <w:sz w:val="18"/>
                  <w:szCs w:val="18"/>
                  <w:lang w:val="en-US"/>
                </w:rPr>
                <w:t>ards</w:t>
              </w:r>
            </w:ins>
          </w:p>
        </w:tc>
        <w:tc>
          <w:tcPr>
            <w:tcW w:w="654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37CE483" w14:textId="77777777" w:rsidR="00907593" w:rsidRPr="00A64677" w:rsidRDefault="00907593" w:rsidP="00907593">
            <w:pPr>
              <w:spacing w:line="240" w:lineRule="auto"/>
              <w:jc w:val="center"/>
              <w:rPr>
                <w:ins w:id="1477" w:author="Mostafa Sameer" w:date="2024-10-16T01:42:00Z" w16du:dateUtc="2024-10-16T05:42:00Z"/>
                <w:rFonts w:eastAsia="Times New Roman"/>
                <w:color w:val="000000"/>
                <w:sz w:val="18"/>
                <w:szCs w:val="18"/>
                <w:lang w:val="en-US"/>
              </w:rPr>
            </w:pPr>
            <w:ins w:id="1478" w:author="Mostafa Sameer" w:date="2024-10-16T01:42:00Z" w16du:dateUtc="2024-10-16T05:42:00Z">
              <w:r w:rsidRPr="00A64677">
                <w:rPr>
                  <w:rFonts w:eastAsia="Times New Roman"/>
                  <w:color w:val="000000"/>
                  <w:sz w:val="18"/>
                  <w:szCs w:val="18"/>
                  <w:lang w:val="en-US"/>
                </w:rPr>
                <w:t>AAMA/WDMA/CSA 101/I.S.2/A440</w:t>
              </w:r>
            </w:ins>
          </w:p>
        </w:tc>
        <w:tc>
          <w:tcPr>
            <w:tcW w:w="958" w:type="dxa"/>
            <w:tcBorders>
              <w:top w:val="nil"/>
              <w:left w:val="nil"/>
              <w:bottom w:val="single" w:sz="4" w:space="0" w:color="auto"/>
              <w:right w:val="single" w:sz="4" w:space="0" w:color="auto"/>
            </w:tcBorders>
            <w:shd w:val="clear" w:color="auto" w:fill="auto"/>
            <w:noWrap/>
            <w:vAlign w:val="center"/>
            <w:hideMark/>
          </w:tcPr>
          <w:p w14:paraId="6957308E" w14:textId="77777777" w:rsidR="00907593" w:rsidRPr="00A64677" w:rsidRDefault="00907593" w:rsidP="00907593">
            <w:pPr>
              <w:spacing w:line="240" w:lineRule="auto"/>
              <w:jc w:val="center"/>
              <w:rPr>
                <w:ins w:id="1479" w:author="Mostafa Sameer" w:date="2024-10-16T01:42:00Z" w16du:dateUtc="2024-10-16T05:42:00Z"/>
                <w:rFonts w:eastAsia="Times New Roman"/>
                <w:color w:val="000000"/>
                <w:sz w:val="18"/>
                <w:szCs w:val="18"/>
                <w:lang w:val="en-US"/>
              </w:rPr>
            </w:pPr>
            <w:ins w:id="1480" w:author="Mostafa Sameer" w:date="2024-10-16T01:42:00Z" w16du:dateUtc="2024-10-16T05:42:00Z">
              <w:r w:rsidRPr="00A64677">
                <w:rPr>
                  <w:rFonts w:eastAsia="Times New Roman"/>
                  <w:color w:val="000000"/>
                  <w:sz w:val="18"/>
                  <w:szCs w:val="18"/>
                  <w:lang w:val="en-US"/>
                </w:rPr>
                <w:t>TAS 202</w:t>
              </w:r>
            </w:ins>
          </w:p>
        </w:tc>
        <w:tc>
          <w:tcPr>
            <w:tcW w:w="990" w:type="dxa"/>
            <w:tcBorders>
              <w:top w:val="nil"/>
              <w:left w:val="nil"/>
              <w:bottom w:val="single" w:sz="4" w:space="0" w:color="auto"/>
              <w:right w:val="single" w:sz="4" w:space="0" w:color="auto"/>
            </w:tcBorders>
            <w:shd w:val="clear" w:color="auto" w:fill="auto"/>
            <w:noWrap/>
            <w:vAlign w:val="center"/>
            <w:hideMark/>
          </w:tcPr>
          <w:p w14:paraId="50EEB5EA" w14:textId="77777777" w:rsidR="00907593" w:rsidRPr="00A64677" w:rsidRDefault="00907593" w:rsidP="00907593">
            <w:pPr>
              <w:spacing w:line="240" w:lineRule="auto"/>
              <w:jc w:val="center"/>
              <w:rPr>
                <w:ins w:id="1481" w:author="Mostafa Sameer" w:date="2024-10-16T01:42:00Z" w16du:dateUtc="2024-10-16T05:42:00Z"/>
                <w:rFonts w:eastAsia="Times New Roman"/>
                <w:color w:val="000000"/>
                <w:sz w:val="18"/>
                <w:szCs w:val="18"/>
                <w:lang w:val="en-US"/>
              </w:rPr>
            </w:pPr>
            <w:ins w:id="1482" w:author="Mostafa Sameer" w:date="2024-10-16T01:42:00Z" w16du:dateUtc="2024-10-16T05:42:00Z">
              <w:r w:rsidRPr="00A64677">
                <w:rPr>
                  <w:rFonts w:eastAsia="Times New Roman"/>
                  <w:color w:val="000000"/>
                  <w:sz w:val="18"/>
                  <w:szCs w:val="18"/>
                  <w:lang w:val="en-US"/>
                </w:rPr>
                <w:t>TAS 202</w:t>
              </w:r>
            </w:ins>
          </w:p>
        </w:tc>
      </w:tr>
      <w:tr w:rsidR="00907593" w:rsidRPr="00A64677" w14:paraId="5469D3A9" w14:textId="77777777" w:rsidTr="00FC3B6C">
        <w:trPr>
          <w:trHeight w:val="242"/>
          <w:ins w:id="1483" w:author="Mostafa Sameer" w:date="2024-10-16T01:42:00Z"/>
        </w:trPr>
        <w:tc>
          <w:tcPr>
            <w:tcW w:w="1022" w:type="dxa"/>
            <w:vMerge/>
            <w:tcBorders>
              <w:top w:val="nil"/>
              <w:left w:val="single" w:sz="4" w:space="0" w:color="auto"/>
              <w:bottom w:val="single" w:sz="4" w:space="0" w:color="auto"/>
              <w:right w:val="single" w:sz="4" w:space="0" w:color="auto"/>
            </w:tcBorders>
            <w:vAlign w:val="center"/>
            <w:hideMark/>
          </w:tcPr>
          <w:p w14:paraId="6BC8A535" w14:textId="77777777" w:rsidR="00907593" w:rsidRPr="00A64677" w:rsidRDefault="00907593" w:rsidP="00907593">
            <w:pPr>
              <w:spacing w:line="240" w:lineRule="auto"/>
              <w:rPr>
                <w:ins w:id="1484" w:author="Mostafa Sameer" w:date="2024-10-16T01:42:00Z" w16du:dateUtc="2024-10-16T05:42:00Z"/>
                <w:rFonts w:eastAsia="Times New Roman"/>
                <w:color w:val="000000"/>
                <w:sz w:val="18"/>
                <w:szCs w:val="18"/>
                <w:lang w:val="en-US"/>
              </w:rPr>
            </w:pPr>
          </w:p>
        </w:tc>
        <w:tc>
          <w:tcPr>
            <w:tcW w:w="1448" w:type="dxa"/>
            <w:tcBorders>
              <w:top w:val="nil"/>
              <w:left w:val="nil"/>
              <w:bottom w:val="single" w:sz="4" w:space="0" w:color="auto"/>
              <w:right w:val="single" w:sz="4" w:space="0" w:color="auto"/>
            </w:tcBorders>
            <w:shd w:val="clear" w:color="auto" w:fill="auto"/>
            <w:vAlign w:val="center"/>
            <w:hideMark/>
          </w:tcPr>
          <w:p w14:paraId="0B76CD7B" w14:textId="77777777" w:rsidR="00907593" w:rsidRPr="00A64677" w:rsidRDefault="00907593" w:rsidP="00907593">
            <w:pPr>
              <w:spacing w:line="240" w:lineRule="auto"/>
              <w:jc w:val="center"/>
              <w:rPr>
                <w:ins w:id="1485" w:author="Mostafa Sameer" w:date="2024-10-16T01:42:00Z" w16du:dateUtc="2024-10-16T05:42:00Z"/>
                <w:rFonts w:eastAsia="Times New Roman"/>
                <w:color w:val="000000"/>
                <w:sz w:val="18"/>
                <w:szCs w:val="18"/>
                <w:lang w:val="en-US"/>
              </w:rPr>
            </w:pPr>
            <w:ins w:id="1486" w:author="Mostafa Sameer" w:date="2024-10-16T01:42:00Z" w16du:dateUtc="2024-10-16T05:42:00Z">
              <w:r w:rsidRPr="00A64677">
                <w:rPr>
                  <w:rFonts w:eastAsia="Times New Roman"/>
                  <w:color w:val="000000"/>
                  <w:sz w:val="18"/>
                  <w:szCs w:val="18"/>
                  <w:lang w:val="en-US"/>
                </w:rPr>
                <w:t>Water Penetration Resistance Test</w:t>
              </w:r>
            </w:ins>
          </w:p>
        </w:tc>
        <w:tc>
          <w:tcPr>
            <w:tcW w:w="6543" w:type="dxa"/>
            <w:gridSpan w:val="2"/>
            <w:tcBorders>
              <w:top w:val="single" w:sz="4" w:space="0" w:color="auto"/>
              <w:left w:val="nil"/>
              <w:bottom w:val="single" w:sz="4" w:space="0" w:color="auto"/>
              <w:right w:val="single" w:sz="4" w:space="0" w:color="auto"/>
            </w:tcBorders>
            <w:shd w:val="clear" w:color="auto" w:fill="auto"/>
            <w:vAlign w:val="center"/>
            <w:hideMark/>
          </w:tcPr>
          <w:p w14:paraId="67B59876" w14:textId="33DA18A6" w:rsidR="00907593" w:rsidRPr="00A64677" w:rsidRDefault="00907593" w:rsidP="00907593">
            <w:pPr>
              <w:spacing w:line="240" w:lineRule="auto"/>
              <w:jc w:val="center"/>
              <w:rPr>
                <w:ins w:id="1487" w:author="Mostafa Sameer" w:date="2024-10-16T01:42:00Z" w16du:dateUtc="2024-10-16T05:42:00Z"/>
                <w:rFonts w:eastAsia="Times New Roman"/>
                <w:color w:val="000000"/>
                <w:sz w:val="18"/>
                <w:szCs w:val="18"/>
                <w:lang w:val="en-US"/>
              </w:rPr>
            </w:pPr>
            <w:ins w:id="1488" w:author="Mostafa Sameer" w:date="2024-10-16T01:42:00Z" w16du:dateUtc="2024-10-16T05:42:00Z">
              <w:r w:rsidRPr="00A64677">
                <w:rPr>
                  <w:rFonts w:eastAsia="Times New Roman"/>
                  <w:color w:val="000000"/>
                  <w:sz w:val="18"/>
                  <w:szCs w:val="18"/>
                  <w:lang w:val="en-US"/>
                </w:rPr>
                <w:t xml:space="preserve">15% </w:t>
              </w:r>
            </w:ins>
            <w:r w:rsidR="0036219E" w:rsidRPr="00A64677">
              <w:rPr>
                <w:rFonts w:eastAsia="Times New Roman"/>
                <w:color w:val="000000"/>
                <w:sz w:val="18"/>
                <w:szCs w:val="18"/>
                <w:lang w:val="en-US"/>
              </w:rPr>
              <w:t>of</w:t>
            </w:r>
            <w:ins w:id="1489" w:author="Mostafa Sameer" w:date="2024-10-16T01:42:00Z" w16du:dateUtc="2024-10-16T05:42:00Z">
              <w:r w:rsidRPr="00A64677">
                <w:rPr>
                  <w:rFonts w:eastAsia="Times New Roman"/>
                  <w:color w:val="000000"/>
                  <w:sz w:val="18"/>
                  <w:szCs w:val="18"/>
                  <w:lang w:val="en-US"/>
                </w:rPr>
                <w:t xml:space="preserve"> PG</w:t>
              </w:r>
            </w:ins>
          </w:p>
        </w:tc>
        <w:tc>
          <w:tcPr>
            <w:tcW w:w="958" w:type="dxa"/>
            <w:tcBorders>
              <w:top w:val="nil"/>
              <w:left w:val="nil"/>
              <w:bottom w:val="single" w:sz="4" w:space="0" w:color="auto"/>
              <w:right w:val="single" w:sz="4" w:space="0" w:color="auto"/>
            </w:tcBorders>
            <w:shd w:val="clear" w:color="auto" w:fill="auto"/>
            <w:vAlign w:val="center"/>
            <w:hideMark/>
          </w:tcPr>
          <w:p w14:paraId="3CA6CA39" w14:textId="2F35F6B5" w:rsidR="00907593" w:rsidRPr="00A64677" w:rsidRDefault="00907593" w:rsidP="00907593">
            <w:pPr>
              <w:spacing w:line="240" w:lineRule="auto"/>
              <w:jc w:val="center"/>
              <w:rPr>
                <w:ins w:id="1490" w:author="Mostafa Sameer" w:date="2024-10-16T01:42:00Z" w16du:dateUtc="2024-10-16T05:42:00Z"/>
                <w:rFonts w:eastAsia="Times New Roman"/>
                <w:color w:val="000000"/>
                <w:sz w:val="18"/>
                <w:szCs w:val="18"/>
                <w:lang w:val="en-US"/>
              </w:rPr>
            </w:pPr>
            <w:ins w:id="1491" w:author="Mostafa Sameer" w:date="2024-10-16T01:42:00Z" w16du:dateUtc="2024-10-16T05:42:00Z">
              <w:r w:rsidRPr="00A64677">
                <w:rPr>
                  <w:rFonts w:eastAsia="Times New Roman"/>
                  <w:color w:val="000000"/>
                  <w:sz w:val="18"/>
                  <w:szCs w:val="18"/>
                  <w:lang w:val="en-US"/>
                </w:rPr>
                <w:t xml:space="preserve">15% </w:t>
              </w:r>
            </w:ins>
            <w:r w:rsidR="0036219E" w:rsidRPr="00A64677">
              <w:rPr>
                <w:rFonts w:eastAsia="Times New Roman"/>
                <w:color w:val="000000"/>
                <w:sz w:val="18"/>
                <w:szCs w:val="18"/>
                <w:lang w:val="en-US"/>
              </w:rPr>
              <w:t>of</w:t>
            </w:r>
            <w:ins w:id="1492" w:author="Mostafa Sameer" w:date="2024-10-16T01:42:00Z" w16du:dateUtc="2024-10-16T05:42:00Z">
              <w:r w:rsidRPr="00A64677">
                <w:rPr>
                  <w:rFonts w:eastAsia="Times New Roman"/>
                  <w:color w:val="000000"/>
                  <w:sz w:val="18"/>
                  <w:szCs w:val="18"/>
                  <w:lang w:val="en-US"/>
                </w:rPr>
                <w:t xml:space="preserve"> Positive DP Rating</w:t>
              </w:r>
            </w:ins>
          </w:p>
        </w:tc>
        <w:tc>
          <w:tcPr>
            <w:tcW w:w="990" w:type="dxa"/>
            <w:tcBorders>
              <w:top w:val="nil"/>
              <w:left w:val="nil"/>
              <w:bottom w:val="single" w:sz="4" w:space="0" w:color="auto"/>
              <w:right w:val="single" w:sz="4" w:space="0" w:color="auto"/>
            </w:tcBorders>
            <w:shd w:val="clear" w:color="auto" w:fill="auto"/>
            <w:vAlign w:val="center"/>
            <w:hideMark/>
          </w:tcPr>
          <w:p w14:paraId="65A8C100" w14:textId="56D813B4" w:rsidR="00907593" w:rsidRPr="00A64677" w:rsidRDefault="00907593" w:rsidP="00907593">
            <w:pPr>
              <w:spacing w:line="240" w:lineRule="auto"/>
              <w:jc w:val="center"/>
              <w:rPr>
                <w:ins w:id="1493" w:author="Mostafa Sameer" w:date="2024-10-16T01:42:00Z" w16du:dateUtc="2024-10-16T05:42:00Z"/>
                <w:rFonts w:eastAsia="Times New Roman"/>
                <w:color w:val="000000"/>
                <w:sz w:val="18"/>
                <w:szCs w:val="18"/>
                <w:lang w:val="en-US"/>
              </w:rPr>
            </w:pPr>
            <w:ins w:id="1494" w:author="Mostafa Sameer" w:date="2024-10-16T01:42:00Z" w16du:dateUtc="2024-10-16T05:42:00Z">
              <w:r w:rsidRPr="00A64677">
                <w:rPr>
                  <w:rFonts w:eastAsia="Times New Roman"/>
                  <w:color w:val="000000"/>
                  <w:sz w:val="18"/>
                  <w:szCs w:val="18"/>
                  <w:lang w:val="en-US"/>
                </w:rPr>
                <w:t xml:space="preserve">15% </w:t>
              </w:r>
            </w:ins>
            <w:r w:rsidR="0036219E" w:rsidRPr="00A64677">
              <w:rPr>
                <w:rFonts w:eastAsia="Times New Roman"/>
                <w:color w:val="000000"/>
                <w:sz w:val="18"/>
                <w:szCs w:val="18"/>
                <w:lang w:val="en-US"/>
              </w:rPr>
              <w:t>of</w:t>
            </w:r>
            <w:ins w:id="1495" w:author="Mostafa Sameer" w:date="2024-10-16T01:42:00Z" w16du:dateUtc="2024-10-16T05:42:00Z">
              <w:r w:rsidRPr="00A64677">
                <w:rPr>
                  <w:rFonts w:eastAsia="Times New Roman"/>
                  <w:color w:val="000000"/>
                  <w:sz w:val="18"/>
                  <w:szCs w:val="18"/>
                  <w:lang w:val="en-US"/>
                </w:rPr>
                <w:t xml:space="preserve"> DP Pressure Rating</w:t>
              </w:r>
            </w:ins>
          </w:p>
        </w:tc>
      </w:tr>
      <w:tr w:rsidR="00907593" w:rsidRPr="00A64677" w14:paraId="42EEEA9A" w14:textId="77777777" w:rsidTr="00FC3B6C">
        <w:trPr>
          <w:trHeight w:val="70"/>
          <w:ins w:id="1496" w:author="Mostafa Sameer" w:date="2024-10-16T01:42:00Z"/>
        </w:trPr>
        <w:tc>
          <w:tcPr>
            <w:tcW w:w="1022" w:type="dxa"/>
            <w:vMerge/>
            <w:tcBorders>
              <w:top w:val="nil"/>
              <w:left w:val="single" w:sz="4" w:space="0" w:color="auto"/>
              <w:bottom w:val="single" w:sz="4" w:space="0" w:color="auto"/>
              <w:right w:val="single" w:sz="4" w:space="0" w:color="auto"/>
            </w:tcBorders>
            <w:vAlign w:val="center"/>
            <w:hideMark/>
          </w:tcPr>
          <w:p w14:paraId="400730E3" w14:textId="77777777" w:rsidR="00907593" w:rsidRPr="00A64677" w:rsidRDefault="00907593" w:rsidP="00907593">
            <w:pPr>
              <w:spacing w:line="240" w:lineRule="auto"/>
              <w:rPr>
                <w:ins w:id="1497" w:author="Mostafa Sameer" w:date="2024-10-16T01:42:00Z" w16du:dateUtc="2024-10-16T05:42:00Z"/>
                <w:rFonts w:eastAsia="Times New Roman"/>
                <w:color w:val="000000"/>
                <w:sz w:val="18"/>
                <w:szCs w:val="18"/>
                <w:lang w:val="en-US"/>
              </w:rPr>
            </w:pPr>
          </w:p>
        </w:tc>
        <w:tc>
          <w:tcPr>
            <w:tcW w:w="1448" w:type="dxa"/>
            <w:tcBorders>
              <w:top w:val="nil"/>
              <w:left w:val="nil"/>
              <w:bottom w:val="single" w:sz="4" w:space="0" w:color="auto"/>
              <w:right w:val="single" w:sz="4" w:space="0" w:color="auto"/>
            </w:tcBorders>
            <w:shd w:val="clear" w:color="auto" w:fill="auto"/>
            <w:vAlign w:val="center"/>
            <w:hideMark/>
          </w:tcPr>
          <w:p w14:paraId="6EEB4D54" w14:textId="77777777" w:rsidR="00907593" w:rsidRPr="00A64677" w:rsidRDefault="00907593" w:rsidP="00907593">
            <w:pPr>
              <w:spacing w:line="240" w:lineRule="auto"/>
              <w:jc w:val="center"/>
              <w:rPr>
                <w:ins w:id="1498" w:author="Mostafa Sameer" w:date="2024-10-16T01:42:00Z" w16du:dateUtc="2024-10-16T05:42:00Z"/>
                <w:rFonts w:eastAsia="Times New Roman"/>
                <w:color w:val="000000"/>
                <w:sz w:val="18"/>
                <w:szCs w:val="18"/>
                <w:lang w:val="en-US"/>
              </w:rPr>
            </w:pPr>
            <w:ins w:id="1499" w:author="Mostafa Sameer" w:date="2024-10-16T01:42:00Z" w16du:dateUtc="2024-10-16T05:42:00Z">
              <w:r w:rsidRPr="00A64677">
                <w:rPr>
                  <w:rFonts w:eastAsia="Times New Roman"/>
                  <w:color w:val="000000"/>
                  <w:sz w:val="18"/>
                  <w:szCs w:val="18"/>
                  <w:lang w:val="en-US"/>
                </w:rPr>
                <w:t>Labeling Requirements</w:t>
              </w:r>
            </w:ins>
          </w:p>
        </w:tc>
        <w:tc>
          <w:tcPr>
            <w:tcW w:w="654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40279B0" w14:textId="023BF573" w:rsidR="00907593" w:rsidRPr="00A64677" w:rsidRDefault="00907593" w:rsidP="00907593">
            <w:pPr>
              <w:spacing w:line="240" w:lineRule="auto"/>
              <w:jc w:val="center"/>
              <w:rPr>
                <w:ins w:id="1500" w:author="Mostafa Sameer" w:date="2024-10-16T01:42:00Z" w16du:dateUtc="2024-10-16T05:42:00Z"/>
                <w:rFonts w:eastAsia="Times New Roman"/>
                <w:color w:val="000000"/>
                <w:sz w:val="18"/>
                <w:szCs w:val="18"/>
                <w:lang w:val="en-US"/>
              </w:rPr>
            </w:pPr>
            <w:ins w:id="1501" w:author="Mostafa Sameer" w:date="2024-10-16T01:42:00Z" w16du:dateUtc="2024-10-16T05:42:00Z">
              <w:r w:rsidRPr="00A64677">
                <w:rPr>
                  <w:rFonts w:eastAsia="Times New Roman"/>
                  <w:color w:val="000000"/>
                  <w:sz w:val="18"/>
                  <w:szCs w:val="18"/>
                  <w:lang w:val="en-US"/>
                </w:rPr>
                <w:t xml:space="preserve">DP </w:t>
              </w:r>
            </w:ins>
            <w:r w:rsidR="0036219E" w:rsidRPr="00A64677">
              <w:rPr>
                <w:rFonts w:eastAsia="Times New Roman"/>
                <w:color w:val="000000"/>
                <w:sz w:val="18"/>
                <w:szCs w:val="18"/>
                <w:lang w:val="en-US"/>
              </w:rPr>
              <w:t>and</w:t>
            </w:r>
            <w:ins w:id="1502" w:author="Mostafa Sameer" w:date="2024-10-16T01:42:00Z" w16du:dateUtc="2024-10-16T05:42:00Z">
              <w:r w:rsidRPr="00A64677">
                <w:rPr>
                  <w:rFonts w:eastAsia="Times New Roman"/>
                  <w:color w:val="000000"/>
                  <w:sz w:val="18"/>
                  <w:szCs w:val="18"/>
                  <w:lang w:val="en-US"/>
                </w:rPr>
                <w:t xml:space="preserve"> PG</w:t>
              </w:r>
            </w:ins>
          </w:p>
        </w:tc>
        <w:tc>
          <w:tcPr>
            <w:tcW w:w="958" w:type="dxa"/>
            <w:tcBorders>
              <w:top w:val="nil"/>
              <w:left w:val="nil"/>
              <w:bottom w:val="single" w:sz="4" w:space="0" w:color="auto"/>
              <w:right w:val="single" w:sz="4" w:space="0" w:color="auto"/>
            </w:tcBorders>
            <w:shd w:val="clear" w:color="auto" w:fill="auto"/>
            <w:noWrap/>
            <w:vAlign w:val="center"/>
            <w:hideMark/>
          </w:tcPr>
          <w:p w14:paraId="7E033D9C" w14:textId="77777777" w:rsidR="00907593" w:rsidRPr="00A64677" w:rsidRDefault="00907593" w:rsidP="00907593">
            <w:pPr>
              <w:spacing w:line="240" w:lineRule="auto"/>
              <w:jc w:val="center"/>
              <w:rPr>
                <w:ins w:id="1503" w:author="Mostafa Sameer" w:date="2024-10-16T01:42:00Z" w16du:dateUtc="2024-10-16T05:42:00Z"/>
                <w:rFonts w:eastAsia="Times New Roman"/>
                <w:color w:val="000000"/>
                <w:sz w:val="18"/>
                <w:szCs w:val="18"/>
                <w:lang w:val="en-US"/>
              </w:rPr>
            </w:pPr>
            <w:ins w:id="1504" w:author="Mostafa Sameer" w:date="2024-10-16T01:42:00Z" w16du:dateUtc="2024-10-16T05:42:00Z">
              <w:r w:rsidRPr="00A64677">
                <w:rPr>
                  <w:rFonts w:eastAsia="Times New Roman"/>
                  <w:color w:val="000000"/>
                  <w:sz w:val="18"/>
                  <w:szCs w:val="18"/>
                  <w:lang w:val="en-US"/>
                </w:rPr>
                <w:t>DP</w:t>
              </w:r>
            </w:ins>
          </w:p>
        </w:tc>
        <w:tc>
          <w:tcPr>
            <w:tcW w:w="990" w:type="dxa"/>
            <w:tcBorders>
              <w:top w:val="nil"/>
              <w:left w:val="nil"/>
              <w:bottom w:val="single" w:sz="4" w:space="0" w:color="auto"/>
              <w:right w:val="single" w:sz="4" w:space="0" w:color="auto"/>
            </w:tcBorders>
            <w:shd w:val="clear" w:color="auto" w:fill="auto"/>
            <w:noWrap/>
            <w:vAlign w:val="center"/>
            <w:hideMark/>
          </w:tcPr>
          <w:p w14:paraId="5D5F805B" w14:textId="77777777" w:rsidR="00907593" w:rsidRPr="00A64677" w:rsidRDefault="00907593" w:rsidP="00907593">
            <w:pPr>
              <w:spacing w:line="240" w:lineRule="auto"/>
              <w:jc w:val="center"/>
              <w:rPr>
                <w:ins w:id="1505" w:author="Mostafa Sameer" w:date="2024-10-16T01:42:00Z" w16du:dateUtc="2024-10-16T05:42:00Z"/>
                <w:rFonts w:eastAsia="Times New Roman"/>
                <w:color w:val="000000"/>
                <w:sz w:val="18"/>
                <w:szCs w:val="18"/>
                <w:lang w:val="en-US"/>
              </w:rPr>
            </w:pPr>
            <w:ins w:id="1506" w:author="Mostafa Sameer" w:date="2024-10-16T01:42:00Z" w16du:dateUtc="2024-10-16T05:42:00Z">
              <w:r w:rsidRPr="00A64677">
                <w:rPr>
                  <w:rFonts w:eastAsia="Times New Roman"/>
                  <w:color w:val="000000"/>
                  <w:sz w:val="18"/>
                  <w:szCs w:val="18"/>
                  <w:lang w:val="en-US"/>
                </w:rPr>
                <w:t>DP</w:t>
              </w:r>
            </w:ins>
          </w:p>
        </w:tc>
      </w:tr>
      <w:tr w:rsidR="00907593" w:rsidRPr="00A64677" w14:paraId="3C3F7A0D" w14:textId="77777777" w:rsidTr="00FC3B6C">
        <w:trPr>
          <w:trHeight w:val="70"/>
          <w:ins w:id="1507" w:author="Mostafa Sameer" w:date="2024-10-16T01:42:00Z"/>
        </w:trPr>
        <w:tc>
          <w:tcPr>
            <w:tcW w:w="1022" w:type="dxa"/>
            <w:vMerge w:val="restart"/>
            <w:tcBorders>
              <w:top w:val="nil"/>
              <w:left w:val="single" w:sz="4" w:space="0" w:color="auto"/>
              <w:bottom w:val="single" w:sz="4" w:space="0" w:color="auto"/>
              <w:right w:val="single" w:sz="4" w:space="0" w:color="auto"/>
            </w:tcBorders>
            <w:shd w:val="clear" w:color="auto" w:fill="auto"/>
            <w:vAlign w:val="center"/>
            <w:hideMark/>
          </w:tcPr>
          <w:p w14:paraId="37D3A5A3" w14:textId="77777777" w:rsidR="00907593" w:rsidRPr="00A64677" w:rsidRDefault="00907593" w:rsidP="00907593">
            <w:pPr>
              <w:spacing w:line="240" w:lineRule="auto"/>
              <w:jc w:val="center"/>
              <w:rPr>
                <w:ins w:id="1508" w:author="Mostafa Sameer" w:date="2024-10-16T01:42:00Z" w16du:dateUtc="2024-10-16T05:42:00Z"/>
                <w:rFonts w:eastAsia="Times New Roman"/>
                <w:color w:val="000000"/>
                <w:sz w:val="18"/>
                <w:szCs w:val="18"/>
                <w:lang w:val="en-US"/>
              </w:rPr>
            </w:pPr>
            <w:ins w:id="1509" w:author="Mostafa Sameer" w:date="2024-10-16T01:42:00Z" w16du:dateUtc="2024-10-16T05:42:00Z">
              <w:r w:rsidRPr="00A64677">
                <w:rPr>
                  <w:rFonts w:eastAsia="Times New Roman"/>
                  <w:color w:val="000000"/>
                  <w:sz w:val="18"/>
                  <w:szCs w:val="18"/>
                  <w:lang w:val="en-US"/>
                </w:rPr>
                <w:t>Side-swinging Doors</w:t>
              </w:r>
            </w:ins>
          </w:p>
        </w:tc>
        <w:tc>
          <w:tcPr>
            <w:tcW w:w="1448" w:type="dxa"/>
            <w:tcBorders>
              <w:top w:val="nil"/>
              <w:left w:val="nil"/>
              <w:bottom w:val="single" w:sz="4" w:space="0" w:color="auto"/>
              <w:right w:val="single" w:sz="4" w:space="0" w:color="auto"/>
            </w:tcBorders>
            <w:shd w:val="clear" w:color="auto" w:fill="auto"/>
            <w:vAlign w:val="center"/>
            <w:hideMark/>
          </w:tcPr>
          <w:p w14:paraId="4D862339" w14:textId="34DDD0E0" w:rsidR="00907593" w:rsidRPr="00A64677" w:rsidRDefault="00907593" w:rsidP="00907593">
            <w:pPr>
              <w:spacing w:line="240" w:lineRule="auto"/>
              <w:jc w:val="center"/>
              <w:rPr>
                <w:ins w:id="1510" w:author="Mostafa Sameer" w:date="2024-10-16T01:42:00Z" w16du:dateUtc="2024-10-16T05:42:00Z"/>
                <w:rFonts w:eastAsia="Times New Roman"/>
                <w:color w:val="000000"/>
                <w:sz w:val="18"/>
                <w:szCs w:val="18"/>
                <w:lang w:val="en-US"/>
              </w:rPr>
            </w:pPr>
            <w:ins w:id="1511" w:author="Mostafa Sameer" w:date="2024-10-16T01:42:00Z" w16du:dateUtc="2024-10-16T05:42:00Z">
              <w:r w:rsidRPr="00A64677">
                <w:rPr>
                  <w:rFonts w:eastAsia="Times New Roman"/>
                  <w:color w:val="000000"/>
                  <w:sz w:val="18"/>
                  <w:szCs w:val="18"/>
                  <w:lang w:val="en-US"/>
                </w:rPr>
                <w:t>Testing St</w:t>
              </w:r>
            </w:ins>
            <w:r w:rsidR="0036219E" w:rsidRPr="00A64677">
              <w:rPr>
                <w:rFonts w:eastAsia="Times New Roman"/>
                <w:color w:val="000000"/>
                <w:sz w:val="18"/>
                <w:szCs w:val="18"/>
                <w:lang w:val="en-US"/>
              </w:rPr>
              <w:t>and</w:t>
            </w:r>
            <w:ins w:id="1512" w:author="Mostafa Sameer" w:date="2024-10-16T01:42:00Z" w16du:dateUtc="2024-10-16T05:42:00Z">
              <w:r w:rsidRPr="00A64677">
                <w:rPr>
                  <w:rFonts w:eastAsia="Times New Roman"/>
                  <w:color w:val="000000"/>
                  <w:sz w:val="18"/>
                  <w:szCs w:val="18"/>
                  <w:lang w:val="en-US"/>
                </w:rPr>
                <w:t>ards</w:t>
              </w:r>
            </w:ins>
          </w:p>
        </w:tc>
        <w:tc>
          <w:tcPr>
            <w:tcW w:w="5585" w:type="dxa"/>
            <w:tcBorders>
              <w:top w:val="nil"/>
              <w:left w:val="nil"/>
              <w:bottom w:val="single" w:sz="4" w:space="0" w:color="auto"/>
              <w:right w:val="single" w:sz="4" w:space="0" w:color="auto"/>
            </w:tcBorders>
            <w:shd w:val="clear" w:color="auto" w:fill="auto"/>
            <w:vAlign w:val="center"/>
            <w:hideMark/>
          </w:tcPr>
          <w:p w14:paraId="2E0226B6" w14:textId="77777777" w:rsidR="00907593" w:rsidRPr="00A64677" w:rsidRDefault="00907593" w:rsidP="00907593">
            <w:pPr>
              <w:spacing w:line="240" w:lineRule="auto"/>
              <w:jc w:val="center"/>
              <w:rPr>
                <w:ins w:id="1513" w:author="Mostafa Sameer" w:date="2024-10-16T01:42:00Z" w16du:dateUtc="2024-10-16T05:42:00Z"/>
                <w:rFonts w:eastAsia="Times New Roman"/>
                <w:color w:val="000000"/>
                <w:sz w:val="18"/>
                <w:szCs w:val="18"/>
                <w:lang w:val="en-US"/>
              </w:rPr>
            </w:pPr>
            <w:ins w:id="1514" w:author="Mostafa Sameer" w:date="2024-10-16T01:42:00Z" w16du:dateUtc="2024-10-16T05:42:00Z">
              <w:r w:rsidRPr="00A64677">
                <w:rPr>
                  <w:rFonts w:eastAsia="Times New Roman"/>
                  <w:color w:val="000000"/>
                  <w:sz w:val="18"/>
                  <w:szCs w:val="18"/>
                  <w:lang w:val="en-US"/>
                </w:rPr>
                <w:t>AAMA/WDMA/CSA 101/I.S.2/A440</w:t>
              </w:r>
            </w:ins>
          </w:p>
        </w:tc>
        <w:tc>
          <w:tcPr>
            <w:tcW w:w="958" w:type="dxa"/>
            <w:tcBorders>
              <w:top w:val="nil"/>
              <w:left w:val="nil"/>
              <w:bottom w:val="single" w:sz="4" w:space="0" w:color="auto"/>
              <w:right w:val="single" w:sz="4" w:space="0" w:color="auto"/>
            </w:tcBorders>
            <w:shd w:val="clear" w:color="auto" w:fill="auto"/>
            <w:noWrap/>
            <w:vAlign w:val="center"/>
            <w:hideMark/>
          </w:tcPr>
          <w:p w14:paraId="2393E844" w14:textId="77777777" w:rsidR="00907593" w:rsidRPr="00A64677" w:rsidRDefault="00907593" w:rsidP="00907593">
            <w:pPr>
              <w:spacing w:line="240" w:lineRule="auto"/>
              <w:jc w:val="center"/>
              <w:rPr>
                <w:ins w:id="1515" w:author="Mostafa Sameer" w:date="2024-10-16T01:42:00Z" w16du:dateUtc="2024-10-16T05:42:00Z"/>
                <w:rFonts w:eastAsia="Times New Roman"/>
                <w:color w:val="000000"/>
                <w:sz w:val="18"/>
                <w:szCs w:val="18"/>
                <w:lang w:val="en-US"/>
              </w:rPr>
            </w:pPr>
            <w:ins w:id="1516" w:author="Mostafa Sameer" w:date="2024-10-16T01:42:00Z" w16du:dateUtc="2024-10-16T05:42:00Z">
              <w:r w:rsidRPr="00A64677">
                <w:rPr>
                  <w:rFonts w:eastAsia="Times New Roman"/>
                  <w:color w:val="000000"/>
                  <w:sz w:val="18"/>
                  <w:szCs w:val="18"/>
                  <w:lang w:val="en-US"/>
                </w:rPr>
                <w:t>TAS 202</w:t>
              </w:r>
            </w:ins>
          </w:p>
        </w:tc>
        <w:tc>
          <w:tcPr>
            <w:tcW w:w="958" w:type="dxa"/>
            <w:tcBorders>
              <w:top w:val="nil"/>
              <w:left w:val="nil"/>
              <w:bottom w:val="single" w:sz="4" w:space="0" w:color="auto"/>
              <w:right w:val="single" w:sz="4" w:space="0" w:color="auto"/>
            </w:tcBorders>
            <w:shd w:val="clear" w:color="auto" w:fill="auto"/>
            <w:vAlign w:val="center"/>
            <w:hideMark/>
          </w:tcPr>
          <w:p w14:paraId="7C422B80" w14:textId="77777777" w:rsidR="00907593" w:rsidRPr="00A64677" w:rsidRDefault="00907593" w:rsidP="00907593">
            <w:pPr>
              <w:spacing w:line="240" w:lineRule="auto"/>
              <w:jc w:val="center"/>
              <w:rPr>
                <w:ins w:id="1517" w:author="Mostafa Sameer" w:date="2024-10-16T01:42:00Z" w16du:dateUtc="2024-10-16T05:42:00Z"/>
                <w:rFonts w:eastAsia="Times New Roman"/>
                <w:color w:val="000000"/>
                <w:sz w:val="18"/>
                <w:szCs w:val="18"/>
                <w:lang w:val="en-US"/>
              </w:rPr>
            </w:pPr>
            <w:ins w:id="1518" w:author="Mostafa Sameer" w:date="2024-10-16T01:42:00Z" w16du:dateUtc="2024-10-16T05:42:00Z">
              <w:r w:rsidRPr="00A64677">
                <w:rPr>
                  <w:rFonts w:eastAsia="Times New Roman"/>
                  <w:color w:val="000000"/>
                  <w:sz w:val="18"/>
                  <w:szCs w:val="18"/>
                  <w:lang w:val="en-US"/>
                </w:rPr>
                <w:t>ASTM E330</w:t>
              </w:r>
            </w:ins>
          </w:p>
        </w:tc>
        <w:tc>
          <w:tcPr>
            <w:tcW w:w="990" w:type="dxa"/>
            <w:tcBorders>
              <w:top w:val="nil"/>
              <w:left w:val="nil"/>
              <w:bottom w:val="single" w:sz="4" w:space="0" w:color="auto"/>
              <w:right w:val="single" w:sz="4" w:space="0" w:color="auto"/>
            </w:tcBorders>
            <w:shd w:val="clear" w:color="auto" w:fill="auto"/>
            <w:vAlign w:val="center"/>
            <w:hideMark/>
          </w:tcPr>
          <w:p w14:paraId="118BD38D" w14:textId="77777777" w:rsidR="00907593" w:rsidRPr="00A64677" w:rsidRDefault="00907593" w:rsidP="00907593">
            <w:pPr>
              <w:spacing w:line="240" w:lineRule="auto"/>
              <w:jc w:val="center"/>
              <w:rPr>
                <w:ins w:id="1519" w:author="Mostafa Sameer" w:date="2024-10-16T01:42:00Z" w16du:dateUtc="2024-10-16T05:42:00Z"/>
                <w:rFonts w:eastAsia="Times New Roman"/>
                <w:color w:val="000000"/>
                <w:sz w:val="18"/>
                <w:szCs w:val="18"/>
                <w:lang w:val="en-US"/>
              </w:rPr>
            </w:pPr>
            <w:ins w:id="1520" w:author="Mostafa Sameer" w:date="2024-10-16T01:42:00Z" w16du:dateUtc="2024-10-16T05:42:00Z">
              <w:r w:rsidRPr="00A64677">
                <w:rPr>
                  <w:rFonts w:eastAsia="Times New Roman"/>
                  <w:color w:val="000000"/>
                  <w:sz w:val="18"/>
                  <w:szCs w:val="18"/>
                  <w:lang w:val="en-US"/>
                </w:rPr>
                <w:t>TAS 202</w:t>
              </w:r>
            </w:ins>
          </w:p>
        </w:tc>
      </w:tr>
      <w:tr w:rsidR="00907593" w:rsidRPr="00A64677" w14:paraId="7378B3C7" w14:textId="77777777" w:rsidTr="00FC3B6C">
        <w:trPr>
          <w:trHeight w:val="70"/>
          <w:ins w:id="1521" w:author="Mostafa Sameer" w:date="2024-10-16T01:42:00Z"/>
        </w:trPr>
        <w:tc>
          <w:tcPr>
            <w:tcW w:w="1022" w:type="dxa"/>
            <w:vMerge/>
            <w:tcBorders>
              <w:top w:val="nil"/>
              <w:left w:val="single" w:sz="4" w:space="0" w:color="auto"/>
              <w:bottom w:val="single" w:sz="4" w:space="0" w:color="auto"/>
              <w:right w:val="single" w:sz="4" w:space="0" w:color="auto"/>
            </w:tcBorders>
            <w:vAlign w:val="center"/>
            <w:hideMark/>
          </w:tcPr>
          <w:p w14:paraId="6A3A168B" w14:textId="77777777" w:rsidR="00907593" w:rsidRPr="00A64677" w:rsidRDefault="00907593" w:rsidP="00907593">
            <w:pPr>
              <w:spacing w:line="240" w:lineRule="auto"/>
              <w:rPr>
                <w:ins w:id="1522" w:author="Mostafa Sameer" w:date="2024-10-16T01:42:00Z" w16du:dateUtc="2024-10-16T05:42:00Z"/>
                <w:rFonts w:eastAsia="Times New Roman"/>
                <w:color w:val="000000"/>
                <w:sz w:val="18"/>
                <w:szCs w:val="18"/>
                <w:lang w:val="en-US"/>
              </w:rPr>
            </w:pPr>
          </w:p>
        </w:tc>
        <w:tc>
          <w:tcPr>
            <w:tcW w:w="1448" w:type="dxa"/>
            <w:tcBorders>
              <w:top w:val="nil"/>
              <w:left w:val="nil"/>
              <w:bottom w:val="single" w:sz="4" w:space="0" w:color="auto"/>
              <w:right w:val="single" w:sz="4" w:space="0" w:color="auto"/>
            </w:tcBorders>
            <w:shd w:val="clear" w:color="auto" w:fill="auto"/>
            <w:vAlign w:val="center"/>
            <w:hideMark/>
          </w:tcPr>
          <w:p w14:paraId="517FB9D2" w14:textId="77777777" w:rsidR="00907593" w:rsidRPr="00A64677" w:rsidRDefault="00907593" w:rsidP="00907593">
            <w:pPr>
              <w:spacing w:line="240" w:lineRule="auto"/>
              <w:jc w:val="center"/>
              <w:rPr>
                <w:ins w:id="1523" w:author="Mostafa Sameer" w:date="2024-10-16T01:42:00Z" w16du:dateUtc="2024-10-16T05:42:00Z"/>
                <w:rFonts w:eastAsia="Times New Roman"/>
                <w:color w:val="000000"/>
                <w:sz w:val="18"/>
                <w:szCs w:val="18"/>
                <w:lang w:val="en-US"/>
              </w:rPr>
            </w:pPr>
            <w:ins w:id="1524" w:author="Mostafa Sameer" w:date="2024-10-16T01:42:00Z" w16du:dateUtc="2024-10-16T05:42:00Z">
              <w:r w:rsidRPr="00A64677">
                <w:rPr>
                  <w:rFonts w:eastAsia="Times New Roman"/>
                  <w:color w:val="000000"/>
                  <w:sz w:val="18"/>
                  <w:szCs w:val="18"/>
                  <w:lang w:val="en-US"/>
                </w:rPr>
                <w:t>Water Penetration Resistance Test</w:t>
              </w:r>
            </w:ins>
          </w:p>
        </w:tc>
        <w:tc>
          <w:tcPr>
            <w:tcW w:w="5585" w:type="dxa"/>
            <w:tcBorders>
              <w:top w:val="nil"/>
              <w:left w:val="nil"/>
              <w:bottom w:val="single" w:sz="4" w:space="0" w:color="auto"/>
              <w:right w:val="single" w:sz="4" w:space="0" w:color="auto"/>
            </w:tcBorders>
            <w:shd w:val="clear" w:color="auto" w:fill="auto"/>
            <w:noWrap/>
            <w:vAlign w:val="center"/>
            <w:hideMark/>
          </w:tcPr>
          <w:p w14:paraId="2C0899A3" w14:textId="46EE9FB0" w:rsidR="00907593" w:rsidRPr="00A64677" w:rsidRDefault="00907593" w:rsidP="00907593">
            <w:pPr>
              <w:spacing w:line="240" w:lineRule="auto"/>
              <w:jc w:val="center"/>
              <w:rPr>
                <w:ins w:id="1525" w:author="Mostafa Sameer" w:date="2024-10-16T01:42:00Z" w16du:dateUtc="2024-10-16T05:42:00Z"/>
                <w:rFonts w:eastAsia="Times New Roman"/>
                <w:color w:val="000000"/>
                <w:sz w:val="18"/>
                <w:szCs w:val="18"/>
                <w:lang w:val="en-US"/>
              </w:rPr>
            </w:pPr>
            <w:ins w:id="1526" w:author="Mostafa Sameer" w:date="2024-10-16T01:42:00Z" w16du:dateUtc="2024-10-16T05:42:00Z">
              <w:r w:rsidRPr="00A64677">
                <w:rPr>
                  <w:rFonts w:eastAsia="Times New Roman"/>
                  <w:color w:val="000000"/>
                  <w:sz w:val="18"/>
                  <w:szCs w:val="18"/>
                  <w:lang w:val="en-US"/>
                </w:rPr>
                <w:t xml:space="preserve">15% </w:t>
              </w:r>
            </w:ins>
            <w:r w:rsidR="0036219E" w:rsidRPr="00A64677">
              <w:rPr>
                <w:rFonts w:eastAsia="Times New Roman"/>
                <w:color w:val="000000"/>
                <w:sz w:val="18"/>
                <w:szCs w:val="18"/>
                <w:lang w:val="en-US"/>
              </w:rPr>
              <w:t>of</w:t>
            </w:r>
            <w:ins w:id="1527" w:author="Mostafa Sameer" w:date="2024-10-16T01:42:00Z" w16du:dateUtc="2024-10-16T05:42:00Z">
              <w:r w:rsidRPr="00A64677">
                <w:rPr>
                  <w:rFonts w:eastAsia="Times New Roman"/>
                  <w:color w:val="000000"/>
                  <w:sz w:val="18"/>
                  <w:szCs w:val="18"/>
                  <w:lang w:val="en-US"/>
                </w:rPr>
                <w:t xml:space="preserve"> PG</w:t>
              </w:r>
            </w:ins>
          </w:p>
        </w:tc>
        <w:tc>
          <w:tcPr>
            <w:tcW w:w="958" w:type="dxa"/>
            <w:tcBorders>
              <w:top w:val="nil"/>
              <w:left w:val="nil"/>
              <w:bottom w:val="single" w:sz="4" w:space="0" w:color="auto"/>
              <w:right w:val="single" w:sz="4" w:space="0" w:color="auto"/>
            </w:tcBorders>
            <w:shd w:val="clear" w:color="auto" w:fill="auto"/>
            <w:vAlign w:val="center"/>
            <w:hideMark/>
          </w:tcPr>
          <w:p w14:paraId="60FACEB7" w14:textId="49DA61BD" w:rsidR="00907593" w:rsidRPr="00A64677" w:rsidRDefault="00907593" w:rsidP="00907593">
            <w:pPr>
              <w:spacing w:line="240" w:lineRule="auto"/>
              <w:jc w:val="center"/>
              <w:rPr>
                <w:ins w:id="1528" w:author="Mostafa Sameer" w:date="2024-10-16T01:42:00Z" w16du:dateUtc="2024-10-16T05:42:00Z"/>
                <w:rFonts w:eastAsia="Times New Roman"/>
                <w:color w:val="000000"/>
                <w:sz w:val="18"/>
                <w:szCs w:val="18"/>
                <w:lang w:val="en-US"/>
              </w:rPr>
            </w:pPr>
            <w:ins w:id="1529" w:author="Mostafa Sameer" w:date="2024-10-16T01:42:00Z" w16du:dateUtc="2024-10-16T05:42:00Z">
              <w:r w:rsidRPr="00A64677">
                <w:rPr>
                  <w:rFonts w:eastAsia="Times New Roman"/>
                  <w:color w:val="000000"/>
                  <w:sz w:val="18"/>
                  <w:szCs w:val="18"/>
                  <w:lang w:val="en-US"/>
                </w:rPr>
                <w:t xml:space="preserve">15% </w:t>
              </w:r>
            </w:ins>
            <w:r w:rsidR="0036219E" w:rsidRPr="00A64677">
              <w:rPr>
                <w:rFonts w:eastAsia="Times New Roman"/>
                <w:color w:val="000000"/>
                <w:sz w:val="18"/>
                <w:szCs w:val="18"/>
                <w:lang w:val="en-US"/>
              </w:rPr>
              <w:t>of</w:t>
            </w:r>
            <w:ins w:id="1530" w:author="Mostafa Sameer" w:date="2024-10-16T01:42:00Z" w16du:dateUtc="2024-10-16T05:42:00Z">
              <w:r w:rsidRPr="00A64677">
                <w:rPr>
                  <w:rFonts w:eastAsia="Times New Roman"/>
                  <w:color w:val="000000"/>
                  <w:sz w:val="18"/>
                  <w:szCs w:val="18"/>
                  <w:lang w:val="en-US"/>
                </w:rPr>
                <w:t xml:space="preserve"> Positive DP Rating</w:t>
              </w:r>
            </w:ins>
          </w:p>
        </w:tc>
        <w:tc>
          <w:tcPr>
            <w:tcW w:w="958" w:type="dxa"/>
            <w:tcBorders>
              <w:top w:val="nil"/>
              <w:left w:val="nil"/>
              <w:bottom w:val="single" w:sz="4" w:space="0" w:color="auto"/>
              <w:right w:val="single" w:sz="4" w:space="0" w:color="auto"/>
            </w:tcBorders>
            <w:shd w:val="clear" w:color="auto" w:fill="auto"/>
            <w:noWrap/>
            <w:vAlign w:val="center"/>
            <w:hideMark/>
          </w:tcPr>
          <w:p w14:paraId="10D92DC8" w14:textId="77777777" w:rsidR="00907593" w:rsidRPr="00A64677" w:rsidRDefault="00907593" w:rsidP="00907593">
            <w:pPr>
              <w:spacing w:line="240" w:lineRule="auto"/>
              <w:jc w:val="center"/>
              <w:rPr>
                <w:ins w:id="1531" w:author="Mostafa Sameer" w:date="2024-10-16T01:42:00Z" w16du:dateUtc="2024-10-16T05:42:00Z"/>
                <w:rFonts w:eastAsia="Times New Roman"/>
                <w:color w:val="000000"/>
                <w:sz w:val="18"/>
                <w:szCs w:val="18"/>
                <w:lang w:val="en-US"/>
              </w:rPr>
            </w:pPr>
            <w:ins w:id="1532" w:author="Mostafa Sameer" w:date="2024-10-16T01:42:00Z" w16du:dateUtc="2024-10-16T05:42:00Z">
              <w:r w:rsidRPr="00A64677">
                <w:rPr>
                  <w:rFonts w:eastAsia="Times New Roman"/>
                  <w:color w:val="000000"/>
                  <w:sz w:val="18"/>
                  <w:szCs w:val="18"/>
                  <w:lang w:val="en-US"/>
                </w:rPr>
                <w:t>None</w:t>
              </w:r>
            </w:ins>
          </w:p>
        </w:tc>
        <w:tc>
          <w:tcPr>
            <w:tcW w:w="990" w:type="dxa"/>
            <w:tcBorders>
              <w:top w:val="nil"/>
              <w:left w:val="nil"/>
              <w:bottom w:val="single" w:sz="4" w:space="0" w:color="auto"/>
              <w:right w:val="single" w:sz="4" w:space="0" w:color="auto"/>
            </w:tcBorders>
            <w:shd w:val="clear" w:color="auto" w:fill="auto"/>
            <w:vAlign w:val="center"/>
            <w:hideMark/>
          </w:tcPr>
          <w:p w14:paraId="76BE0953" w14:textId="2BAD19CB" w:rsidR="00907593" w:rsidRPr="00A64677" w:rsidRDefault="00907593" w:rsidP="00907593">
            <w:pPr>
              <w:spacing w:line="240" w:lineRule="auto"/>
              <w:jc w:val="center"/>
              <w:rPr>
                <w:ins w:id="1533" w:author="Mostafa Sameer" w:date="2024-10-16T01:42:00Z" w16du:dateUtc="2024-10-16T05:42:00Z"/>
                <w:rFonts w:eastAsia="Times New Roman"/>
                <w:color w:val="000000"/>
                <w:sz w:val="18"/>
                <w:szCs w:val="18"/>
                <w:lang w:val="en-US"/>
              </w:rPr>
            </w:pPr>
            <w:ins w:id="1534" w:author="Mostafa Sameer" w:date="2024-10-16T01:42:00Z" w16du:dateUtc="2024-10-16T05:42:00Z">
              <w:r w:rsidRPr="00A64677">
                <w:rPr>
                  <w:rFonts w:eastAsia="Times New Roman"/>
                  <w:color w:val="000000"/>
                  <w:sz w:val="18"/>
                  <w:szCs w:val="18"/>
                  <w:lang w:val="en-US"/>
                </w:rPr>
                <w:t xml:space="preserve">15% </w:t>
              </w:r>
            </w:ins>
            <w:r w:rsidR="0036219E" w:rsidRPr="00A64677">
              <w:rPr>
                <w:rFonts w:eastAsia="Times New Roman"/>
                <w:color w:val="000000"/>
                <w:sz w:val="18"/>
                <w:szCs w:val="18"/>
                <w:lang w:val="en-US"/>
              </w:rPr>
              <w:t>of</w:t>
            </w:r>
            <w:ins w:id="1535" w:author="Mostafa Sameer" w:date="2024-10-16T01:42:00Z" w16du:dateUtc="2024-10-16T05:42:00Z">
              <w:r w:rsidRPr="00A64677">
                <w:rPr>
                  <w:rFonts w:eastAsia="Times New Roman"/>
                  <w:color w:val="000000"/>
                  <w:sz w:val="18"/>
                  <w:szCs w:val="18"/>
                  <w:lang w:val="en-US"/>
                </w:rPr>
                <w:t xml:space="preserve"> DP Pressure Rating</w:t>
              </w:r>
            </w:ins>
          </w:p>
        </w:tc>
      </w:tr>
      <w:tr w:rsidR="00907593" w:rsidRPr="00A64677" w14:paraId="70358E11" w14:textId="77777777" w:rsidTr="00FC3B6C">
        <w:trPr>
          <w:trHeight w:val="70"/>
          <w:ins w:id="1536" w:author="Mostafa Sameer" w:date="2024-10-16T01:42:00Z"/>
        </w:trPr>
        <w:tc>
          <w:tcPr>
            <w:tcW w:w="1022" w:type="dxa"/>
            <w:vMerge/>
            <w:tcBorders>
              <w:top w:val="nil"/>
              <w:left w:val="single" w:sz="4" w:space="0" w:color="auto"/>
              <w:bottom w:val="single" w:sz="4" w:space="0" w:color="auto"/>
              <w:right w:val="single" w:sz="4" w:space="0" w:color="auto"/>
            </w:tcBorders>
            <w:vAlign w:val="center"/>
            <w:hideMark/>
          </w:tcPr>
          <w:p w14:paraId="7895D898" w14:textId="77777777" w:rsidR="00907593" w:rsidRPr="00A64677" w:rsidRDefault="00907593" w:rsidP="00907593">
            <w:pPr>
              <w:spacing w:line="240" w:lineRule="auto"/>
              <w:rPr>
                <w:ins w:id="1537" w:author="Mostafa Sameer" w:date="2024-10-16T01:42:00Z" w16du:dateUtc="2024-10-16T05:42:00Z"/>
                <w:rFonts w:eastAsia="Times New Roman"/>
                <w:color w:val="000000"/>
                <w:sz w:val="18"/>
                <w:szCs w:val="18"/>
                <w:lang w:val="en-US"/>
              </w:rPr>
            </w:pPr>
          </w:p>
        </w:tc>
        <w:tc>
          <w:tcPr>
            <w:tcW w:w="1448" w:type="dxa"/>
            <w:tcBorders>
              <w:top w:val="nil"/>
              <w:left w:val="nil"/>
              <w:bottom w:val="single" w:sz="4" w:space="0" w:color="auto"/>
              <w:right w:val="single" w:sz="4" w:space="0" w:color="auto"/>
            </w:tcBorders>
            <w:shd w:val="clear" w:color="auto" w:fill="auto"/>
            <w:vAlign w:val="center"/>
            <w:hideMark/>
          </w:tcPr>
          <w:p w14:paraId="27A33070" w14:textId="77777777" w:rsidR="00907593" w:rsidRPr="00A64677" w:rsidRDefault="00907593" w:rsidP="00907593">
            <w:pPr>
              <w:spacing w:line="240" w:lineRule="auto"/>
              <w:jc w:val="center"/>
              <w:rPr>
                <w:ins w:id="1538" w:author="Mostafa Sameer" w:date="2024-10-16T01:42:00Z" w16du:dateUtc="2024-10-16T05:42:00Z"/>
                <w:rFonts w:eastAsia="Times New Roman"/>
                <w:color w:val="000000"/>
                <w:sz w:val="18"/>
                <w:szCs w:val="18"/>
                <w:lang w:val="en-US"/>
              </w:rPr>
            </w:pPr>
            <w:ins w:id="1539" w:author="Mostafa Sameer" w:date="2024-10-16T01:42:00Z" w16du:dateUtc="2024-10-16T05:42:00Z">
              <w:r w:rsidRPr="00A64677">
                <w:rPr>
                  <w:rFonts w:eastAsia="Times New Roman"/>
                  <w:color w:val="000000"/>
                  <w:sz w:val="18"/>
                  <w:szCs w:val="18"/>
                  <w:lang w:val="en-US"/>
                </w:rPr>
                <w:t>Labeling Requirements</w:t>
              </w:r>
            </w:ins>
          </w:p>
        </w:tc>
        <w:tc>
          <w:tcPr>
            <w:tcW w:w="5585" w:type="dxa"/>
            <w:tcBorders>
              <w:top w:val="nil"/>
              <w:left w:val="nil"/>
              <w:bottom w:val="single" w:sz="4" w:space="0" w:color="auto"/>
              <w:right w:val="single" w:sz="4" w:space="0" w:color="auto"/>
            </w:tcBorders>
            <w:shd w:val="clear" w:color="auto" w:fill="auto"/>
            <w:noWrap/>
            <w:vAlign w:val="center"/>
            <w:hideMark/>
          </w:tcPr>
          <w:p w14:paraId="3A85FDD9" w14:textId="54AE9197" w:rsidR="00907593" w:rsidRPr="00A64677" w:rsidRDefault="00907593" w:rsidP="00907593">
            <w:pPr>
              <w:spacing w:line="240" w:lineRule="auto"/>
              <w:jc w:val="center"/>
              <w:rPr>
                <w:ins w:id="1540" w:author="Mostafa Sameer" w:date="2024-10-16T01:42:00Z" w16du:dateUtc="2024-10-16T05:42:00Z"/>
                <w:rFonts w:eastAsia="Times New Roman"/>
                <w:color w:val="000000"/>
                <w:sz w:val="18"/>
                <w:szCs w:val="18"/>
                <w:lang w:val="en-US"/>
              </w:rPr>
            </w:pPr>
            <w:ins w:id="1541" w:author="Mostafa Sameer" w:date="2024-10-16T01:42:00Z" w16du:dateUtc="2024-10-16T05:42:00Z">
              <w:r w:rsidRPr="00A64677">
                <w:rPr>
                  <w:rFonts w:eastAsia="Times New Roman"/>
                  <w:color w:val="000000"/>
                  <w:sz w:val="18"/>
                  <w:szCs w:val="18"/>
                  <w:lang w:val="en-US"/>
                </w:rPr>
                <w:t xml:space="preserve">DP </w:t>
              </w:r>
            </w:ins>
            <w:r w:rsidR="0036219E" w:rsidRPr="00A64677">
              <w:rPr>
                <w:rFonts w:eastAsia="Times New Roman"/>
                <w:color w:val="000000"/>
                <w:sz w:val="18"/>
                <w:szCs w:val="18"/>
                <w:lang w:val="en-US"/>
              </w:rPr>
              <w:t>and</w:t>
            </w:r>
            <w:ins w:id="1542" w:author="Mostafa Sameer" w:date="2024-10-16T01:42:00Z" w16du:dateUtc="2024-10-16T05:42:00Z">
              <w:r w:rsidRPr="00A64677">
                <w:rPr>
                  <w:rFonts w:eastAsia="Times New Roman"/>
                  <w:color w:val="000000"/>
                  <w:sz w:val="18"/>
                  <w:szCs w:val="18"/>
                  <w:lang w:val="en-US"/>
                </w:rPr>
                <w:t xml:space="preserve"> PG</w:t>
              </w:r>
            </w:ins>
          </w:p>
        </w:tc>
        <w:tc>
          <w:tcPr>
            <w:tcW w:w="958" w:type="dxa"/>
            <w:tcBorders>
              <w:top w:val="nil"/>
              <w:left w:val="nil"/>
              <w:bottom w:val="single" w:sz="4" w:space="0" w:color="auto"/>
              <w:right w:val="single" w:sz="4" w:space="0" w:color="auto"/>
            </w:tcBorders>
            <w:shd w:val="clear" w:color="auto" w:fill="auto"/>
            <w:vAlign w:val="center"/>
            <w:hideMark/>
          </w:tcPr>
          <w:p w14:paraId="41683A69" w14:textId="77777777" w:rsidR="00907593" w:rsidRPr="00A64677" w:rsidRDefault="00907593" w:rsidP="00907593">
            <w:pPr>
              <w:spacing w:line="240" w:lineRule="auto"/>
              <w:jc w:val="center"/>
              <w:rPr>
                <w:ins w:id="1543" w:author="Mostafa Sameer" w:date="2024-10-16T01:42:00Z" w16du:dateUtc="2024-10-16T05:42:00Z"/>
                <w:rFonts w:eastAsia="Times New Roman"/>
                <w:color w:val="000000"/>
                <w:sz w:val="18"/>
                <w:szCs w:val="18"/>
                <w:lang w:val="en-US"/>
              </w:rPr>
            </w:pPr>
            <w:ins w:id="1544" w:author="Mostafa Sameer" w:date="2024-10-16T01:42:00Z" w16du:dateUtc="2024-10-16T05:42:00Z">
              <w:r w:rsidRPr="00A64677">
                <w:rPr>
                  <w:rFonts w:eastAsia="Times New Roman"/>
                  <w:color w:val="000000"/>
                  <w:sz w:val="18"/>
                  <w:szCs w:val="18"/>
                  <w:lang w:val="en-US"/>
                </w:rPr>
                <w:t>DP</w:t>
              </w:r>
            </w:ins>
          </w:p>
        </w:tc>
        <w:tc>
          <w:tcPr>
            <w:tcW w:w="958" w:type="dxa"/>
            <w:tcBorders>
              <w:top w:val="nil"/>
              <w:left w:val="nil"/>
              <w:bottom w:val="single" w:sz="4" w:space="0" w:color="auto"/>
              <w:right w:val="single" w:sz="4" w:space="0" w:color="auto"/>
            </w:tcBorders>
            <w:shd w:val="clear" w:color="auto" w:fill="auto"/>
            <w:noWrap/>
            <w:vAlign w:val="center"/>
            <w:hideMark/>
          </w:tcPr>
          <w:p w14:paraId="56959A0C" w14:textId="77777777" w:rsidR="00907593" w:rsidRPr="00A64677" w:rsidRDefault="00907593" w:rsidP="00907593">
            <w:pPr>
              <w:spacing w:line="240" w:lineRule="auto"/>
              <w:jc w:val="center"/>
              <w:rPr>
                <w:ins w:id="1545" w:author="Mostafa Sameer" w:date="2024-10-16T01:42:00Z" w16du:dateUtc="2024-10-16T05:42:00Z"/>
                <w:rFonts w:eastAsia="Times New Roman"/>
                <w:color w:val="000000"/>
                <w:sz w:val="18"/>
                <w:szCs w:val="18"/>
                <w:lang w:val="en-US"/>
              </w:rPr>
            </w:pPr>
            <w:ins w:id="1546" w:author="Mostafa Sameer" w:date="2024-10-16T01:42:00Z" w16du:dateUtc="2024-10-16T05:42:00Z">
              <w:r w:rsidRPr="00A64677">
                <w:rPr>
                  <w:rFonts w:eastAsia="Times New Roman"/>
                  <w:color w:val="000000"/>
                  <w:sz w:val="18"/>
                  <w:szCs w:val="18"/>
                  <w:lang w:val="en-US"/>
                </w:rPr>
                <w:t>DP</w:t>
              </w:r>
            </w:ins>
          </w:p>
        </w:tc>
        <w:tc>
          <w:tcPr>
            <w:tcW w:w="990" w:type="dxa"/>
            <w:tcBorders>
              <w:top w:val="nil"/>
              <w:left w:val="nil"/>
              <w:bottom w:val="single" w:sz="4" w:space="0" w:color="auto"/>
              <w:right w:val="single" w:sz="4" w:space="0" w:color="auto"/>
            </w:tcBorders>
            <w:shd w:val="clear" w:color="auto" w:fill="auto"/>
            <w:noWrap/>
            <w:vAlign w:val="center"/>
            <w:hideMark/>
          </w:tcPr>
          <w:p w14:paraId="44439846" w14:textId="77777777" w:rsidR="00907593" w:rsidRPr="00A64677" w:rsidRDefault="00907593" w:rsidP="00907593">
            <w:pPr>
              <w:spacing w:line="240" w:lineRule="auto"/>
              <w:jc w:val="center"/>
              <w:rPr>
                <w:ins w:id="1547" w:author="Mostafa Sameer" w:date="2024-10-16T01:42:00Z" w16du:dateUtc="2024-10-16T05:42:00Z"/>
                <w:rFonts w:eastAsia="Times New Roman"/>
                <w:color w:val="000000"/>
                <w:sz w:val="18"/>
                <w:szCs w:val="18"/>
                <w:lang w:val="en-US"/>
              </w:rPr>
            </w:pPr>
            <w:ins w:id="1548" w:author="Mostafa Sameer" w:date="2024-10-16T01:42:00Z" w16du:dateUtc="2024-10-16T05:42:00Z">
              <w:r w:rsidRPr="00A64677">
                <w:rPr>
                  <w:rFonts w:eastAsia="Times New Roman"/>
                  <w:color w:val="000000"/>
                  <w:sz w:val="18"/>
                  <w:szCs w:val="18"/>
                  <w:lang w:val="en-US"/>
                </w:rPr>
                <w:t>DP</w:t>
              </w:r>
            </w:ins>
          </w:p>
        </w:tc>
      </w:tr>
    </w:tbl>
    <w:p w14:paraId="000000FD" w14:textId="77777777" w:rsidR="00A67222" w:rsidRPr="00A64677" w:rsidRDefault="00A67222">
      <w:pPr>
        <w:spacing w:before="240" w:after="240" w:line="360" w:lineRule="auto"/>
        <w:jc w:val="both"/>
        <w:rPr>
          <w:ins w:id="1549" w:author="Mostafa Sameer" w:date="2024-10-16T01:44:00Z" w16du:dateUtc="2024-10-16T05:44:00Z"/>
          <w:sz w:val="18"/>
          <w:szCs w:val="18"/>
        </w:rPr>
      </w:pPr>
    </w:p>
    <w:tbl>
      <w:tblPr>
        <w:tblW w:w="10170" w:type="dxa"/>
        <w:tblInd w:w="-5" w:type="dxa"/>
        <w:tblLook w:val="04A0" w:firstRow="1" w:lastRow="0" w:firstColumn="1" w:lastColumn="0" w:noHBand="0" w:noVBand="1"/>
        <w:tblPrChange w:id="1550" w:author="Mostafa Sameer" w:date="2024-10-16T01:44:00Z" w16du:dateUtc="2024-10-16T05:44:00Z">
          <w:tblPr>
            <w:tblW w:w="7040" w:type="dxa"/>
            <w:tblLook w:val="04A0" w:firstRow="1" w:lastRow="0" w:firstColumn="1" w:lastColumn="0" w:noHBand="0" w:noVBand="1"/>
          </w:tblPr>
        </w:tblPrChange>
      </w:tblPr>
      <w:tblGrid>
        <w:gridCol w:w="1440"/>
        <w:gridCol w:w="2790"/>
        <w:gridCol w:w="5940"/>
        <w:tblGridChange w:id="1551">
          <w:tblGrid>
            <w:gridCol w:w="15"/>
            <w:gridCol w:w="960"/>
            <w:gridCol w:w="465"/>
            <w:gridCol w:w="1795"/>
            <w:gridCol w:w="995"/>
            <w:gridCol w:w="2825"/>
            <w:gridCol w:w="3115"/>
          </w:tblGrid>
        </w:tblGridChange>
      </w:tblGrid>
      <w:tr w:rsidR="00A07692" w:rsidRPr="00A64677" w14:paraId="764C5CEE" w14:textId="77777777" w:rsidTr="00FC3B6C">
        <w:trPr>
          <w:trHeight w:val="70"/>
          <w:ins w:id="1552" w:author="Mostafa Sameer" w:date="2024-10-16T01:44:00Z"/>
          <w:trPrChange w:id="1553" w:author="Mostafa Sameer" w:date="2024-10-16T01:44:00Z" w16du:dateUtc="2024-10-16T05:44:00Z">
            <w:trPr>
              <w:gridBefore w:val="1"/>
              <w:gridAfter w:val="0"/>
              <w:trHeight w:val="576"/>
            </w:trPr>
          </w:trPrChange>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1554" w:author="Mostafa Sameer" w:date="2024-10-16T01:44:00Z" w16du:dateUtc="2024-10-16T05:44:00Z">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42B4AFD7" w14:textId="77777777" w:rsidR="00A07692" w:rsidRPr="00A64677" w:rsidRDefault="00A07692" w:rsidP="00A07692">
            <w:pPr>
              <w:spacing w:line="240" w:lineRule="auto"/>
              <w:jc w:val="center"/>
              <w:rPr>
                <w:ins w:id="1555" w:author="Mostafa Sameer" w:date="2024-10-16T01:44:00Z" w16du:dateUtc="2024-10-16T05:44:00Z"/>
                <w:rFonts w:eastAsia="Times New Roman"/>
                <w:color w:val="000000"/>
                <w:sz w:val="18"/>
                <w:szCs w:val="18"/>
                <w:lang w:val="en-US"/>
              </w:rPr>
            </w:pPr>
            <w:ins w:id="1556" w:author="Mostafa Sameer" w:date="2024-10-16T01:44:00Z" w16du:dateUtc="2024-10-16T05:44:00Z">
              <w:r w:rsidRPr="00A64677">
                <w:rPr>
                  <w:rFonts w:eastAsia="Times New Roman"/>
                  <w:color w:val="000000"/>
                  <w:sz w:val="18"/>
                  <w:szCs w:val="18"/>
                  <w:lang w:val="en-US"/>
                </w:rPr>
                <w:t>PG Rating</w:t>
              </w:r>
            </w:ins>
          </w:p>
        </w:tc>
        <w:tc>
          <w:tcPr>
            <w:tcW w:w="2790" w:type="dxa"/>
            <w:tcBorders>
              <w:top w:val="single" w:sz="4" w:space="0" w:color="auto"/>
              <w:left w:val="nil"/>
              <w:bottom w:val="single" w:sz="4" w:space="0" w:color="auto"/>
              <w:right w:val="single" w:sz="4" w:space="0" w:color="auto"/>
            </w:tcBorders>
            <w:shd w:val="clear" w:color="auto" w:fill="auto"/>
            <w:noWrap/>
            <w:vAlign w:val="center"/>
            <w:hideMark/>
            <w:tcPrChange w:id="1557" w:author="Mostafa Sameer" w:date="2024-10-16T01:44:00Z" w16du:dateUtc="2024-10-16T05:44:00Z">
              <w:tcPr>
                <w:tcW w:w="2260" w:type="dxa"/>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28CAABC4" w14:textId="77777777" w:rsidR="00A07692" w:rsidRPr="00A64677" w:rsidRDefault="00A07692" w:rsidP="00A07692">
            <w:pPr>
              <w:spacing w:line="240" w:lineRule="auto"/>
              <w:jc w:val="center"/>
              <w:rPr>
                <w:ins w:id="1558" w:author="Mostafa Sameer" w:date="2024-10-16T01:44:00Z" w16du:dateUtc="2024-10-16T05:44:00Z"/>
                <w:rFonts w:eastAsia="Times New Roman"/>
                <w:color w:val="000000"/>
                <w:sz w:val="18"/>
                <w:szCs w:val="18"/>
                <w:lang w:val="en-US"/>
              </w:rPr>
            </w:pPr>
            <w:ins w:id="1559" w:author="Mostafa Sameer" w:date="2024-10-16T01:44:00Z" w16du:dateUtc="2024-10-16T05:44:00Z">
              <w:r w:rsidRPr="00A64677">
                <w:rPr>
                  <w:rFonts w:eastAsia="Times New Roman"/>
                  <w:color w:val="000000"/>
                  <w:sz w:val="18"/>
                  <w:szCs w:val="18"/>
                  <w:lang w:val="en-US"/>
                </w:rPr>
                <w:t>Wind DP Rating (positive)</w:t>
              </w:r>
            </w:ins>
          </w:p>
        </w:tc>
        <w:tc>
          <w:tcPr>
            <w:tcW w:w="5940" w:type="dxa"/>
            <w:tcBorders>
              <w:top w:val="single" w:sz="4" w:space="0" w:color="auto"/>
              <w:left w:val="nil"/>
              <w:bottom w:val="single" w:sz="4" w:space="0" w:color="auto"/>
              <w:right w:val="single" w:sz="4" w:space="0" w:color="auto"/>
            </w:tcBorders>
            <w:shd w:val="clear" w:color="auto" w:fill="auto"/>
            <w:vAlign w:val="center"/>
            <w:hideMark/>
            <w:tcPrChange w:id="1560" w:author="Mostafa Sameer" w:date="2024-10-16T01:44:00Z" w16du:dateUtc="2024-10-16T05:44:00Z">
              <w:tcPr>
                <w:tcW w:w="3820" w:type="dxa"/>
                <w:gridSpan w:val="2"/>
                <w:tcBorders>
                  <w:top w:val="single" w:sz="4" w:space="0" w:color="auto"/>
                  <w:left w:val="nil"/>
                  <w:bottom w:val="single" w:sz="4" w:space="0" w:color="auto"/>
                  <w:right w:val="single" w:sz="4" w:space="0" w:color="auto"/>
                </w:tcBorders>
                <w:shd w:val="clear" w:color="auto" w:fill="auto"/>
                <w:vAlign w:val="center"/>
                <w:hideMark/>
              </w:tcPr>
            </w:tcPrChange>
          </w:tcPr>
          <w:p w14:paraId="022C3DD2" w14:textId="20CADCF2" w:rsidR="00A07692" w:rsidRPr="00A64677" w:rsidRDefault="00A07692" w:rsidP="00A07692">
            <w:pPr>
              <w:spacing w:line="240" w:lineRule="auto"/>
              <w:jc w:val="center"/>
              <w:rPr>
                <w:ins w:id="1561" w:author="Mostafa Sameer" w:date="2024-10-16T01:44:00Z" w16du:dateUtc="2024-10-16T05:44:00Z"/>
                <w:rFonts w:eastAsia="Times New Roman"/>
                <w:color w:val="000000"/>
                <w:sz w:val="18"/>
                <w:szCs w:val="18"/>
                <w:lang w:val="en-US"/>
              </w:rPr>
            </w:pPr>
            <w:ins w:id="1562" w:author="Mostafa Sameer" w:date="2024-10-16T01:44:00Z" w16du:dateUtc="2024-10-16T05:44:00Z">
              <w:r w:rsidRPr="00A64677">
                <w:rPr>
                  <w:rFonts w:eastAsia="Times New Roman"/>
                  <w:color w:val="000000"/>
                  <w:sz w:val="18"/>
                  <w:szCs w:val="18"/>
                  <w:lang w:val="en-US"/>
                </w:rPr>
                <w:t xml:space="preserve">Water Penetration Resistance Test Pressure (15% </w:t>
              </w:r>
            </w:ins>
            <w:r w:rsidR="0036219E" w:rsidRPr="00A64677">
              <w:rPr>
                <w:rFonts w:eastAsia="Times New Roman"/>
                <w:color w:val="000000"/>
                <w:sz w:val="18"/>
                <w:szCs w:val="18"/>
                <w:lang w:val="en-US"/>
              </w:rPr>
              <w:t>of</w:t>
            </w:r>
            <w:ins w:id="1563" w:author="Mostafa Sameer" w:date="2024-10-16T01:44:00Z" w16du:dateUtc="2024-10-16T05:44:00Z">
              <w:r w:rsidRPr="00A64677">
                <w:rPr>
                  <w:rFonts w:eastAsia="Times New Roman"/>
                  <w:color w:val="000000"/>
                  <w:sz w:val="18"/>
                  <w:szCs w:val="18"/>
                  <w:lang w:val="en-US"/>
                </w:rPr>
                <w:t xml:space="preserve"> PG Rating)</w:t>
              </w:r>
            </w:ins>
          </w:p>
        </w:tc>
      </w:tr>
      <w:tr w:rsidR="00A07692" w:rsidRPr="00A64677" w14:paraId="562D0E5E" w14:textId="77777777" w:rsidTr="00FC3B6C">
        <w:trPr>
          <w:trHeight w:val="70"/>
          <w:ins w:id="1564" w:author="Mostafa Sameer" w:date="2024-10-16T01:44:00Z"/>
          <w:trPrChange w:id="1565" w:author="Mostafa Sameer" w:date="2024-10-16T01:44:00Z" w16du:dateUtc="2024-10-16T05:44:00Z">
            <w:trPr>
              <w:gridBefore w:val="1"/>
              <w:gridAfter w:val="0"/>
              <w:trHeight w:val="288"/>
            </w:trPr>
          </w:trPrChange>
        </w:trPr>
        <w:tc>
          <w:tcPr>
            <w:tcW w:w="1440" w:type="dxa"/>
            <w:tcBorders>
              <w:top w:val="nil"/>
              <w:left w:val="single" w:sz="4" w:space="0" w:color="auto"/>
              <w:bottom w:val="single" w:sz="4" w:space="0" w:color="auto"/>
              <w:right w:val="single" w:sz="4" w:space="0" w:color="auto"/>
            </w:tcBorders>
            <w:shd w:val="clear" w:color="auto" w:fill="auto"/>
            <w:noWrap/>
            <w:vAlign w:val="center"/>
            <w:hideMark/>
            <w:tcPrChange w:id="1566" w:author="Mostafa Sameer" w:date="2024-10-16T01:44:00Z" w16du:dateUtc="2024-10-16T05:44:00Z">
              <w:tcPr>
                <w:tcW w:w="96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A9606C7" w14:textId="77777777" w:rsidR="00A07692" w:rsidRPr="00A64677" w:rsidRDefault="00A07692" w:rsidP="00A07692">
            <w:pPr>
              <w:spacing w:line="240" w:lineRule="auto"/>
              <w:jc w:val="center"/>
              <w:rPr>
                <w:ins w:id="1567" w:author="Mostafa Sameer" w:date="2024-10-16T01:44:00Z" w16du:dateUtc="2024-10-16T05:44:00Z"/>
                <w:rFonts w:eastAsia="Times New Roman"/>
                <w:color w:val="000000"/>
                <w:sz w:val="18"/>
                <w:szCs w:val="18"/>
                <w:lang w:val="en-US"/>
              </w:rPr>
            </w:pPr>
            <w:ins w:id="1568" w:author="Mostafa Sameer" w:date="2024-10-16T01:44:00Z" w16du:dateUtc="2024-10-16T05:44:00Z">
              <w:r w:rsidRPr="00A64677">
                <w:rPr>
                  <w:rFonts w:eastAsia="Times New Roman"/>
                  <w:color w:val="000000"/>
                  <w:sz w:val="18"/>
                  <w:szCs w:val="18"/>
                  <w:lang w:val="en-US"/>
                </w:rPr>
                <w:t>15</w:t>
              </w:r>
            </w:ins>
          </w:p>
        </w:tc>
        <w:tc>
          <w:tcPr>
            <w:tcW w:w="2790" w:type="dxa"/>
            <w:tcBorders>
              <w:top w:val="nil"/>
              <w:left w:val="nil"/>
              <w:bottom w:val="single" w:sz="4" w:space="0" w:color="auto"/>
              <w:right w:val="single" w:sz="4" w:space="0" w:color="auto"/>
            </w:tcBorders>
            <w:shd w:val="clear" w:color="auto" w:fill="auto"/>
            <w:noWrap/>
            <w:vAlign w:val="center"/>
            <w:hideMark/>
            <w:tcPrChange w:id="1569" w:author="Mostafa Sameer" w:date="2024-10-16T01:44:00Z" w16du:dateUtc="2024-10-16T05:44:00Z">
              <w:tcPr>
                <w:tcW w:w="2260" w:type="dxa"/>
                <w:gridSpan w:val="2"/>
                <w:tcBorders>
                  <w:top w:val="nil"/>
                  <w:left w:val="nil"/>
                  <w:bottom w:val="single" w:sz="4" w:space="0" w:color="auto"/>
                  <w:right w:val="single" w:sz="4" w:space="0" w:color="auto"/>
                </w:tcBorders>
                <w:shd w:val="clear" w:color="auto" w:fill="auto"/>
                <w:noWrap/>
                <w:vAlign w:val="center"/>
                <w:hideMark/>
              </w:tcPr>
            </w:tcPrChange>
          </w:tcPr>
          <w:p w14:paraId="188EFBDA" w14:textId="77777777" w:rsidR="00A07692" w:rsidRPr="00A64677" w:rsidRDefault="00A07692" w:rsidP="00A07692">
            <w:pPr>
              <w:spacing w:line="240" w:lineRule="auto"/>
              <w:jc w:val="center"/>
              <w:rPr>
                <w:ins w:id="1570" w:author="Mostafa Sameer" w:date="2024-10-16T01:44:00Z" w16du:dateUtc="2024-10-16T05:44:00Z"/>
                <w:rFonts w:eastAsia="Times New Roman"/>
                <w:color w:val="000000"/>
                <w:sz w:val="18"/>
                <w:szCs w:val="18"/>
                <w:lang w:val="en-US"/>
              </w:rPr>
            </w:pPr>
            <w:ins w:id="1571" w:author="Mostafa Sameer" w:date="2024-10-16T01:44:00Z" w16du:dateUtc="2024-10-16T05:44:00Z">
              <w:r w:rsidRPr="00A64677">
                <w:rPr>
                  <w:rFonts w:eastAsia="Times New Roman"/>
                  <w:color w:val="000000"/>
                  <w:sz w:val="18"/>
                  <w:szCs w:val="18"/>
                  <w:lang w:val="en-US"/>
                </w:rPr>
                <w:t xml:space="preserve">15 </w:t>
              </w:r>
              <w:proofErr w:type="spellStart"/>
              <w:r w:rsidRPr="00A64677">
                <w:rPr>
                  <w:rFonts w:eastAsia="Times New Roman"/>
                  <w:color w:val="000000"/>
                  <w:sz w:val="18"/>
                  <w:szCs w:val="18"/>
                  <w:lang w:val="en-US"/>
                </w:rPr>
                <w:t>psf</w:t>
              </w:r>
              <w:proofErr w:type="spellEnd"/>
            </w:ins>
          </w:p>
        </w:tc>
        <w:tc>
          <w:tcPr>
            <w:tcW w:w="5940" w:type="dxa"/>
            <w:tcBorders>
              <w:top w:val="nil"/>
              <w:left w:val="nil"/>
              <w:bottom w:val="single" w:sz="4" w:space="0" w:color="auto"/>
              <w:right w:val="single" w:sz="4" w:space="0" w:color="auto"/>
            </w:tcBorders>
            <w:shd w:val="clear" w:color="auto" w:fill="auto"/>
            <w:noWrap/>
            <w:vAlign w:val="center"/>
            <w:hideMark/>
            <w:tcPrChange w:id="1572" w:author="Mostafa Sameer" w:date="2024-10-16T01:44:00Z" w16du:dateUtc="2024-10-16T05:44:00Z">
              <w:tcPr>
                <w:tcW w:w="3820" w:type="dxa"/>
                <w:gridSpan w:val="2"/>
                <w:tcBorders>
                  <w:top w:val="nil"/>
                  <w:left w:val="nil"/>
                  <w:bottom w:val="single" w:sz="4" w:space="0" w:color="auto"/>
                  <w:right w:val="single" w:sz="4" w:space="0" w:color="auto"/>
                </w:tcBorders>
                <w:shd w:val="clear" w:color="auto" w:fill="auto"/>
                <w:noWrap/>
                <w:vAlign w:val="center"/>
                <w:hideMark/>
              </w:tcPr>
            </w:tcPrChange>
          </w:tcPr>
          <w:p w14:paraId="4060A1D4" w14:textId="77777777" w:rsidR="00A07692" w:rsidRPr="00A64677" w:rsidRDefault="00A07692" w:rsidP="00A07692">
            <w:pPr>
              <w:spacing w:line="240" w:lineRule="auto"/>
              <w:jc w:val="center"/>
              <w:rPr>
                <w:ins w:id="1573" w:author="Mostafa Sameer" w:date="2024-10-16T01:44:00Z" w16du:dateUtc="2024-10-16T05:44:00Z"/>
                <w:rFonts w:eastAsia="Times New Roman"/>
                <w:color w:val="000000"/>
                <w:sz w:val="18"/>
                <w:szCs w:val="18"/>
                <w:lang w:val="en-US"/>
              </w:rPr>
            </w:pPr>
            <w:ins w:id="1574" w:author="Mostafa Sameer" w:date="2024-10-16T01:44:00Z" w16du:dateUtc="2024-10-16T05:44:00Z">
              <w:r w:rsidRPr="00A64677">
                <w:rPr>
                  <w:rFonts w:eastAsia="Times New Roman"/>
                  <w:color w:val="000000"/>
                  <w:sz w:val="18"/>
                  <w:szCs w:val="18"/>
                  <w:lang w:val="en-US"/>
                </w:rPr>
                <w:t xml:space="preserve">2.25 </w:t>
              </w:r>
              <w:proofErr w:type="spellStart"/>
              <w:r w:rsidRPr="00A64677">
                <w:rPr>
                  <w:rFonts w:eastAsia="Times New Roman"/>
                  <w:color w:val="000000"/>
                  <w:sz w:val="18"/>
                  <w:szCs w:val="18"/>
                  <w:lang w:val="en-US"/>
                </w:rPr>
                <w:t>psf</w:t>
              </w:r>
              <w:proofErr w:type="spellEnd"/>
            </w:ins>
          </w:p>
        </w:tc>
      </w:tr>
      <w:tr w:rsidR="00A07692" w:rsidRPr="00A64677" w14:paraId="6925BB12" w14:textId="77777777" w:rsidTr="00FC3B6C">
        <w:trPr>
          <w:trHeight w:val="288"/>
          <w:ins w:id="1575" w:author="Mostafa Sameer" w:date="2024-10-16T01:44:00Z"/>
          <w:trPrChange w:id="1576" w:author="Mostafa Sameer" w:date="2024-10-16T01:44:00Z" w16du:dateUtc="2024-10-16T05:44:00Z">
            <w:trPr>
              <w:gridBefore w:val="1"/>
              <w:gridAfter w:val="0"/>
              <w:trHeight w:val="288"/>
            </w:trPr>
          </w:trPrChange>
        </w:trPr>
        <w:tc>
          <w:tcPr>
            <w:tcW w:w="1440" w:type="dxa"/>
            <w:tcBorders>
              <w:top w:val="nil"/>
              <w:left w:val="single" w:sz="4" w:space="0" w:color="auto"/>
              <w:bottom w:val="single" w:sz="4" w:space="0" w:color="auto"/>
              <w:right w:val="single" w:sz="4" w:space="0" w:color="auto"/>
            </w:tcBorders>
            <w:shd w:val="clear" w:color="auto" w:fill="auto"/>
            <w:noWrap/>
            <w:vAlign w:val="center"/>
            <w:hideMark/>
            <w:tcPrChange w:id="1577" w:author="Mostafa Sameer" w:date="2024-10-16T01:44:00Z" w16du:dateUtc="2024-10-16T05:44:00Z">
              <w:tcPr>
                <w:tcW w:w="96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98D0983" w14:textId="77777777" w:rsidR="00A07692" w:rsidRPr="00A64677" w:rsidRDefault="00A07692" w:rsidP="00A07692">
            <w:pPr>
              <w:spacing w:line="240" w:lineRule="auto"/>
              <w:jc w:val="center"/>
              <w:rPr>
                <w:ins w:id="1578" w:author="Mostafa Sameer" w:date="2024-10-16T01:44:00Z" w16du:dateUtc="2024-10-16T05:44:00Z"/>
                <w:rFonts w:eastAsia="Times New Roman"/>
                <w:color w:val="000000"/>
                <w:sz w:val="18"/>
                <w:szCs w:val="18"/>
                <w:lang w:val="en-US"/>
              </w:rPr>
            </w:pPr>
            <w:ins w:id="1579" w:author="Mostafa Sameer" w:date="2024-10-16T01:44:00Z" w16du:dateUtc="2024-10-16T05:44:00Z">
              <w:r w:rsidRPr="00A64677">
                <w:rPr>
                  <w:rFonts w:eastAsia="Times New Roman"/>
                  <w:color w:val="000000"/>
                  <w:sz w:val="18"/>
                  <w:szCs w:val="18"/>
                  <w:lang w:val="en-US"/>
                </w:rPr>
                <w:t>30</w:t>
              </w:r>
            </w:ins>
          </w:p>
        </w:tc>
        <w:tc>
          <w:tcPr>
            <w:tcW w:w="2790" w:type="dxa"/>
            <w:tcBorders>
              <w:top w:val="nil"/>
              <w:left w:val="nil"/>
              <w:bottom w:val="single" w:sz="4" w:space="0" w:color="auto"/>
              <w:right w:val="single" w:sz="4" w:space="0" w:color="auto"/>
            </w:tcBorders>
            <w:shd w:val="clear" w:color="auto" w:fill="auto"/>
            <w:noWrap/>
            <w:vAlign w:val="center"/>
            <w:hideMark/>
            <w:tcPrChange w:id="1580" w:author="Mostafa Sameer" w:date="2024-10-16T01:44:00Z" w16du:dateUtc="2024-10-16T05:44:00Z">
              <w:tcPr>
                <w:tcW w:w="2260" w:type="dxa"/>
                <w:gridSpan w:val="2"/>
                <w:tcBorders>
                  <w:top w:val="nil"/>
                  <w:left w:val="nil"/>
                  <w:bottom w:val="single" w:sz="4" w:space="0" w:color="auto"/>
                  <w:right w:val="single" w:sz="4" w:space="0" w:color="auto"/>
                </w:tcBorders>
                <w:shd w:val="clear" w:color="auto" w:fill="auto"/>
                <w:noWrap/>
                <w:vAlign w:val="center"/>
                <w:hideMark/>
              </w:tcPr>
            </w:tcPrChange>
          </w:tcPr>
          <w:p w14:paraId="52B2A681" w14:textId="77777777" w:rsidR="00A07692" w:rsidRPr="00A64677" w:rsidRDefault="00A07692" w:rsidP="00A07692">
            <w:pPr>
              <w:spacing w:line="240" w:lineRule="auto"/>
              <w:jc w:val="center"/>
              <w:rPr>
                <w:ins w:id="1581" w:author="Mostafa Sameer" w:date="2024-10-16T01:44:00Z" w16du:dateUtc="2024-10-16T05:44:00Z"/>
                <w:rFonts w:eastAsia="Times New Roman"/>
                <w:color w:val="000000"/>
                <w:sz w:val="18"/>
                <w:szCs w:val="18"/>
                <w:lang w:val="en-US"/>
              </w:rPr>
            </w:pPr>
            <w:ins w:id="1582" w:author="Mostafa Sameer" w:date="2024-10-16T01:44:00Z" w16du:dateUtc="2024-10-16T05:44:00Z">
              <w:r w:rsidRPr="00A64677">
                <w:rPr>
                  <w:rFonts w:eastAsia="Times New Roman"/>
                  <w:color w:val="000000"/>
                  <w:sz w:val="18"/>
                  <w:szCs w:val="18"/>
                  <w:lang w:val="en-US"/>
                </w:rPr>
                <w:t xml:space="preserve">30 </w:t>
              </w:r>
              <w:proofErr w:type="spellStart"/>
              <w:r w:rsidRPr="00A64677">
                <w:rPr>
                  <w:rFonts w:eastAsia="Times New Roman"/>
                  <w:color w:val="000000"/>
                  <w:sz w:val="18"/>
                  <w:szCs w:val="18"/>
                  <w:lang w:val="en-US"/>
                </w:rPr>
                <w:t>psf</w:t>
              </w:r>
              <w:proofErr w:type="spellEnd"/>
            </w:ins>
          </w:p>
        </w:tc>
        <w:tc>
          <w:tcPr>
            <w:tcW w:w="5940" w:type="dxa"/>
            <w:tcBorders>
              <w:top w:val="nil"/>
              <w:left w:val="nil"/>
              <w:bottom w:val="single" w:sz="4" w:space="0" w:color="auto"/>
              <w:right w:val="single" w:sz="4" w:space="0" w:color="auto"/>
            </w:tcBorders>
            <w:shd w:val="clear" w:color="auto" w:fill="auto"/>
            <w:noWrap/>
            <w:vAlign w:val="center"/>
            <w:hideMark/>
            <w:tcPrChange w:id="1583" w:author="Mostafa Sameer" w:date="2024-10-16T01:44:00Z" w16du:dateUtc="2024-10-16T05:44:00Z">
              <w:tcPr>
                <w:tcW w:w="3820" w:type="dxa"/>
                <w:gridSpan w:val="2"/>
                <w:tcBorders>
                  <w:top w:val="nil"/>
                  <w:left w:val="nil"/>
                  <w:bottom w:val="single" w:sz="4" w:space="0" w:color="auto"/>
                  <w:right w:val="single" w:sz="4" w:space="0" w:color="auto"/>
                </w:tcBorders>
                <w:shd w:val="clear" w:color="auto" w:fill="auto"/>
                <w:noWrap/>
                <w:vAlign w:val="center"/>
                <w:hideMark/>
              </w:tcPr>
            </w:tcPrChange>
          </w:tcPr>
          <w:p w14:paraId="2AAA7A62" w14:textId="77777777" w:rsidR="00A07692" w:rsidRPr="00A64677" w:rsidRDefault="00A07692" w:rsidP="00A07692">
            <w:pPr>
              <w:spacing w:line="240" w:lineRule="auto"/>
              <w:jc w:val="center"/>
              <w:rPr>
                <w:ins w:id="1584" w:author="Mostafa Sameer" w:date="2024-10-16T01:44:00Z" w16du:dateUtc="2024-10-16T05:44:00Z"/>
                <w:rFonts w:eastAsia="Times New Roman"/>
                <w:color w:val="000000"/>
                <w:sz w:val="18"/>
                <w:szCs w:val="18"/>
                <w:lang w:val="en-US"/>
              </w:rPr>
            </w:pPr>
            <w:ins w:id="1585" w:author="Mostafa Sameer" w:date="2024-10-16T01:44:00Z" w16du:dateUtc="2024-10-16T05:44:00Z">
              <w:r w:rsidRPr="00A64677">
                <w:rPr>
                  <w:rFonts w:eastAsia="Times New Roman"/>
                  <w:color w:val="000000"/>
                  <w:sz w:val="18"/>
                  <w:szCs w:val="18"/>
                  <w:lang w:val="en-US"/>
                </w:rPr>
                <w:t xml:space="preserve">4.5 </w:t>
              </w:r>
              <w:proofErr w:type="spellStart"/>
              <w:r w:rsidRPr="00A64677">
                <w:rPr>
                  <w:rFonts w:eastAsia="Times New Roman"/>
                  <w:color w:val="000000"/>
                  <w:sz w:val="18"/>
                  <w:szCs w:val="18"/>
                  <w:lang w:val="en-US"/>
                </w:rPr>
                <w:t>psf</w:t>
              </w:r>
              <w:proofErr w:type="spellEnd"/>
            </w:ins>
          </w:p>
        </w:tc>
      </w:tr>
      <w:tr w:rsidR="00A07692" w:rsidRPr="00A64677" w14:paraId="42BB7D8C" w14:textId="77777777" w:rsidTr="00FC3B6C">
        <w:trPr>
          <w:trHeight w:val="70"/>
          <w:ins w:id="1586" w:author="Mostafa Sameer" w:date="2024-10-16T01:44:00Z"/>
          <w:trPrChange w:id="1587" w:author="Mostafa Sameer" w:date="2024-10-16T01:44:00Z" w16du:dateUtc="2024-10-16T05:44:00Z">
            <w:trPr>
              <w:gridBefore w:val="1"/>
              <w:gridAfter w:val="0"/>
              <w:trHeight w:val="288"/>
            </w:trPr>
          </w:trPrChange>
        </w:trPr>
        <w:tc>
          <w:tcPr>
            <w:tcW w:w="1440" w:type="dxa"/>
            <w:tcBorders>
              <w:top w:val="nil"/>
              <w:left w:val="single" w:sz="4" w:space="0" w:color="auto"/>
              <w:bottom w:val="single" w:sz="4" w:space="0" w:color="auto"/>
              <w:right w:val="single" w:sz="4" w:space="0" w:color="auto"/>
            </w:tcBorders>
            <w:shd w:val="clear" w:color="auto" w:fill="auto"/>
            <w:noWrap/>
            <w:vAlign w:val="center"/>
            <w:hideMark/>
            <w:tcPrChange w:id="1588" w:author="Mostafa Sameer" w:date="2024-10-16T01:44:00Z" w16du:dateUtc="2024-10-16T05:44:00Z">
              <w:tcPr>
                <w:tcW w:w="96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7868797" w14:textId="77777777" w:rsidR="00A07692" w:rsidRPr="00A64677" w:rsidRDefault="00A07692" w:rsidP="00A07692">
            <w:pPr>
              <w:spacing w:line="240" w:lineRule="auto"/>
              <w:jc w:val="center"/>
              <w:rPr>
                <w:ins w:id="1589" w:author="Mostafa Sameer" w:date="2024-10-16T01:44:00Z" w16du:dateUtc="2024-10-16T05:44:00Z"/>
                <w:rFonts w:eastAsia="Times New Roman"/>
                <w:color w:val="000000"/>
                <w:sz w:val="18"/>
                <w:szCs w:val="18"/>
                <w:lang w:val="en-US"/>
              </w:rPr>
            </w:pPr>
            <w:ins w:id="1590" w:author="Mostafa Sameer" w:date="2024-10-16T01:44:00Z" w16du:dateUtc="2024-10-16T05:44:00Z">
              <w:r w:rsidRPr="00A64677">
                <w:rPr>
                  <w:rFonts w:eastAsia="Times New Roman"/>
                  <w:color w:val="000000"/>
                  <w:sz w:val="18"/>
                  <w:szCs w:val="18"/>
                  <w:lang w:val="en-US"/>
                </w:rPr>
                <w:t>40</w:t>
              </w:r>
            </w:ins>
          </w:p>
        </w:tc>
        <w:tc>
          <w:tcPr>
            <w:tcW w:w="2790" w:type="dxa"/>
            <w:tcBorders>
              <w:top w:val="nil"/>
              <w:left w:val="nil"/>
              <w:bottom w:val="single" w:sz="4" w:space="0" w:color="auto"/>
              <w:right w:val="single" w:sz="4" w:space="0" w:color="auto"/>
            </w:tcBorders>
            <w:shd w:val="clear" w:color="auto" w:fill="auto"/>
            <w:noWrap/>
            <w:vAlign w:val="center"/>
            <w:hideMark/>
            <w:tcPrChange w:id="1591" w:author="Mostafa Sameer" w:date="2024-10-16T01:44:00Z" w16du:dateUtc="2024-10-16T05:44:00Z">
              <w:tcPr>
                <w:tcW w:w="2260" w:type="dxa"/>
                <w:gridSpan w:val="2"/>
                <w:tcBorders>
                  <w:top w:val="nil"/>
                  <w:left w:val="nil"/>
                  <w:bottom w:val="single" w:sz="4" w:space="0" w:color="auto"/>
                  <w:right w:val="single" w:sz="4" w:space="0" w:color="auto"/>
                </w:tcBorders>
                <w:shd w:val="clear" w:color="auto" w:fill="auto"/>
                <w:noWrap/>
                <w:vAlign w:val="center"/>
                <w:hideMark/>
              </w:tcPr>
            </w:tcPrChange>
          </w:tcPr>
          <w:p w14:paraId="2F0C94D5" w14:textId="77777777" w:rsidR="00A07692" w:rsidRPr="00A64677" w:rsidRDefault="00A07692" w:rsidP="00A07692">
            <w:pPr>
              <w:spacing w:line="240" w:lineRule="auto"/>
              <w:jc w:val="center"/>
              <w:rPr>
                <w:ins w:id="1592" w:author="Mostafa Sameer" w:date="2024-10-16T01:44:00Z" w16du:dateUtc="2024-10-16T05:44:00Z"/>
                <w:rFonts w:eastAsia="Times New Roman"/>
                <w:color w:val="000000"/>
                <w:sz w:val="18"/>
                <w:szCs w:val="18"/>
                <w:lang w:val="en-US"/>
              </w:rPr>
            </w:pPr>
            <w:ins w:id="1593" w:author="Mostafa Sameer" w:date="2024-10-16T01:44:00Z" w16du:dateUtc="2024-10-16T05:44:00Z">
              <w:r w:rsidRPr="00A64677">
                <w:rPr>
                  <w:rFonts w:eastAsia="Times New Roman"/>
                  <w:color w:val="000000"/>
                  <w:sz w:val="18"/>
                  <w:szCs w:val="18"/>
                  <w:lang w:val="en-US"/>
                </w:rPr>
                <w:t xml:space="preserve">40 </w:t>
              </w:r>
              <w:proofErr w:type="spellStart"/>
              <w:r w:rsidRPr="00A64677">
                <w:rPr>
                  <w:rFonts w:eastAsia="Times New Roman"/>
                  <w:color w:val="000000"/>
                  <w:sz w:val="18"/>
                  <w:szCs w:val="18"/>
                  <w:lang w:val="en-US"/>
                </w:rPr>
                <w:t>psf</w:t>
              </w:r>
              <w:proofErr w:type="spellEnd"/>
            </w:ins>
          </w:p>
        </w:tc>
        <w:tc>
          <w:tcPr>
            <w:tcW w:w="5940" w:type="dxa"/>
            <w:tcBorders>
              <w:top w:val="nil"/>
              <w:left w:val="nil"/>
              <w:bottom w:val="single" w:sz="4" w:space="0" w:color="auto"/>
              <w:right w:val="single" w:sz="4" w:space="0" w:color="auto"/>
            </w:tcBorders>
            <w:shd w:val="clear" w:color="auto" w:fill="auto"/>
            <w:noWrap/>
            <w:vAlign w:val="center"/>
            <w:hideMark/>
            <w:tcPrChange w:id="1594" w:author="Mostafa Sameer" w:date="2024-10-16T01:44:00Z" w16du:dateUtc="2024-10-16T05:44:00Z">
              <w:tcPr>
                <w:tcW w:w="3820" w:type="dxa"/>
                <w:gridSpan w:val="2"/>
                <w:tcBorders>
                  <w:top w:val="nil"/>
                  <w:left w:val="nil"/>
                  <w:bottom w:val="single" w:sz="4" w:space="0" w:color="auto"/>
                  <w:right w:val="single" w:sz="4" w:space="0" w:color="auto"/>
                </w:tcBorders>
                <w:shd w:val="clear" w:color="auto" w:fill="auto"/>
                <w:noWrap/>
                <w:vAlign w:val="center"/>
                <w:hideMark/>
              </w:tcPr>
            </w:tcPrChange>
          </w:tcPr>
          <w:p w14:paraId="10B67537" w14:textId="77777777" w:rsidR="00A07692" w:rsidRPr="00A64677" w:rsidRDefault="00A07692" w:rsidP="00A07692">
            <w:pPr>
              <w:spacing w:line="240" w:lineRule="auto"/>
              <w:jc w:val="center"/>
              <w:rPr>
                <w:ins w:id="1595" w:author="Mostafa Sameer" w:date="2024-10-16T01:44:00Z" w16du:dateUtc="2024-10-16T05:44:00Z"/>
                <w:rFonts w:eastAsia="Times New Roman"/>
                <w:color w:val="000000"/>
                <w:sz w:val="18"/>
                <w:szCs w:val="18"/>
                <w:lang w:val="en-US"/>
              </w:rPr>
            </w:pPr>
            <w:ins w:id="1596" w:author="Mostafa Sameer" w:date="2024-10-16T01:44:00Z" w16du:dateUtc="2024-10-16T05:44:00Z">
              <w:r w:rsidRPr="00A64677">
                <w:rPr>
                  <w:rFonts w:eastAsia="Times New Roman"/>
                  <w:color w:val="000000"/>
                  <w:sz w:val="18"/>
                  <w:szCs w:val="18"/>
                  <w:lang w:val="en-US"/>
                </w:rPr>
                <w:t xml:space="preserve">6 </w:t>
              </w:r>
              <w:proofErr w:type="spellStart"/>
              <w:r w:rsidRPr="00A64677">
                <w:rPr>
                  <w:rFonts w:eastAsia="Times New Roman"/>
                  <w:color w:val="000000"/>
                  <w:sz w:val="18"/>
                  <w:szCs w:val="18"/>
                  <w:lang w:val="en-US"/>
                </w:rPr>
                <w:t>psf</w:t>
              </w:r>
              <w:proofErr w:type="spellEnd"/>
            </w:ins>
          </w:p>
        </w:tc>
      </w:tr>
      <w:tr w:rsidR="00A07692" w:rsidRPr="00A64677" w14:paraId="5C8655D4" w14:textId="77777777" w:rsidTr="00FC3B6C">
        <w:trPr>
          <w:trHeight w:val="70"/>
          <w:ins w:id="1597" w:author="Mostafa Sameer" w:date="2024-10-16T01:44:00Z"/>
          <w:trPrChange w:id="1598" w:author="Mostafa Sameer" w:date="2024-10-16T01:44:00Z" w16du:dateUtc="2024-10-16T05:44:00Z">
            <w:trPr>
              <w:gridBefore w:val="1"/>
              <w:gridAfter w:val="0"/>
              <w:trHeight w:val="288"/>
            </w:trPr>
          </w:trPrChange>
        </w:trPr>
        <w:tc>
          <w:tcPr>
            <w:tcW w:w="1440" w:type="dxa"/>
            <w:tcBorders>
              <w:top w:val="nil"/>
              <w:left w:val="single" w:sz="4" w:space="0" w:color="auto"/>
              <w:bottom w:val="single" w:sz="4" w:space="0" w:color="auto"/>
              <w:right w:val="single" w:sz="4" w:space="0" w:color="auto"/>
            </w:tcBorders>
            <w:shd w:val="clear" w:color="auto" w:fill="auto"/>
            <w:noWrap/>
            <w:vAlign w:val="center"/>
            <w:hideMark/>
            <w:tcPrChange w:id="1599" w:author="Mostafa Sameer" w:date="2024-10-16T01:44:00Z" w16du:dateUtc="2024-10-16T05:44:00Z">
              <w:tcPr>
                <w:tcW w:w="96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DCC3109" w14:textId="77777777" w:rsidR="00A07692" w:rsidRPr="00A64677" w:rsidRDefault="00A07692" w:rsidP="00A07692">
            <w:pPr>
              <w:spacing w:line="240" w:lineRule="auto"/>
              <w:jc w:val="center"/>
              <w:rPr>
                <w:ins w:id="1600" w:author="Mostafa Sameer" w:date="2024-10-16T01:44:00Z" w16du:dateUtc="2024-10-16T05:44:00Z"/>
                <w:rFonts w:eastAsia="Times New Roman"/>
                <w:color w:val="000000"/>
                <w:sz w:val="18"/>
                <w:szCs w:val="18"/>
                <w:lang w:val="en-US"/>
              </w:rPr>
            </w:pPr>
            <w:ins w:id="1601" w:author="Mostafa Sameer" w:date="2024-10-16T01:44:00Z" w16du:dateUtc="2024-10-16T05:44:00Z">
              <w:r w:rsidRPr="00A64677">
                <w:rPr>
                  <w:rFonts w:eastAsia="Times New Roman"/>
                  <w:color w:val="000000"/>
                  <w:sz w:val="18"/>
                  <w:szCs w:val="18"/>
                  <w:lang w:val="en-US"/>
                </w:rPr>
                <w:t>40*</w:t>
              </w:r>
            </w:ins>
          </w:p>
        </w:tc>
        <w:tc>
          <w:tcPr>
            <w:tcW w:w="2790" w:type="dxa"/>
            <w:tcBorders>
              <w:top w:val="nil"/>
              <w:left w:val="nil"/>
              <w:bottom w:val="single" w:sz="4" w:space="0" w:color="auto"/>
              <w:right w:val="single" w:sz="4" w:space="0" w:color="auto"/>
            </w:tcBorders>
            <w:shd w:val="clear" w:color="auto" w:fill="auto"/>
            <w:noWrap/>
            <w:vAlign w:val="center"/>
            <w:hideMark/>
            <w:tcPrChange w:id="1602" w:author="Mostafa Sameer" w:date="2024-10-16T01:44:00Z" w16du:dateUtc="2024-10-16T05:44:00Z">
              <w:tcPr>
                <w:tcW w:w="2260" w:type="dxa"/>
                <w:gridSpan w:val="2"/>
                <w:tcBorders>
                  <w:top w:val="nil"/>
                  <w:left w:val="nil"/>
                  <w:bottom w:val="single" w:sz="4" w:space="0" w:color="auto"/>
                  <w:right w:val="single" w:sz="4" w:space="0" w:color="auto"/>
                </w:tcBorders>
                <w:shd w:val="clear" w:color="auto" w:fill="auto"/>
                <w:noWrap/>
                <w:vAlign w:val="center"/>
                <w:hideMark/>
              </w:tcPr>
            </w:tcPrChange>
          </w:tcPr>
          <w:p w14:paraId="0D82038F" w14:textId="77777777" w:rsidR="00A07692" w:rsidRPr="00A64677" w:rsidRDefault="00A07692" w:rsidP="00A07692">
            <w:pPr>
              <w:spacing w:line="240" w:lineRule="auto"/>
              <w:jc w:val="center"/>
              <w:rPr>
                <w:ins w:id="1603" w:author="Mostafa Sameer" w:date="2024-10-16T01:44:00Z" w16du:dateUtc="2024-10-16T05:44:00Z"/>
                <w:rFonts w:eastAsia="Times New Roman"/>
                <w:color w:val="000000"/>
                <w:sz w:val="18"/>
                <w:szCs w:val="18"/>
                <w:lang w:val="en-US"/>
              </w:rPr>
            </w:pPr>
            <w:ins w:id="1604" w:author="Mostafa Sameer" w:date="2024-10-16T01:44:00Z" w16du:dateUtc="2024-10-16T05:44:00Z">
              <w:r w:rsidRPr="00A64677">
                <w:rPr>
                  <w:rFonts w:eastAsia="Times New Roman"/>
                  <w:color w:val="000000"/>
                  <w:sz w:val="18"/>
                  <w:szCs w:val="18"/>
                  <w:lang w:val="en-US"/>
                </w:rPr>
                <w:t xml:space="preserve">50 </w:t>
              </w:r>
              <w:proofErr w:type="spellStart"/>
              <w:r w:rsidRPr="00A64677">
                <w:rPr>
                  <w:rFonts w:eastAsia="Times New Roman"/>
                  <w:color w:val="000000"/>
                  <w:sz w:val="18"/>
                  <w:szCs w:val="18"/>
                  <w:lang w:val="en-US"/>
                </w:rPr>
                <w:t>psf</w:t>
              </w:r>
              <w:proofErr w:type="spellEnd"/>
              <w:r w:rsidRPr="00A64677">
                <w:rPr>
                  <w:rFonts w:eastAsia="Times New Roman"/>
                  <w:color w:val="000000"/>
                  <w:sz w:val="18"/>
                  <w:szCs w:val="18"/>
                  <w:lang w:val="en-US"/>
                </w:rPr>
                <w:t>*</w:t>
              </w:r>
            </w:ins>
          </w:p>
        </w:tc>
        <w:tc>
          <w:tcPr>
            <w:tcW w:w="5940" w:type="dxa"/>
            <w:tcBorders>
              <w:top w:val="nil"/>
              <w:left w:val="nil"/>
              <w:bottom w:val="single" w:sz="4" w:space="0" w:color="auto"/>
              <w:right w:val="single" w:sz="4" w:space="0" w:color="auto"/>
            </w:tcBorders>
            <w:shd w:val="clear" w:color="auto" w:fill="auto"/>
            <w:noWrap/>
            <w:vAlign w:val="center"/>
            <w:hideMark/>
            <w:tcPrChange w:id="1605" w:author="Mostafa Sameer" w:date="2024-10-16T01:44:00Z" w16du:dateUtc="2024-10-16T05:44:00Z">
              <w:tcPr>
                <w:tcW w:w="3820" w:type="dxa"/>
                <w:gridSpan w:val="2"/>
                <w:tcBorders>
                  <w:top w:val="nil"/>
                  <w:left w:val="nil"/>
                  <w:bottom w:val="single" w:sz="4" w:space="0" w:color="auto"/>
                  <w:right w:val="single" w:sz="4" w:space="0" w:color="auto"/>
                </w:tcBorders>
                <w:shd w:val="clear" w:color="auto" w:fill="auto"/>
                <w:noWrap/>
                <w:vAlign w:val="center"/>
                <w:hideMark/>
              </w:tcPr>
            </w:tcPrChange>
          </w:tcPr>
          <w:p w14:paraId="4FCF3DE5" w14:textId="77777777" w:rsidR="00A07692" w:rsidRPr="00A64677" w:rsidRDefault="00A07692" w:rsidP="00A07692">
            <w:pPr>
              <w:spacing w:line="240" w:lineRule="auto"/>
              <w:jc w:val="center"/>
              <w:rPr>
                <w:ins w:id="1606" w:author="Mostafa Sameer" w:date="2024-10-16T01:44:00Z" w16du:dateUtc="2024-10-16T05:44:00Z"/>
                <w:rFonts w:eastAsia="Times New Roman"/>
                <w:color w:val="000000"/>
                <w:sz w:val="18"/>
                <w:szCs w:val="18"/>
                <w:lang w:val="en-US"/>
              </w:rPr>
            </w:pPr>
            <w:ins w:id="1607" w:author="Mostafa Sameer" w:date="2024-10-16T01:44:00Z" w16du:dateUtc="2024-10-16T05:44:00Z">
              <w:r w:rsidRPr="00A64677">
                <w:rPr>
                  <w:rFonts w:eastAsia="Times New Roman"/>
                  <w:color w:val="000000"/>
                  <w:sz w:val="18"/>
                  <w:szCs w:val="18"/>
                  <w:lang w:val="en-US"/>
                </w:rPr>
                <w:t xml:space="preserve">6 </w:t>
              </w:r>
              <w:proofErr w:type="spellStart"/>
              <w:r w:rsidRPr="00A64677">
                <w:rPr>
                  <w:rFonts w:eastAsia="Times New Roman"/>
                  <w:color w:val="000000"/>
                  <w:sz w:val="18"/>
                  <w:szCs w:val="18"/>
                  <w:lang w:val="en-US"/>
                </w:rPr>
                <w:t>psf</w:t>
              </w:r>
              <w:proofErr w:type="spellEnd"/>
              <w:r w:rsidRPr="00A64677">
                <w:rPr>
                  <w:rFonts w:eastAsia="Times New Roman"/>
                  <w:color w:val="000000"/>
                  <w:sz w:val="18"/>
                  <w:szCs w:val="18"/>
                  <w:lang w:val="en-US"/>
                </w:rPr>
                <w:t>*</w:t>
              </w:r>
            </w:ins>
          </w:p>
        </w:tc>
      </w:tr>
      <w:tr w:rsidR="00A07692" w:rsidRPr="00A64677" w14:paraId="19E25216" w14:textId="77777777" w:rsidTr="00FC3B6C">
        <w:trPr>
          <w:trHeight w:val="70"/>
          <w:ins w:id="1608" w:author="Mostafa Sameer" w:date="2024-10-16T01:44:00Z"/>
          <w:trPrChange w:id="1609" w:author="Mostafa Sameer" w:date="2024-10-16T01:44:00Z" w16du:dateUtc="2024-10-16T05:44:00Z">
            <w:trPr>
              <w:gridBefore w:val="1"/>
              <w:gridAfter w:val="0"/>
              <w:trHeight w:val="288"/>
            </w:trPr>
          </w:trPrChange>
        </w:trPr>
        <w:tc>
          <w:tcPr>
            <w:tcW w:w="1440" w:type="dxa"/>
            <w:tcBorders>
              <w:top w:val="nil"/>
              <w:left w:val="single" w:sz="4" w:space="0" w:color="auto"/>
              <w:bottom w:val="single" w:sz="4" w:space="0" w:color="auto"/>
              <w:right w:val="single" w:sz="4" w:space="0" w:color="auto"/>
            </w:tcBorders>
            <w:shd w:val="clear" w:color="auto" w:fill="auto"/>
            <w:noWrap/>
            <w:vAlign w:val="center"/>
            <w:hideMark/>
            <w:tcPrChange w:id="1610" w:author="Mostafa Sameer" w:date="2024-10-16T01:44:00Z" w16du:dateUtc="2024-10-16T05:44:00Z">
              <w:tcPr>
                <w:tcW w:w="96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897857A" w14:textId="77777777" w:rsidR="00A07692" w:rsidRPr="00A64677" w:rsidRDefault="00A07692" w:rsidP="00A07692">
            <w:pPr>
              <w:spacing w:line="240" w:lineRule="auto"/>
              <w:jc w:val="center"/>
              <w:rPr>
                <w:ins w:id="1611" w:author="Mostafa Sameer" w:date="2024-10-16T01:44:00Z" w16du:dateUtc="2024-10-16T05:44:00Z"/>
                <w:rFonts w:eastAsia="Times New Roman"/>
                <w:color w:val="000000"/>
                <w:sz w:val="18"/>
                <w:szCs w:val="18"/>
                <w:lang w:val="en-US"/>
              </w:rPr>
            </w:pPr>
            <w:ins w:id="1612" w:author="Mostafa Sameer" w:date="2024-10-16T01:44:00Z" w16du:dateUtc="2024-10-16T05:44:00Z">
              <w:r w:rsidRPr="00A64677">
                <w:rPr>
                  <w:rFonts w:eastAsia="Times New Roman"/>
                  <w:color w:val="000000"/>
                  <w:sz w:val="18"/>
                  <w:szCs w:val="18"/>
                  <w:lang w:val="en-US"/>
                </w:rPr>
                <w:t>50*</w:t>
              </w:r>
            </w:ins>
          </w:p>
        </w:tc>
        <w:tc>
          <w:tcPr>
            <w:tcW w:w="2790" w:type="dxa"/>
            <w:tcBorders>
              <w:top w:val="nil"/>
              <w:left w:val="nil"/>
              <w:bottom w:val="single" w:sz="4" w:space="0" w:color="auto"/>
              <w:right w:val="single" w:sz="4" w:space="0" w:color="auto"/>
            </w:tcBorders>
            <w:shd w:val="clear" w:color="auto" w:fill="auto"/>
            <w:noWrap/>
            <w:vAlign w:val="center"/>
            <w:hideMark/>
            <w:tcPrChange w:id="1613" w:author="Mostafa Sameer" w:date="2024-10-16T01:44:00Z" w16du:dateUtc="2024-10-16T05:44:00Z">
              <w:tcPr>
                <w:tcW w:w="2260" w:type="dxa"/>
                <w:gridSpan w:val="2"/>
                <w:tcBorders>
                  <w:top w:val="nil"/>
                  <w:left w:val="nil"/>
                  <w:bottom w:val="single" w:sz="4" w:space="0" w:color="auto"/>
                  <w:right w:val="single" w:sz="4" w:space="0" w:color="auto"/>
                </w:tcBorders>
                <w:shd w:val="clear" w:color="auto" w:fill="auto"/>
                <w:noWrap/>
                <w:vAlign w:val="center"/>
                <w:hideMark/>
              </w:tcPr>
            </w:tcPrChange>
          </w:tcPr>
          <w:p w14:paraId="57E85C88" w14:textId="77777777" w:rsidR="00A07692" w:rsidRPr="00A64677" w:rsidRDefault="00A07692" w:rsidP="00A07692">
            <w:pPr>
              <w:spacing w:line="240" w:lineRule="auto"/>
              <w:jc w:val="center"/>
              <w:rPr>
                <w:ins w:id="1614" w:author="Mostafa Sameer" w:date="2024-10-16T01:44:00Z" w16du:dateUtc="2024-10-16T05:44:00Z"/>
                <w:rFonts w:eastAsia="Times New Roman"/>
                <w:color w:val="000000"/>
                <w:sz w:val="18"/>
                <w:szCs w:val="18"/>
                <w:lang w:val="en-US"/>
              </w:rPr>
            </w:pPr>
            <w:ins w:id="1615" w:author="Mostafa Sameer" w:date="2024-10-16T01:44:00Z" w16du:dateUtc="2024-10-16T05:44:00Z">
              <w:r w:rsidRPr="00A64677">
                <w:rPr>
                  <w:rFonts w:eastAsia="Times New Roman"/>
                  <w:color w:val="000000"/>
                  <w:sz w:val="18"/>
                  <w:szCs w:val="18"/>
                  <w:lang w:val="en-US"/>
                </w:rPr>
                <w:t xml:space="preserve">50 </w:t>
              </w:r>
              <w:proofErr w:type="spellStart"/>
              <w:r w:rsidRPr="00A64677">
                <w:rPr>
                  <w:rFonts w:eastAsia="Times New Roman"/>
                  <w:color w:val="000000"/>
                  <w:sz w:val="18"/>
                  <w:szCs w:val="18"/>
                  <w:lang w:val="en-US"/>
                </w:rPr>
                <w:t>psf</w:t>
              </w:r>
              <w:proofErr w:type="spellEnd"/>
              <w:r w:rsidRPr="00A64677">
                <w:rPr>
                  <w:rFonts w:eastAsia="Times New Roman"/>
                  <w:color w:val="000000"/>
                  <w:sz w:val="18"/>
                  <w:szCs w:val="18"/>
                  <w:lang w:val="en-US"/>
                </w:rPr>
                <w:t>*</w:t>
              </w:r>
            </w:ins>
          </w:p>
        </w:tc>
        <w:tc>
          <w:tcPr>
            <w:tcW w:w="5940" w:type="dxa"/>
            <w:tcBorders>
              <w:top w:val="nil"/>
              <w:left w:val="nil"/>
              <w:bottom w:val="single" w:sz="4" w:space="0" w:color="auto"/>
              <w:right w:val="single" w:sz="4" w:space="0" w:color="auto"/>
            </w:tcBorders>
            <w:shd w:val="clear" w:color="auto" w:fill="auto"/>
            <w:noWrap/>
            <w:vAlign w:val="center"/>
            <w:hideMark/>
            <w:tcPrChange w:id="1616" w:author="Mostafa Sameer" w:date="2024-10-16T01:44:00Z" w16du:dateUtc="2024-10-16T05:44:00Z">
              <w:tcPr>
                <w:tcW w:w="3820" w:type="dxa"/>
                <w:gridSpan w:val="2"/>
                <w:tcBorders>
                  <w:top w:val="nil"/>
                  <w:left w:val="nil"/>
                  <w:bottom w:val="single" w:sz="4" w:space="0" w:color="auto"/>
                  <w:right w:val="single" w:sz="4" w:space="0" w:color="auto"/>
                </w:tcBorders>
                <w:shd w:val="clear" w:color="auto" w:fill="auto"/>
                <w:noWrap/>
                <w:vAlign w:val="center"/>
                <w:hideMark/>
              </w:tcPr>
            </w:tcPrChange>
          </w:tcPr>
          <w:p w14:paraId="0832A4A0" w14:textId="77777777" w:rsidR="00A07692" w:rsidRPr="00A64677" w:rsidRDefault="00A07692" w:rsidP="00A07692">
            <w:pPr>
              <w:spacing w:line="240" w:lineRule="auto"/>
              <w:jc w:val="center"/>
              <w:rPr>
                <w:ins w:id="1617" w:author="Mostafa Sameer" w:date="2024-10-16T01:44:00Z" w16du:dateUtc="2024-10-16T05:44:00Z"/>
                <w:rFonts w:eastAsia="Times New Roman"/>
                <w:color w:val="000000"/>
                <w:sz w:val="18"/>
                <w:szCs w:val="18"/>
                <w:lang w:val="en-US"/>
              </w:rPr>
            </w:pPr>
            <w:ins w:id="1618" w:author="Mostafa Sameer" w:date="2024-10-16T01:44:00Z" w16du:dateUtc="2024-10-16T05:44:00Z">
              <w:r w:rsidRPr="00A64677">
                <w:rPr>
                  <w:rFonts w:eastAsia="Times New Roman"/>
                  <w:color w:val="000000"/>
                  <w:sz w:val="18"/>
                  <w:szCs w:val="18"/>
                  <w:lang w:val="en-US"/>
                </w:rPr>
                <w:t xml:space="preserve">7.5 </w:t>
              </w:r>
              <w:proofErr w:type="spellStart"/>
              <w:r w:rsidRPr="00A64677">
                <w:rPr>
                  <w:rFonts w:eastAsia="Times New Roman"/>
                  <w:color w:val="000000"/>
                  <w:sz w:val="18"/>
                  <w:szCs w:val="18"/>
                  <w:lang w:val="en-US"/>
                </w:rPr>
                <w:t>psf</w:t>
              </w:r>
              <w:proofErr w:type="spellEnd"/>
              <w:r w:rsidRPr="00A64677">
                <w:rPr>
                  <w:rFonts w:eastAsia="Times New Roman"/>
                  <w:color w:val="000000"/>
                  <w:sz w:val="18"/>
                  <w:szCs w:val="18"/>
                  <w:lang w:val="en-US"/>
                </w:rPr>
                <w:t>*</w:t>
              </w:r>
            </w:ins>
          </w:p>
        </w:tc>
      </w:tr>
      <w:tr w:rsidR="00A07692" w:rsidRPr="00A64677" w14:paraId="6CE9E89A" w14:textId="77777777" w:rsidTr="00FC3B6C">
        <w:trPr>
          <w:trHeight w:val="70"/>
          <w:ins w:id="1619" w:author="Mostafa Sameer" w:date="2024-10-16T01:44:00Z"/>
          <w:trPrChange w:id="1620" w:author="Mostafa Sameer" w:date="2024-10-16T01:44:00Z" w16du:dateUtc="2024-10-16T05:44:00Z">
            <w:trPr>
              <w:gridBefore w:val="1"/>
              <w:gridAfter w:val="0"/>
              <w:trHeight w:val="288"/>
            </w:trPr>
          </w:trPrChange>
        </w:trPr>
        <w:tc>
          <w:tcPr>
            <w:tcW w:w="1440" w:type="dxa"/>
            <w:tcBorders>
              <w:top w:val="nil"/>
              <w:left w:val="single" w:sz="4" w:space="0" w:color="auto"/>
              <w:bottom w:val="single" w:sz="4" w:space="0" w:color="auto"/>
              <w:right w:val="single" w:sz="4" w:space="0" w:color="auto"/>
            </w:tcBorders>
            <w:shd w:val="clear" w:color="auto" w:fill="auto"/>
            <w:noWrap/>
            <w:vAlign w:val="center"/>
            <w:hideMark/>
            <w:tcPrChange w:id="1621" w:author="Mostafa Sameer" w:date="2024-10-16T01:44:00Z" w16du:dateUtc="2024-10-16T05:44:00Z">
              <w:tcPr>
                <w:tcW w:w="96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A73E62B" w14:textId="77777777" w:rsidR="00A07692" w:rsidRPr="00A64677" w:rsidRDefault="00A07692" w:rsidP="00A07692">
            <w:pPr>
              <w:spacing w:line="240" w:lineRule="auto"/>
              <w:jc w:val="center"/>
              <w:rPr>
                <w:ins w:id="1622" w:author="Mostafa Sameer" w:date="2024-10-16T01:44:00Z" w16du:dateUtc="2024-10-16T05:44:00Z"/>
                <w:rFonts w:eastAsia="Times New Roman"/>
                <w:color w:val="000000"/>
                <w:sz w:val="18"/>
                <w:szCs w:val="18"/>
                <w:lang w:val="en-US"/>
              </w:rPr>
            </w:pPr>
            <w:ins w:id="1623" w:author="Mostafa Sameer" w:date="2024-10-16T01:44:00Z" w16du:dateUtc="2024-10-16T05:44:00Z">
              <w:r w:rsidRPr="00A64677">
                <w:rPr>
                  <w:rFonts w:eastAsia="Times New Roman"/>
                  <w:color w:val="000000"/>
                  <w:sz w:val="18"/>
                  <w:szCs w:val="18"/>
                  <w:lang w:val="en-US"/>
                </w:rPr>
                <w:t>60</w:t>
              </w:r>
            </w:ins>
          </w:p>
        </w:tc>
        <w:tc>
          <w:tcPr>
            <w:tcW w:w="2790" w:type="dxa"/>
            <w:tcBorders>
              <w:top w:val="nil"/>
              <w:left w:val="nil"/>
              <w:bottom w:val="single" w:sz="4" w:space="0" w:color="auto"/>
              <w:right w:val="single" w:sz="4" w:space="0" w:color="auto"/>
            </w:tcBorders>
            <w:shd w:val="clear" w:color="auto" w:fill="auto"/>
            <w:noWrap/>
            <w:vAlign w:val="center"/>
            <w:hideMark/>
            <w:tcPrChange w:id="1624" w:author="Mostafa Sameer" w:date="2024-10-16T01:44:00Z" w16du:dateUtc="2024-10-16T05:44:00Z">
              <w:tcPr>
                <w:tcW w:w="2260" w:type="dxa"/>
                <w:gridSpan w:val="2"/>
                <w:tcBorders>
                  <w:top w:val="nil"/>
                  <w:left w:val="nil"/>
                  <w:bottom w:val="single" w:sz="4" w:space="0" w:color="auto"/>
                  <w:right w:val="single" w:sz="4" w:space="0" w:color="auto"/>
                </w:tcBorders>
                <w:shd w:val="clear" w:color="auto" w:fill="auto"/>
                <w:noWrap/>
                <w:vAlign w:val="center"/>
                <w:hideMark/>
              </w:tcPr>
            </w:tcPrChange>
          </w:tcPr>
          <w:p w14:paraId="6B51C0BB" w14:textId="77777777" w:rsidR="00A07692" w:rsidRPr="00A64677" w:rsidRDefault="00A07692" w:rsidP="00A07692">
            <w:pPr>
              <w:spacing w:line="240" w:lineRule="auto"/>
              <w:jc w:val="center"/>
              <w:rPr>
                <w:ins w:id="1625" w:author="Mostafa Sameer" w:date="2024-10-16T01:44:00Z" w16du:dateUtc="2024-10-16T05:44:00Z"/>
                <w:rFonts w:eastAsia="Times New Roman"/>
                <w:color w:val="000000"/>
                <w:sz w:val="18"/>
                <w:szCs w:val="18"/>
                <w:lang w:val="en-US"/>
              </w:rPr>
            </w:pPr>
            <w:ins w:id="1626" w:author="Mostafa Sameer" w:date="2024-10-16T01:44:00Z" w16du:dateUtc="2024-10-16T05:44:00Z">
              <w:r w:rsidRPr="00A64677">
                <w:rPr>
                  <w:rFonts w:eastAsia="Times New Roman"/>
                  <w:color w:val="000000"/>
                  <w:sz w:val="18"/>
                  <w:szCs w:val="18"/>
                  <w:lang w:val="en-US"/>
                </w:rPr>
                <w:t xml:space="preserve">60 </w:t>
              </w:r>
              <w:proofErr w:type="spellStart"/>
              <w:r w:rsidRPr="00A64677">
                <w:rPr>
                  <w:rFonts w:eastAsia="Times New Roman"/>
                  <w:color w:val="000000"/>
                  <w:sz w:val="18"/>
                  <w:szCs w:val="18"/>
                  <w:lang w:val="en-US"/>
                </w:rPr>
                <w:t>psf</w:t>
              </w:r>
              <w:proofErr w:type="spellEnd"/>
            </w:ins>
          </w:p>
        </w:tc>
        <w:tc>
          <w:tcPr>
            <w:tcW w:w="5940" w:type="dxa"/>
            <w:tcBorders>
              <w:top w:val="nil"/>
              <w:left w:val="nil"/>
              <w:bottom w:val="single" w:sz="4" w:space="0" w:color="auto"/>
              <w:right w:val="single" w:sz="4" w:space="0" w:color="auto"/>
            </w:tcBorders>
            <w:shd w:val="clear" w:color="auto" w:fill="auto"/>
            <w:noWrap/>
            <w:vAlign w:val="center"/>
            <w:hideMark/>
            <w:tcPrChange w:id="1627" w:author="Mostafa Sameer" w:date="2024-10-16T01:44:00Z" w16du:dateUtc="2024-10-16T05:44:00Z">
              <w:tcPr>
                <w:tcW w:w="3820" w:type="dxa"/>
                <w:gridSpan w:val="2"/>
                <w:tcBorders>
                  <w:top w:val="nil"/>
                  <w:left w:val="nil"/>
                  <w:bottom w:val="single" w:sz="4" w:space="0" w:color="auto"/>
                  <w:right w:val="single" w:sz="4" w:space="0" w:color="auto"/>
                </w:tcBorders>
                <w:shd w:val="clear" w:color="auto" w:fill="auto"/>
                <w:noWrap/>
                <w:vAlign w:val="center"/>
                <w:hideMark/>
              </w:tcPr>
            </w:tcPrChange>
          </w:tcPr>
          <w:p w14:paraId="3A5BC038" w14:textId="77777777" w:rsidR="00A07692" w:rsidRPr="00A64677" w:rsidRDefault="00A07692" w:rsidP="00A07692">
            <w:pPr>
              <w:spacing w:line="240" w:lineRule="auto"/>
              <w:jc w:val="center"/>
              <w:rPr>
                <w:ins w:id="1628" w:author="Mostafa Sameer" w:date="2024-10-16T01:44:00Z" w16du:dateUtc="2024-10-16T05:44:00Z"/>
                <w:rFonts w:eastAsia="Times New Roman"/>
                <w:color w:val="000000"/>
                <w:sz w:val="18"/>
                <w:szCs w:val="18"/>
                <w:lang w:val="en-US"/>
              </w:rPr>
            </w:pPr>
            <w:ins w:id="1629" w:author="Mostafa Sameer" w:date="2024-10-16T01:44:00Z" w16du:dateUtc="2024-10-16T05:44:00Z">
              <w:r w:rsidRPr="00A64677">
                <w:rPr>
                  <w:rFonts w:eastAsia="Times New Roman"/>
                  <w:color w:val="000000"/>
                  <w:sz w:val="18"/>
                  <w:szCs w:val="18"/>
                  <w:lang w:val="en-US"/>
                </w:rPr>
                <w:t xml:space="preserve">9 </w:t>
              </w:r>
              <w:proofErr w:type="spellStart"/>
              <w:r w:rsidRPr="00A64677">
                <w:rPr>
                  <w:rFonts w:eastAsia="Times New Roman"/>
                  <w:color w:val="000000"/>
                  <w:sz w:val="18"/>
                  <w:szCs w:val="18"/>
                  <w:lang w:val="en-US"/>
                </w:rPr>
                <w:t>psf</w:t>
              </w:r>
              <w:proofErr w:type="spellEnd"/>
            </w:ins>
          </w:p>
        </w:tc>
      </w:tr>
      <w:tr w:rsidR="00A07692" w:rsidRPr="00A64677" w14:paraId="5D9C4594" w14:textId="77777777" w:rsidTr="00FC3B6C">
        <w:trPr>
          <w:trHeight w:val="288"/>
          <w:ins w:id="1630" w:author="Mostafa Sameer" w:date="2024-10-16T01:44:00Z"/>
          <w:trPrChange w:id="1631" w:author="Mostafa Sameer" w:date="2024-10-16T01:44:00Z" w16du:dateUtc="2024-10-16T05:44:00Z">
            <w:trPr>
              <w:gridBefore w:val="1"/>
              <w:gridAfter w:val="0"/>
              <w:trHeight w:val="288"/>
            </w:trPr>
          </w:trPrChange>
        </w:trPr>
        <w:tc>
          <w:tcPr>
            <w:tcW w:w="1440" w:type="dxa"/>
            <w:tcBorders>
              <w:top w:val="nil"/>
              <w:left w:val="nil"/>
              <w:bottom w:val="nil"/>
              <w:right w:val="nil"/>
            </w:tcBorders>
            <w:shd w:val="clear" w:color="auto" w:fill="auto"/>
            <w:noWrap/>
            <w:vAlign w:val="bottom"/>
            <w:hideMark/>
            <w:tcPrChange w:id="1632" w:author="Mostafa Sameer" w:date="2024-10-16T01:44:00Z" w16du:dateUtc="2024-10-16T05:44:00Z">
              <w:tcPr>
                <w:tcW w:w="960" w:type="dxa"/>
                <w:tcBorders>
                  <w:top w:val="nil"/>
                  <w:left w:val="nil"/>
                  <w:bottom w:val="nil"/>
                  <w:right w:val="nil"/>
                </w:tcBorders>
                <w:shd w:val="clear" w:color="auto" w:fill="auto"/>
                <w:noWrap/>
                <w:vAlign w:val="bottom"/>
                <w:hideMark/>
              </w:tcPr>
            </w:tcPrChange>
          </w:tcPr>
          <w:p w14:paraId="648D47FD" w14:textId="77777777" w:rsidR="00A07692" w:rsidRPr="00A64677" w:rsidRDefault="00A07692" w:rsidP="00A07692">
            <w:pPr>
              <w:spacing w:line="240" w:lineRule="auto"/>
              <w:jc w:val="center"/>
              <w:rPr>
                <w:ins w:id="1633" w:author="Mostafa Sameer" w:date="2024-10-16T01:44:00Z" w16du:dateUtc="2024-10-16T05:44:00Z"/>
                <w:rFonts w:eastAsia="Times New Roman"/>
                <w:color w:val="000000"/>
                <w:sz w:val="18"/>
                <w:szCs w:val="18"/>
                <w:lang w:val="en-US"/>
              </w:rPr>
            </w:pPr>
          </w:p>
        </w:tc>
        <w:tc>
          <w:tcPr>
            <w:tcW w:w="2790" w:type="dxa"/>
            <w:tcBorders>
              <w:top w:val="nil"/>
              <w:left w:val="nil"/>
              <w:bottom w:val="nil"/>
              <w:right w:val="nil"/>
            </w:tcBorders>
            <w:shd w:val="clear" w:color="auto" w:fill="auto"/>
            <w:noWrap/>
            <w:vAlign w:val="bottom"/>
            <w:hideMark/>
            <w:tcPrChange w:id="1634" w:author="Mostafa Sameer" w:date="2024-10-16T01:44:00Z" w16du:dateUtc="2024-10-16T05:44:00Z">
              <w:tcPr>
                <w:tcW w:w="2260" w:type="dxa"/>
                <w:gridSpan w:val="2"/>
                <w:tcBorders>
                  <w:top w:val="nil"/>
                  <w:left w:val="nil"/>
                  <w:bottom w:val="nil"/>
                  <w:right w:val="nil"/>
                </w:tcBorders>
                <w:shd w:val="clear" w:color="auto" w:fill="auto"/>
                <w:noWrap/>
                <w:vAlign w:val="bottom"/>
                <w:hideMark/>
              </w:tcPr>
            </w:tcPrChange>
          </w:tcPr>
          <w:p w14:paraId="1B0FB26B" w14:textId="77777777" w:rsidR="00A07692" w:rsidRPr="00A64677" w:rsidRDefault="00A07692" w:rsidP="00A07692">
            <w:pPr>
              <w:spacing w:line="240" w:lineRule="auto"/>
              <w:rPr>
                <w:ins w:id="1635" w:author="Mostafa Sameer" w:date="2024-10-16T01:44:00Z" w16du:dateUtc="2024-10-16T05:44:00Z"/>
                <w:rFonts w:eastAsia="Times New Roman"/>
                <w:sz w:val="18"/>
                <w:szCs w:val="18"/>
                <w:lang w:val="en-US"/>
              </w:rPr>
            </w:pPr>
          </w:p>
        </w:tc>
        <w:tc>
          <w:tcPr>
            <w:tcW w:w="5940" w:type="dxa"/>
            <w:tcBorders>
              <w:top w:val="nil"/>
              <w:left w:val="nil"/>
              <w:bottom w:val="nil"/>
              <w:right w:val="nil"/>
            </w:tcBorders>
            <w:shd w:val="clear" w:color="auto" w:fill="auto"/>
            <w:noWrap/>
            <w:vAlign w:val="bottom"/>
            <w:hideMark/>
            <w:tcPrChange w:id="1636" w:author="Mostafa Sameer" w:date="2024-10-16T01:44:00Z" w16du:dateUtc="2024-10-16T05:44:00Z">
              <w:tcPr>
                <w:tcW w:w="3820" w:type="dxa"/>
                <w:gridSpan w:val="2"/>
                <w:tcBorders>
                  <w:top w:val="nil"/>
                  <w:left w:val="nil"/>
                  <w:bottom w:val="nil"/>
                  <w:right w:val="nil"/>
                </w:tcBorders>
                <w:shd w:val="clear" w:color="auto" w:fill="auto"/>
                <w:noWrap/>
                <w:vAlign w:val="bottom"/>
                <w:hideMark/>
              </w:tcPr>
            </w:tcPrChange>
          </w:tcPr>
          <w:p w14:paraId="443C6FDD" w14:textId="77777777" w:rsidR="00A07692" w:rsidRPr="00A64677" w:rsidRDefault="00A07692" w:rsidP="00A07692">
            <w:pPr>
              <w:spacing w:line="240" w:lineRule="auto"/>
              <w:rPr>
                <w:ins w:id="1637" w:author="Mostafa Sameer" w:date="2024-10-16T01:44:00Z" w16du:dateUtc="2024-10-16T05:44:00Z"/>
                <w:rFonts w:eastAsia="Times New Roman"/>
                <w:sz w:val="18"/>
                <w:szCs w:val="18"/>
                <w:lang w:val="en-US"/>
              </w:rPr>
            </w:pPr>
          </w:p>
        </w:tc>
      </w:tr>
    </w:tbl>
    <w:p w14:paraId="1E0146C2" w14:textId="77777777" w:rsidR="00A07692" w:rsidRPr="00312C2E" w:rsidRDefault="00A07692">
      <w:pPr>
        <w:spacing w:before="240" w:after="240" w:line="360" w:lineRule="auto"/>
        <w:jc w:val="both"/>
        <w:rPr>
          <w:rPrChange w:id="1638" w:author="Mostafa Sameer" w:date="2024-10-16T00:55:00Z" w16du:dateUtc="2024-10-16T04:55:00Z">
            <w:rPr>
              <w:sz w:val="24"/>
              <w:szCs w:val="24"/>
            </w:rPr>
          </w:rPrChange>
        </w:rPr>
      </w:pPr>
    </w:p>
    <w:p w14:paraId="3FEC9328" w14:textId="490FC027" w:rsidR="00907593" w:rsidRPr="00EC7C55" w:rsidRDefault="00907593" w:rsidP="00907593">
      <w:pPr>
        <w:pStyle w:val="Heading2"/>
        <w:jc w:val="both"/>
        <w:rPr>
          <w:ins w:id="1639" w:author="Mostafa Sameer" w:date="2024-10-16T01:42:00Z" w16du:dateUtc="2024-10-16T05:42:00Z"/>
          <w:b/>
          <w:bCs/>
          <w:sz w:val="22"/>
          <w:szCs w:val="22"/>
        </w:rPr>
      </w:pPr>
      <w:bookmarkStart w:id="1640" w:name="_Toc180058627"/>
      <w:ins w:id="1641" w:author="Mostafa Sameer" w:date="2024-10-16T01:42:00Z" w16du:dateUtc="2024-10-16T05:42:00Z">
        <w:r w:rsidRPr="00EC7C55">
          <w:rPr>
            <w:b/>
            <w:bCs/>
            <w:sz w:val="22"/>
            <w:szCs w:val="22"/>
          </w:rPr>
          <w:lastRenderedPageBreak/>
          <w:t>2.</w:t>
        </w:r>
      </w:ins>
      <w:ins w:id="1642" w:author="Mostafa Sameer" w:date="2024-10-16T01:52:00Z" w16du:dateUtc="2024-10-16T05:52:00Z">
        <w:r w:rsidR="00507FEF">
          <w:rPr>
            <w:b/>
            <w:bCs/>
            <w:sz w:val="22"/>
            <w:szCs w:val="22"/>
          </w:rPr>
          <w:t>10</w:t>
        </w:r>
      </w:ins>
      <w:ins w:id="1643" w:author="Mostafa Sameer" w:date="2024-10-16T01:42:00Z" w16du:dateUtc="2024-10-16T05:42:00Z">
        <w:r w:rsidRPr="00EC7C55">
          <w:rPr>
            <w:b/>
            <w:bCs/>
            <w:sz w:val="22"/>
            <w:szCs w:val="22"/>
          </w:rPr>
          <w:t xml:space="preserve"> Summary Chart </w:t>
        </w:r>
      </w:ins>
      <w:r w:rsidR="0036219E">
        <w:rPr>
          <w:b/>
          <w:bCs/>
          <w:sz w:val="22"/>
          <w:szCs w:val="22"/>
        </w:rPr>
        <w:t>of</w:t>
      </w:r>
      <w:ins w:id="1644" w:author="Mostafa Sameer" w:date="2024-10-16T01:42:00Z" w16du:dateUtc="2024-10-16T05:42:00Z">
        <w:r w:rsidRPr="00EC7C55">
          <w:rPr>
            <w:b/>
            <w:bCs/>
            <w:sz w:val="22"/>
            <w:szCs w:val="22"/>
          </w:rPr>
          <w:t xml:space="preserve"> WDR Sliding Glass Window Experiments </w:t>
        </w:r>
      </w:ins>
      <w:r w:rsidR="0036219E">
        <w:rPr>
          <w:b/>
          <w:bCs/>
          <w:sz w:val="22"/>
          <w:szCs w:val="22"/>
        </w:rPr>
        <w:t>and</w:t>
      </w:r>
      <w:ins w:id="1645" w:author="Mostafa Sameer" w:date="2024-10-16T01:42:00Z" w16du:dateUtc="2024-10-16T05:42:00Z">
        <w:r w:rsidRPr="00EC7C55">
          <w:rPr>
            <w:b/>
            <w:bCs/>
            <w:sz w:val="22"/>
            <w:szCs w:val="22"/>
          </w:rPr>
          <w:t xml:space="preserve"> Other Research in Florida:</w:t>
        </w:r>
        <w:bookmarkEnd w:id="1640"/>
      </w:ins>
    </w:p>
    <w:p w14:paraId="00000105" w14:textId="77777777" w:rsidR="00A67222" w:rsidRPr="00312C2E" w:rsidDel="00907593" w:rsidRDefault="00A67222">
      <w:pPr>
        <w:spacing w:before="240" w:after="240" w:line="360" w:lineRule="auto"/>
        <w:jc w:val="both"/>
        <w:rPr>
          <w:del w:id="1646" w:author="Mostafa Sameer" w:date="2024-10-16T01:42:00Z" w16du:dateUtc="2024-10-16T05:42:00Z"/>
          <w:rPrChange w:id="1647" w:author="Mostafa Sameer" w:date="2024-10-16T00:55:00Z" w16du:dateUtc="2024-10-16T04:55:00Z">
            <w:rPr>
              <w:del w:id="1648" w:author="Mostafa Sameer" w:date="2024-10-16T01:42:00Z" w16du:dateUtc="2024-10-16T05:42:00Z"/>
              <w:sz w:val="24"/>
              <w:szCs w:val="24"/>
            </w:rPr>
          </w:rPrChange>
        </w:rPr>
      </w:pPr>
    </w:p>
    <w:p w14:paraId="00000108" w14:textId="763C8F0B" w:rsidR="00A67222" w:rsidRPr="00173653" w:rsidRDefault="005F6334">
      <w:pPr>
        <w:spacing w:before="240" w:after="240" w:line="360" w:lineRule="auto"/>
        <w:jc w:val="both"/>
        <w:rPr>
          <w:sz w:val="20"/>
          <w:szCs w:val="20"/>
        </w:rPr>
        <w:sectPr w:rsidR="00A67222" w:rsidRPr="00173653">
          <w:pgSz w:w="12240" w:h="15840"/>
          <w:pgMar w:top="1440" w:right="1440" w:bottom="1440" w:left="1440" w:header="720" w:footer="720" w:gutter="0"/>
          <w:cols w:space="720"/>
        </w:sectPr>
      </w:pPr>
      <w:r w:rsidRPr="00173653">
        <w:rPr>
          <w:sz w:val="20"/>
          <w:szCs w:val="20"/>
        </w:rPr>
        <w:t xml:space="preserve">Table 2: Summary Chart </w:t>
      </w:r>
      <w:r w:rsidR="0036219E">
        <w:rPr>
          <w:sz w:val="20"/>
          <w:szCs w:val="20"/>
        </w:rPr>
        <w:t>of</w:t>
      </w:r>
      <w:r w:rsidRPr="00173653">
        <w:rPr>
          <w:sz w:val="20"/>
          <w:szCs w:val="20"/>
        </w:rPr>
        <w:t xml:space="preserve"> WDR Sliding Glass Window Experiments </w:t>
      </w:r>
      <w:r w:rsidR="0036219E">
        <w:rPr>
          <w:sz w:val="20"/>
          <w:szCs w:val="20"/>
        </w:rPr>
        <w:t>and</w:t>
      </w:r>
      <w:r w:rsidRPr="00173653">
        <w:rPr>
          <w:sz w:val="20"/>
          <w:szCs w:val="20"/>
        </w:rPr>
        <w:t xml:space="preserve"> Other Research in Florida (Ref: Prevatt, D., et al. (n.d.).; Chowdhury, A. G., et al. (2021).; </w:t>
      </w:r>
      <w:proofErr w:type="spellStart"/>
      <w:r w:rsidRPr="00173653">
        <w:rPr>
          <w:sz w:val="20"/>
          <w:szCs w:val="20"/>
        </w:rPr>
        <w:t>Catarelli</w:t>
      </w:r>
      <w:proofErr w:type="spellEnd"/>
      <w:r w:rsidRPr="00173653">
        <w:rPr>
          <w:sz w:val="20"/>
          <w:szCs w:val="20"/>
        </w:rPr>
        <w:t>, R. A., et al. (n.d.).</w:t>
      </w:r>
    </w:p>
    <w:p w14:paraId="00000109" w14:textId="77777777" w:rsidR="00A67222" w:rsidRPr="00B83B56" w:rsidRDefault="00A67222">
      <w:pPr>
        <w:rPr>
          <w:sz w:val="18"/>
          <w:szCs w:val="18"/>
          <w:highlight w:val="yellow"/>
          <w:rPrChange w:id="1649" w:author="Mostafa Sameer" w:date="2024-10-16T01:41:00Z" w16du:dateUtc="2024-10-16T05:41:00Z">
            <w:rPr>
              <w:sz w:val="32"/>
              <w:szCs w:val="32"/>
              <w:highlight w:val="yellow"/>
            </w:rPr>
          </w:rPrChange>
        </w:rPr>
      </w:pPr>
    </w:p>
    <w:tbl>
      <w:tblPr>
        <w:tblStyle w:val="aff1"/>
        <w:tblpPr w:leftFromText="180" w:rightFromText="180" w:vertAnchor="page" w:horzAnchor="margin" w:tblpXSpec="center"/>
        <w:tblW w:w="13680" w:type="dxa"/>
        <w:tblLayout w:type="fixed"/>
        <w:tblLook w:val="0400" w:firstRow="0" w:lastRow="0" w:firstColumn="0" w:lastColumn="0" w:noHBand="0" w:noVBand="1"/>
      </w:tblPr>
      <w:tblGrid>
        <w:gridCol w:w="1260"/>
        <w:gridCol w:w="1620"/>
        <w:gridCol w:w="2065"/>
        <w:gridCol w:w="1625"/>
        <w:gridCol w:w="1710"/>
        <w:gridCol w:w="1620"/>
        <w:gridCol w:w="990"/>
        <w:gridCol w:w="1350"/>
        <w:gridCol w:w="1440"/>
      </w:tblGrid>
      <w:tr w:rsidR="008E74D1" w:rsidRPr="00B83B56" w14:paraId="3D65D736" w14:textId="77777777" w:rsidTr="00595E45">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0A" w14:textId="77777777" w:rsidR="00A67222" w:rsidRPr="00FC3B6C" w:rsidRDefault="005F6334">
            <w:pPr>
              <w:jc w:val="center"/>
              <w:rPr>
                <w:rFonts w:eastAsia="Aptos Narrow"/>
                <w:b/>
                <w:color w:val="000000"/>
                <w:sz w:val="16"/>
                <w:szCs w:val="16"/>
                <w:rPrChange w:id="1650"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51" w:author="Mostafa Sameer" w:date="2024-10-16T01:41:00Z" w16du:dateUtc="2024-10-16T05:41:00Z">
                  <w:rPr>
                    <w:rFonts w:ascii="Aptos Narrow" w:eastAsia="Aptos Narrow" w:hAnsi="Aptos Narrow" w:cs="Aptos Narrow"/>
                    <w:b/>
                    <w:color w:val="000000"/>
                    <w:sz w:val="20"/>
                    <w:szCs w:val="20"/>
                  </w:rPr>
                </w:rPrChange>
              </w:rPr>
              <w:t>Research Source</w:t>
            </w:r>
          </w:p>
        </w:tc>
        <w:tc>
          <w:tcPr>
            <w:tcW w:w="1620" w:type="dxa"/>
            <w:tcBorders>
              <w:top w:val="single" w:sz="4" w:space="0" w:color="000000"/>
              <w:left w:val="nil"/>
              <w:bottom w:val="single" w:sz="4" w:space="0" w:color="000000"/>
              <w:right w:val="single" w:sz="4" w:space="0" w:color="000000"/>
            </w:tcBorders>
            <w:shd w:val="clear" w:color="auto" w:fill="auto"/>
            <w:vAlign w:val="center"/>
          </w:tcPr>
          <w:p w14:paraId="0000010B" w14:textId="77777777" w:rsidR="00A67222" w:rsidRPr="00FC3B6C" w:rsidRDefault="005F6334">
            <w:pPr>
              <w:jc w:val="center"/>
              <w:rPr>
                <w:rFonts w:eastAsia="Aptos Narrow"/>
                <w:b/>
                <w:color w:val="000000"/>
                <w:sz w:val="16"/>
                <w:szCs w:val="16"/>
                <w:rPrChange w:id="1652"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53" w:author="Mostafa Sameer" w:date="2024-10-16T01:41:00Z" w16du:dateUtc="2024-10-16T05:41:00Z">
                  <w:rPr>
                    <w:rFonts w:ascii="Aptos Narrow" w:eastAsia="Aptos Narrow" w:hAnsi="Aptos Narrow" w:cs="Aptos Narrow"/>
                    <w:b/>
                    <w:color w:val="000000"/>
                    <w:sz w:val="20"/>
                    <w:szCs w:val="20"/>
                  </w:rPr>
                </w:rPrChange>
              </w:rPr>
              <w:t>Author</w:t>
            </w:r>
          </w:p>
        </w:tc>
        <w:tc>
          <w:tcPr>
            <w:tcW w:w="2065" w:type="dxa"/>
            <w:tcBorders>
              <w:top w:val="single" w:sz="4" w:space="0" w:color="000000"/>
              <w:left w:val="nil"/>
              <w:bottom w:val="single" w:sz="4" w:space="0" w:color="000000"/>
              <w:right w:val="single" w:sz="4" w:space="0" w:color="000000"/>
            </w:tcBorders>
            <w:shd w:val="clear" w:color="auto" w:fill="auto"/>
            <w:vAlign w:val="center"/>
          </w:tcPr>
          <w:p w14:paraId="0000010C" w14:textId="77777777" w:rsidR="00A67222" w:rsidRPr="00FC3B6C" w:rsidRDefault="005F6334">
            <w:pPr>
              <w:jc w:val="center"/>
              <w:rPr>
                <w:rFonts w:eastAsia="Aptos Narrow"/>
                <w:b/>
                <w:color w:val="000000"/>
                <w:sz w:val="16"/>
                <w:szCs w:val="16"/>
                <w:rPrChange w:id="1654"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55" w:author="Mostafa Sameer" w:date="2024-10-16T01:41:00Z" w16du:dateUtc="2024-10-16T05:41:00Z">
                  <w:rPr>
                    <w:rFonts w:ascii="Aptos Narrow" w:eastAsia="Aptos Narrow" w:hAnsi="Aptos Narrow" w:cs="Aptos Narrow"/>
                    <w:b/>
                    <w:color w:val="000000"/>
                    <w:sz w:val="20"/>
                    <w:szCs w:val="20"/>
                  </w:rPr>
                </w:rPrChange>
              </w:rPr>
              <w:t>Report Title</w:t>
            </w:r>
          </w:p>
        </w:tc>
        <w:tc>
          <w:tcPr>
            <w:tcW w:w="1625" w:type="dxa"/>
            <w:tcBorders>
              <w:top w:val="single" w:sz="4" w:space="0" w:color="000000"/>
              <w:left w:val="nil"/>
              <w:bottom w:val="single" w:sz="4" w:space="0" w:color="000000"/>
              <w:right w:val="single" w:sz="4" w:space="0" w:color="000000"/>
            </w:tcBorders>
            <w:shd w:val="clear" w:color="auto" w:fill="auto"/>
            <w:vAlign w:val="center"/>
          </w:tcPr>
          <w:p w14:paraId="0000010D" w14:textId="77777777" w:rsidR="00A67222" w:rsidRPr="00FC3B6C" w:rsidRDefault="005F6334">
            <w:pPr>
              <w:jc w:val="center"/>
              <w:rPr>
                <w:rFonts w:eastAsia="Aptos Narrow"/>
                <w:b/>
                <w:color w:val="000000"/>
                <w:sz w:val="16"/>
                <w:szCs w:val="16"/>
                <w:rPrChange w:id="1656"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57" w:author="Mostafa Sameer" w:date="2024-10-16T01:41:00Z" w16du:dateUtc="2024-10-16T05:41:00Z">
                  <w:rPr>
                    <w:rFonts w:ascii="Aptos Narrow" w:eastAsia="Aptos Narrow" w:hAnsi="Aptos Narrow" w:cs="Aptos Narrow"/>
                    <w:b/>
                    <w:color w:val="000000"/>
                    <w:sz w:val="20"/>
                    <w:szCs w:val="20"/>
                  </w:rPr>
                </w:rPrChange>
              </w:rPr>
              <w:t>Methods</w:t>
            </w:r>
          </w:p>
        </w:tc>
        <w:tc>
          <w:tcPr>
            <w:tcW w:w="1710" w:type="dxa"/>
            <w:tcBorders>
              <w:top w:val="single" w:sz="4" w:space="0" w:color="000000"/>
              <w:left w:val="nil"/>
              <w:bottom w:val="single" w:sz="4" w:space="0" w:color="000000"/>
              <w:right w:val="single" w:sz="4" w:space="0" w:color="000000"/>
            </w:tcBorders>
            <w:shd w:val="clear" w:color="auto" w:fill="auto"/>
            <w:vAlign w:val="center"/>
          </w:tcPr>
          <w:p w14:paraId="0000010E" w14:textId="77777777" w:rsidR="00A67222" w:rsidRPr="00FC3B6C" w:rsidRDefault="005F6334">
            <w:pPr>
              <w:jc w:val="center"/>
              <w:rPr>
                <w:rFonts w:eastAsia="Aptos Narrow"/>
                <w:b/>
                <w:color w:val="000000"/>
                <w:sz w:val="16"/>
                <w:szCs w:val="16"/>
                <w:rPrChange w:id="1658"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59" w:author="Mostafa Sameer" w:date="2024-10-16T01:41:00Z" w16du:dateUtc="2024-10-16T05:41:00Z">
                  <w:rPr>
                    <w:rFonts w:ascii="Aptos Narrow" w:eastAsia="Aptos Narrow" w:hAnsi="Aptos Narrow" w:cs="Aptos Narrow"/>
                    <w:b/>
                    <w:color w:val="000000"/>
                    <w:sz w:val="20"/>
                    <w:szCs w:val="20"/>
                  </w:rPr>
                </w:rPrChange>
              </w:rPr>
              <w:t>Findings</w:t>
            </w:r>
          </w:p>
        </w:tc>
        <w:tc>
          <w:tcPr>
            <w:tcW w:w="1620" w:type="dxa"/>
            <w:tcBorders>
              <w:top w:val="single" w:sz="4" w:space="0" w:color="000000"/>
              <w:left w:val="nil"/>
              <w:bottom w:val="single" w:sz="4" w:space="0" w:color="000000"/>
              <w:right w:val="single" w:sz="4" w:space="0" w:color="000000"/>
            </w:tcBorders>
            <w:shd w:val="clear" w:color="auto" w:fill="auto"/>
            <w:vAlign w:val="center"/>
          </w:tcPr>
          <w:p w14:paraId="0000010F" w14:textId="77777777" w:rsidR="00A67222" w:rsidRPr="00FC3B6C" w:rsidRDefault="005F6334">
            <w:pPr>
              <w:jc w:val="center"/>
              <w:rPr>
                <w:rFonts w:eastAsia="Aptos Narrow"/>
                <w:b/>
                <w:color w:val="000000"/>
                <w:sz w:val="16"/>
                <w:szCs w:val="16"/>
                <w:rPrChange w:id="1660"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61" w:author="Mostafa Sameer" w:date="2024-10-16T01:41:00Z" w16du:dateUtc="2024-10-16T05:41:00Z">
                  <w:rPr>
                    <w:rFonts w:ascii="Aptos Narrow" w:eastAsia="Aptos Narrow" w:hAnsi="Aptos Narrow" w:cs="Aptos Narrow"/>
                    <w:b/>
                    <w:color w:val="000000"/>
                    <w:sz w:val="20"/>
                    <w:szCs w:val="20"/>
                  </w:rPr>
                </w:rPrChange>
              </w:rPr>
              <w:t>Recommendations</w:t>
            </w:r>
          </w:p>
        </w:tc>
        <w:tc>
          <w:tcPr>
            <w:tcW w:w="990" w:type="dxa"/>
            <w:tcBorders>
              <w:top w:val="single" w:sz="4" w:space="0" w:color="000000"/>
              <w:left w:val="nil"/>
              <w:bottom w:val="single" w:sz="4" w:space="0" w:color="000000"/>
              <w:right w:val="single" w:sz="4" w:space="0" w:color="000000"/>
            </w:tcBorders>
            <w:shd w:val="clear" w:color="auto" w:fill="auto"/>
            <w:vAlign w:val="center"/>
          </w:tcPr>
          <w:p w14:paraId="00000110" w14:textId="77777777" w:rsidR="00A67222" w:rsidRPr="00FC3B6C" w:rsidRDefault="005F6334">
            <w:pPr>
              <w:jc w:val="center"/>
              <w:rPr>
                <w:rFonts w:eastAsia="Aptos Narrow"/>
                <w:b/>
                <w:color w:val="000000"/>
                <w:sz w:val="16"/>
                <w:szCs w:val="16"/>
                <w:rPrChange w:id="1662"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63" w:author="Mostafa Sameer" w:date="2024-10-16T01:41:00Z" w16du:dateUtc="2024-10-16T05:41:00Z">
                  <w:rPr>
                    <w:rFonts w:ascii="Aptos Narrow" w:eastAsia="Aptos Narrow" w:hAnsi="Aptos Narrow" w:cs="Aptos Narrow"/>
                    <w:b/>
                    <w:color w:val="000000"/>
                    <w:sz w:val="20"/>
                    <w:szCs w:val="20"/>
                  </w:rPr>
                </w:rPrChange>
              </w:rPr>
              <w:t>Responsible Team</w:t>
            </w:r>
          </w:p>
        </w:tc>
        <w:tc>
          <w:tcPr>
            <w:tcW w:w="1350" w:type="dxa"/>
            <w:tcBorders>
              <w:top w:val="single" w:sz="4" w:space="0" w:color="000000"/>
              <w:left w:val="nil"/>
              <w:bottom w:val="single" w:sz="4" w:space="0" w:color="000000"/>
              <w:right w:val="single" w:sz="4" w:space="0" w:color="000000"/>
            </w:tcBorders>
            <w:shd w:val="clear" w:color="auto" w:fill="auto"/>
            <w:vAlign w:val="center"/>
          </w:tcPr>
          <w:p w14:paraId="00000111" w14:textId="77777777" w:rsidR="00A67222" w:rsidRPr="00FC3B6C" w:rsidRDefault="005F6334">
            <w:pPr>
              <w:jc w:val="center"/>
              <w:rPr>
                <w:rFonts w:eastAsia="Aptos Narrow"/>
                <w:b/>
                <w:color w:val="000000"/>
                <w:sz w:val="16"/>
                <w:szCs w:val="16"/>
                <w:rPrChange w:id="1664"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65" w:author="Mostafa Sameer" w:date="2024-10-16T01:41:00Z" w16du:dateUtc="2024-10-16T05:41:00Z">
                  <w:rPr>
                    <w:rFonts w:ascii="Aptos Narrow" w:eastAsia="Aptos Narrow" w:hAnsi="Aptos Narrow" w:cs="Aptos Narrow"/>
                    <w:b/>
                    <w:color w:val="000000"/>
                    <w:sz w:val="20"/>
                    <w:szCs w:val="20"/>
                  </w:rPr>
                </w:rPrChange>
              </w:rPr>
              <w:t>Institution</w:t>
            </w:r>
          </w:p>
        </w:tc>
        <w:tc>
          <w:tcPr>
            <w:tcW w:w="1440" w:type="dxa"/>
            <w:tcBorders>
              <w:top w:val="single" w:sz="4" w:space="0" w:color="000000"/>
              <w:left w:val="nil"/>
              <w:bottom w:val="single" w:sz="4" w:space="0" w:color="000000"/>
              <w:right w:val="single" w:sz="4" w:space="0" w:color="000000"/>
            </w:tcBorders>
            <w:shd w:val="clear" w:color="auto" w:fill="auto"/>
            <w:vAlign w:val="center"/>
          </w:tcPr>
          <w:p w14:paraId="00000112" w14:textId="77777777" w:rsidR="00A67222" w:rsidRPr="00FC3B6C" w:rsidRDefault="005F6334">
            <w:pPr>
              <w:jc w:val="center"/>
              <w:rPr>
                <w:rFonts w:eastAsia="Aptos Narrow"/>
                <w:b/>
                <w:color w:val="000000"/>
                <w:sz w:val="16"/>
                <w:szCs w:val="16"/>
                <w:rPrChange w:id="1666"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67" w:author="Mostafa Sameer" w:date="2024-10-16T01:41:00Z" w16du:dateUtc="2024-10-16T05:41:00Z">
                  <w:rPr>
                    <w:rFonts w:ascii="Aptos Narrow" w:eastAsia="Aptos Narrow" w:hAnsi="Aptos Narrow" w:cs="Aptos Narrow"/>
                    <w:b/>
                    <w:color w:val="000000"/>
                    <w:sz w:val="20"/>
                    <w:szCs w:val="20"/>
                  </w:rPr>
                </w:rPrChange>
              </w:rPr>
              <w:t>Objectives</w:t>
            </w:r>
          </w:p>
        </w:tc>
      </w:tr>
      <w:tr w:rsidR="008E74D1" w:rsidRPr="00B83B56" w14:paraId="06FDF9BA" w14:textId="77777777" w:rsidTr="00595E45">
        <w:trPr>
          <w:trHeight w:val="1637"/>
        </w:trPr>
        <w:tc>
          <w:tcPr>
            <w:tcW w:w="1260" w:type="dxa"/>
            <w:tcBorders>
              <w:top w:val="nil"/>
              <w:left w:val="single" w:sz="4" w:space="0" w:color="000000"/>
              <w:bottom w:val="single" w:sz="4" w:space="0" w:color="000000"/>
              <w:right w:val="single" w:sz="4" w:space="0" w:color="000000"/>
            </w:tcBorders>
            <w:shd w:val="clear" w:color="auto" w:fill="auto"/>
            <w:vAlign w:val="center"/>
          </w:tcPr>
          <w:p w14:paraId="00000113" w14:textId="5B1814A7" w:rsidR="00A67222" w:rsidRPr="008E74D1" w:rsidRDefault="005F6334" w:rsidP="00595E45">
            <w:pPr>
              <w:jc w:val="both"/>
              <w:rPr>
                <w:rFonts w:eastAsia="Aptos Narrow"/>
                <w:i/>
                <w:iCs/>
                <w:color w:val="000000"/>
                <w:sz w:val="16"/>
                <w:szCs w:val="16"/>
                <w:rPrChange w:id="1668" w:author="Mostafa Sameer" w:date="2024-10-16T01:41:00Z" w16du:dateUtc="2024-10-16T05:41:00Z">
                  <w:rPr>
                    <w:rFonts w:ascii="Aptos Narrow" w:eastAsia="Aptos Narrow" w:hAnsi="Aptos Narrow" w:cs="Aptos Narrow"/>
                    <w:color w:val="000000"/>
                    <w:sz w:val="20"/>
                    <w:szCs w:val="20"/>
                  </w:rPr>
                </w:rPrChange>
              </w:rPr>
            </w:pPr>
            <w:r w:rsidRPr="008E74D1">
              <w:rPr>
                <w:rFonts w:eastAsia="Aptos Narrow"/>
                <w:i/>
                <w:iCs/>
                <w:color w:val="000000"/>
                <w:sz w:val="16"/>
                <w:szCs w:val="16"/>
                <w:rPrChange w:id="1669" w:author="Mostafa Sameer" w:date="2024-10-16T01:41:00Z" w16du:dateUtc="2024-10-16T05:41:00Z">
                  <w:rPr>
                    <w:rFonts w:ascii="Aptos Narrow" w:eastAsia="Aptos Narrow" w:hAnsi="Aptos Narrow" w:cs="Aptos Narrow"/>
                    <w:color w:val="000000"/>
                    <w:sz w:val="20"/>
                    <w:szCs w:val="20"/>
                  </w:rPr>
                </w:rPrChange>
              </w:rPr>
              <w:t xml:space="preserve">Wind-Driven Rain Tests </w:t>
            </w:r>
            <w:r w:rsidR="0036219E">
              <w:rPr>
                <w:rFonts w:eastAsia="Aptos Narrow"/>
                <w:i/>
                <w:iCs/>
                <w:color w:val="000000"/>
                <w:sz w:val="16"/>
                <w:szCs w:val="16"/>
              </w:rPr>
              <w:t>of</w:t>
            </w:r>
            <w:r w:rsidRPr="008E74D1">
              <w:rPr>
                <w:rFonts w:eastAsia="Aptos Narrow"/>
                <w:i/>
                <w:iCs/>
                <w:color w:val="000000"/>
                <w:sz w:val="16"/>
                <w:szCs w:val="16"/>
                <w:rPrChange w:id="1670" w:author="Mostafa Sameer" w:date="2024-10-16T01:41:00Z" w16du:dateUtc="2024-10-16T05:41:00Z">
                  <w:rPr>
                    <w:rFonts w:ascii="Aptos Narrow" w:eastAsia="Aptos Narrow" w:hAnsi="Aptos Narrow" w:cs="Aptos Narrow"/>
                    <w:color w:val="000000"/>
                    <w:sz w:val="20"/>
                    <w:szCs w:val="20"/>
                  </w:rPr>
                </w:rPrChange>
              </w:rPr>
              <w:t xml:space="preserve"> Building Envelope Systems up to Hurricane-Strength Wind-Driven Rain Intensity.”</w:t>
            </w:r>
          </w:p>
        </w:tc>
        <w:tc>
          <w:tcPr>
            <w:tcW w:w="1620" w:type="dxa"/>
            <w:tcBorders>
              <w:top w:val="nil"/>
              <w:left w:val="nil"/>
              <w:bottom w:val="single" w:sz="4" w:space="0" w:color="000000"/>
              <w:right w:val="single" w:sz="4" w:space="0" w:color="000000"/>
            </w:tcBorders>
            <w:shd w:val="clear" w:color="auto" w:fill="auto"/>
            <w:vAlign w:val="center"/>
          </w:tcPr>
          <w:p w14:paraId="00000114" w14:textId="77777777" w:rsidR="00A67222" w:rsidRPr="00FC3B6C" w:rsidRDefault="005F6334" w:rsidP="00595E45">
            <w:pPr>
              <w:jc w:val="both"/>
              <w:rPr>
                <w:rFonts w:eastAsia="Aptos Narrow"/>
                <w:b/>
                <w:color w:val="000000"/>
                <w:sz w:val="16"/>
                <w:szCs w:val="16"/>
                <w:rPrChange w:id="1671"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72" w:author="Mostafa Sameer" w:date="2024-10-16T01:41:00Z" w16du:dateUtc="2024-10-16T05:41:00Z">
                  <w:rPr>
                    <w:rFonts w:ascii="Aptos Narrow" w:eastAsia="Aptos Narrow" w:hAnsi="Aptos Narrow" w:cs="Aptos Narrow"/>
                    <w:b/>
                    <w:color w:val="000000"/>
                    <w:sz w:val="20"/>
                    <w:szCs w:val="20"/>
                  </w:rPr>
                </w:rPrChange>
              </w:rPr>
              <w:t>Prevatt, D., Smith, D., &amp; Louis, M.</w:t>
            </w:r>
          </w:p>
        </w:tc>
        <w:tc>
          <w:tcPr>
            <w:tcW w:w="2065" w:type="dxa"/>
            <w:tcBorders>
              <w:top w:val="nil"/>
              <w:left w:val="nil"/>
              <w:bottom w:val="single" w:sz="4" w:space="0" w:color="000000"/>
              <w:right w:val="single" w:sz="4" w:space="0" w:color="000000"/>
            </w:tcBorders>
            <w:shd w:val="clear" w:color="auto" w:fill="auto"/>
            <w:vAlign w:val="center"/>
          </w:tcPr>
          <w:p w14:paraId="00000115" w14:textId="77777777" w:rsidR="00A67222" w:rsidRPr="00FC3B6C" w:rsidRDefault="005F6334" w:rsidP="00595E45">
            <w:pPr>
              <w:jc w:val="both"/>
              <w:rPr>
                <w:rFonts w:eastAsia="Aptos Narrow"/>
                <w:color w:val="000000"/>
                <w:sz w:val="16"/>
                <w:szCs w:val="16"/>
                <w:rPrChange w:id="1673"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674" w:author="Mostafa Sameer" w:date="2024-10-16T01:41:00Z" w16du:dateUtc="2024-10-16T05:41:00Z">
                  <w:rPr>
                    <w:rFonts w:ascii="Aptos Narrow" w:eastAsia="Aptos Narrow" w:hAnsi="Aptos Narrow" w:cs="Aptos Narrow"/>
                    <w:color w:val="000000"/>
                    <w:sz w:val="20"/>
                    <w:szCs w:val="20"/>
                  </w:rPr>
                </w:rPrChange>
              </w:rPr>
              <w:t>Test building envelope systems for WDR up to hurricane-strength conditions.</w:t>
            </w:r>
          </w:p>
        </w:tc>
        <w:tc>
          <w:tcPr>
            <w:tcW w:w="1625" w:type="dxa"/>
            <w:tcBorders>
              <w:top w:val="nil"/>
              <w:left w:val="nil"/>
              <w:bottom w:val="single" w:sz="4" w:space="0" w:color="000000"/>
              <w:right w:val="single" w:sz="4" w:space="0" w:color="000000"/>
            </w:tcBorders>
            <w:shd w:val="clear" w:color="auto" w:fill="auto"/>
            <w:vAlign w:val="center"/>
          </w:tcPr>
          <w:p w14:paraId="00000116" w14:textId="7F947829" w:rsidR="00A67222" w:rsidRPr="00FC3B6C" w:rsidRDefault="005F6334" w:rsidP="00595E45">
            <w:pPr>
              <w:jc w:val="both"/>
              <w:rPr>
                <w:rFonts w:eastAsia="Aptos Narrow"/>
                <w:color w:val="000000"/>
                <w:sz w:val="16"/>
                <w:szCs w:val="16"/>
                <w:rPrChange w:id="1675"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676" w:author="Mostafa Sameer" w:date="2024-10-16T01:41:00Z" w16du:dateUtc="2024-10-16T05:41:00Z">
                  <w:rPr>
                    <w:rFonts w:ascii="Aptos Narrow" w:eastAsia="Aptos Narrow" w:hAnsi="Aptos Narrow" w:cs="Aptos Narrow"/>
                    <w:color w:val="000000"/>
                    <w:sz w:val="20"/>
                    <w:szCs w:val="20"/>
                  </w:rPr>
                </w:rPrChange>
              </w:rPr>
              <w:t xml:space="preserve">Simulations </w:t>
            </w:r>
            <w:r w:rsidR="0036219E">
              <w:rPr>
                <w:rFonts w:eastAsia="Aptos Narrow"/>
                <w:color w:val="000000"/>
                <w:sz w:val="16"/>
                <w:szCs w:val="16"/>
              </w:rPr>
              <w:t>of</w:t>
            </w:r>
            <w:r w:rsidRPr="00FC3B6C">
              <w:rPr>
                <w:rFonts w:eastAsia="Aptos Narrow"/>
                <w:color w:val="000000"/>
                <w:sz w:val="16"/>
                <w:szCs w:val="16"/>
                <w:rPrChange w:id="1677" w:author="Mostafa Sameer" w:date="2024-10-16T01:41:00Z" w16du:dateUtc="2024-10-16T05:41:00Z">
                  <w:rPr>
                    <w:rFonts w:ascii="Aptos Narrow" w:eastAsia="Aptos Narrow" w:hAnsi="Aptos Narrow" w:cs="Aptos Narrow"/>
                    <w:color w:val="000000"/>
                    <w:sz w:val="20"/>
                    <w:szCs w:val="20"/>
                  </w:rPr>
                </w:rPrChange>
              </w:rPr>
              <w:t xml:space="preserve"> wind-driven rain exposure at various intensities.</w:t>
            </w:r>
          </w:p>
        </w:tc>
        <w:tc>
          <w:tcPr>
            <w:tcW w:w="1710" w:type="dxa"/>
            <w:tcBorders>
              <w:top w:val="nil"/>
              <w:left w:val="nil"/>
              <w:bottom w:val="single" w:sz="4" w:space="0" w:color="000000"/>
              <w:right w:val="single" w:sz="4" w:space="0" w:color="000000"/>
            </w:tcBorders>
            <w:shd w:val="clear" w:color="auto" w:fill="auto"/>
            <w:vAlign w:val="center"/>
          </w:tcPr>
          <w:p w14:paraId="00000117" w14:textId="77777777" w:rsidR="00A67222" w:rsidRPr="00FC3B6C" w:rsidRDefault="005F6334" w:rsidP="00595E45">
            <w:pPr>
              <w:jc w:val="both"/>
              <w:rPr>
                <w:rFonts w:eastAsia="Aptos Narrow"/>
                <w:color w:val="000000"/>
                <w:sz w:val="16"/>
                <w:szCs w:val="16"/>
                <w:rPrChange w:id="1678"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679" w:author="Mostafa Sameer" w:date="2024-10-16T01:41:00Z" w16du:dateUtc="2024-10-16T05:41:00Z">
                  <w:rPr>
                    <w:rFonts w:ascii="Aptos Narrow" w:eastAsia="Aptos Narrow" w:hAnsi="Aptos Narrow" w:cs="Aptos Narrow"/>
                    <w:color w:val="000000"/>
                    <w:sz w:val="20"/>
                    <w:szCs w:val="20"/>
                  </w:rPr>
                </w:rPrChange>
              </w:rPr>
              <w:t>Found significant vulnerability in envelope systems under hurricane-level WDR. Suggested improvements in design to reduce moisture penetration.</w:t>
            </w:r>
          </w:p>
        </w:tc>
        <w:tc>
          <w:tcPr>
            <w:tcW w:w="1620" w:type="dxa"/>
            <w:tcBorders>
              <w:top w:val="nil"/>
              <w:left w:val="nil"/>
              <w:bottom w:val="single" w:sz="4" w:space="0" w:color="000000"/>
              <w:right w:val="single" w:sz="4" w:space="0" w:color="000000"/>
            </w:tcBorders>
            <w:shd w:val="clear" w:color="auto" w:fill="auto"/>
            <w:vAlign w:val="center"/>
          </w:tcPr>
          <w:p w14:paraId="00000118" w14:textId="19BB6DAD" w:rsidR="00A67222" w:rsidRPr="00FC3B6C" w:rsidRDefault="005F6334" w:rsidP="00595E45">
            <w:pPr>
              <w:jc w:val="both"/>
              <w:rPr>
                <w:rFonts w:eastAsia="Aptos Narrow"/>
                <w:color w:val="000000"/>
                <w:sz w:val="16"/>
                <w:szCs w:val="16"/>
                <w:rPrChange w:id="1680"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681" w:author="Mostafa Sameer" w:date="2024-10-16T01:41:00Z" w16du:dateUtc="2024-10-16T05:41:00Z">
                  <w:rPr>
                    <w:rFonts w:ascii="Aptos Narrow" w:eastAsia="Aptos Narrow" w:hAnsi="Aptos Narrow" w:cs="Aptos Narrow"/>
                    <w:color w:val="000000"/>
                    <w:sz w:val="20"/>
                    <w:szCs w:val="20"/>
                  </w:rPr>
                </w:rPrChange>
              </w:rPr>
              <w:t xml:space="preserve">Proposed updates to building codes to address extreme hurricane conditions, improving the resilience </w:t>
            </w:r>
            <w:r w:rsidR="0036219E">
              <w:rPr>
                <w:rFonts w:eastAsia="Aptos Narrow"/>
                <w:color w:val="000000"/>
                <w:sz w:val="16"/>
                <w:szCs w:val="16"/>
              </w:rPr>
              <w:t>of</w:t>
            </w:r>
            <w:r w:rsidRPr="00FC3B6C">
              <w:rPr>
                <w:rFonts w:eastAsia="Aptos Narrow"/>
                <w:color w:val="000000"/>
                <w:sz w:val="16"/>
                <w:szCs w:val="16"/>
                <w:rPrChange w:id="1682" w:author="Mostafa Sameer" w:date="2024-10-16T01:41:00Z" w16du:dateUtc="2024-10-16T05:41:00Z">
                  <w:rPr>
                    <w:rFonts w:ascii="Aptos Narrow" w:eastAsia="Aptos Narrow" w:hAnsi="Aptos Narrow" w:cs="Aptos Narrow"/>
                    <w:color w:val="000000"/>
                    <w:sz w:val="20"/>
                    <w:szCs w:val="20"/>
                  </w:rPr>
                </w:rPrChange>
              </w:rPr>
              <w:t xml:space="preserve"> envelope systems.</w:t>
            </w:r>
          </w:p>
        </w:tc>
        <w:tc>
          <w:tcPr>
            <w:tcW w:w="990" w:type="dxa"/>
            <w:tcBorders>
              <w:top w:val="nil"/>
              <w:left w:val="nil"/>
              <w:bottom w:val="single" w:sz="4" w:space="0" w:color="000000"/>
              <w:right w:val="single" w:sz="4" w:space="0" w:color="000000"/>
            </w:tcBorders>
            <w:shd w:val="clear" w:color="auto" w:fill="auto"/>
            <w:vAlign w:val="center"/>
          </w:tcPr>
          <w:p w14:paraId="00000119" w14:textId="77777777" w:rsidR="00A67222" w:rsidRPr="00FC3B6C" w:rsidRDefault="005F6334" w:rsidP="00595E45">
            <w:pPr>
              <w:jc w:val="both"/>
              <w:rPr>
                <w:rFonts w:eastAsia="Aptos Narrow"/>
                <w:b/>
                <w:color w:val="000000"/>
                <w:sz w:val="16"/>
                <w:szCs w:val="16"/>
                <w:rPrChange w:id="1683"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84" w:author="Mostafa Sameer" w:date="2024-10-16T01:41:00Z" w16du:dateUtc="2024-10-16T05:41:00Z">
                  <w:rPr>
                    <w:rFonts w:ascii="Aptos Narrow" w:eastAsia="Aptos Narrow" w:hAnsi="Aptos Narrow" w:cs="Aptos Narrow"/>
                    <w:b/>
                    <w:color w:val="000000"/>
                    <w:sz w:val="20"/>
                    <w:szCs w:val="20"/>
                  </w:rPr>
                </w:rPrChange>
              </w:rPr>
              <w:t>FBC Building Code Research</w:t>
            </w:r>
          </w:p>
        </w:tc>
        <w:tc>
          <w:tcPr>
            <w:tcW w:w="1350" w:type="dxa"/>
            <w:tcBorders>
              <w:top w:val="nil"/>
              <w:left w:val="nil"/>
              <w:bottom w:val="single" w:sz="4" w:space="0" w:color="000000"/>
              <w:right w:val="single" w:sz="4" w:space="0" w:color="000000"/>
            </w:tcBorders>
            <w:shd w:val="clear" w:color="auto" w:fill="auto"/>
            <w:vAlign w:val="center"/>
          </w:tcPr>
          <w:p w14:paraId="0000011A" w14:textId="77777777" w:rsidR="00A67222" w:rsidRPr="00FC3B6C" w:rsidRDefault="005F6334" w:rsidP="00595E45">
            <w:pPr>
              <w:jc w:val="both"/>
              <w:rPr>
                <w:rFonts w:eastAsia="Aptos Narrow"/>
                <w:color w:val="000000"/>
                <w:sz w:val="16"/>
                <w:szCs w:val="16"/>
                <w:rPrChange w:id="1685"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686" w:author="Mostafa Sameer" w:date="2024-10-16T01:41:00Z" w16du:dateUtc="2024-10-16T05:41:00Z">
                  <w:rPr>
                    <w:rFonts w:ascii="Aptos Narrow" w:eastAsia="Aptos Narrow" w:hAnsi="Aptos Narrow" w:cs="Aptos Narrow"/>
                    <w:color w:val="000000"/>
                    <w:sz w:val="20"/>
                    <w:szCs w:val="20"/>
                  </w:rPr>
                </w:rPrChange>
              </w:rPr>
              <w:t>Florida Building Commission (FBC)</w:t>
            </w:r>
          </w:p>
        </w:tc>
        <w:tc>
          <w:tcPr>
            <w:tcW w:w="1440" w:type="dxa"/>
            <w:tcBorders>
              <w:top w:val="nil"/>
              <w:left w:val="nil"/>
              <w:bottom w:val="single" w:sz="4" w:space="0" w:color="000000"/>
              <w:right w:val="single" w:sz="4" w:space="0" w:color="000000"/>
            </w:tcBorders>
            <w:shd w:val="clear" w:color="auto" w:fill="auto"/>
            <w:vAlign w:val="center"/>
          </w:tcPr>
          <w:p w14:paraId="0000011B" w14:textId="587A87A7" w:rsidR="00A67222" w:rsidRPr="00FC3B6C" w:rsidRDefault="005F6334" w:rsidP="00595E45">
            <w:pPr>
              <w:jc w:val="both"/>
              <w:rPr>
                <w:rFonts w:eastAsia="Aptos Narrow"/>
                <w:color w:val="000000"/>
                <w:sz w:val="16"/>
                <w:szCs w:val="16"/>
                <w:rPrChange w:id="1687"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688" w:author="Mostafa Sameer" w:date="2024-10-16T01:41:00Z" w16du:dateUtc="2024-10-16T05:41:00Z">
                  <w:rPr>
                    <w:rFonts w:ascii="Aptos Narrow" w:eastAsia="Aptos Narrow" w:hAnsi="Aptos Narrow" w:cs="Aptos Narrow"/>
                    <w:color w:val="000000"/>
                    <w:sz w:val="20"/>
                    <w:szCs w:val="20"/>
                  </w:rPr>
                </w:rPrChange>
              </w:rPr>
              <w:t xml:space="preserve">Research </w:t>
            </w:r>
            <w:r w:rsidR="0036219E">
              <w:rPr>
                <w:rFonts w:eastAsia="Aptos Narrow"/>
                <w:color w:val="000000"/>
                <w:sz w:val="16"/>
                <w:szCs w:val="16"/>
              </w:rPr>
              <w:t>and</w:t>
            </w:r>
            <w:r w:rsidRPr="00FC3B6C">
              <w:rPr>
                <w:rFonts w:eastAsia="Aptos Narrow"/>
                <w:color w:val="000000"/>
                <w:sz w:val="16"/>
                <w:szCs w:val="16"/>
                <w:rPrChange w:id="1689" w:author="Mostafa Sameer" w:date="2024-10-16T01:41:00Z" w16du:dateUtc="2024-10-16T05:41:00Z">
                  <w:rPr>
                    <w:rFonts w:ascii="Aptos Narrow" w:eastAsia="Aptos Narrow" w:hAnsi="Aptos Narrow" w:cs="Aptos Narrow"/>
                    <w:color w:val="000000"/>
                    <w:sz w:val="20"/>
                    <w:szCs w:val="20"/>
                  </w:rPr>
                </w:rPrChange>
              </w:rPr>
              <w:t xml:space="preserve"> code developments aimed at improving building resilience against WDR.</w:t>
            </w:r>
          </w:p>
        </w:tc>
      </w:tr>
      <w:tr w:rsidR="008E74D1" w:rsidRPr="00B83B56" w14:paraId="58621682" w14:textId="77777777" w:rsidTr="00595E45">
        <w:trPr>
          <w:trHeight w:val="2150"/>
        </w:trPr>
        <w:tc>
          <w:tcPr>
            <w:tcW w:w="1260" w:type="dxa"/>
            <w:tcBorders>
              <w:top w:val="nil"/>
              <w:left w:val="single" w:sz="4" w:space="0" w:color="000000"/>
              <w:bottom w:val="single" w:sz="4" w:space="0" w:color="000000"/>
              <w:right w:val="single" w:sz="4" w:space="0" w:color="000000"/>
            </w:tcBorders>
            <w:shd w:val="clear" w:color="auto" w:fill="auto"/>
            <w:vAlign w:val="center"/>
          </w:tcPr>
          <w:p w14:paraId="0000011C" w14:textId="45DD360A" w:rsidR="00A67222" w:rsidRPr="008E74D1" w:rsidRDefault="005F6334" w:rsidP="00595E45">
            <w:pPr>
              <w:jc w:val="both"/>
              <w:rPr>
                <w:rFonts w:eastAsia="Aptos Narrow"/>
                <w:i/>
                <w:iCs/>
                <w:color w:val="000000"/>
                <w:sz w:val="16"/>
                <w:szCs w:val="16"/>
                <w:rPrChange w:id="1690" w:author="Mostafa Sameer" w:date="2024-10-16T01:41:00Z" w16du:dateUtc="2024-10-16T05:41:00Z">
                  <w:rPr>
                    <w:rFonts w:ascii="Aptos Narrow" w:eastAsia="Aptos Narrow" w:hAnsi="Aptos Narrow" w:cs="Aptos Narrow"/>
                    <w:color w:val="000000"/>
                    <w:sz w:val="20"/>
                    <w:szCs w:val="20"/>
                  </w:rPr>
                </w:rPrChange>
              </w:rPr>
            </w:pPr>
            <w:r w:rsidRPr="008E74D1">
              <w:rPr>
                <w:rFonts w:eastAsia="Aptos Narrow"/>
                <w:i/>
                <w:iCs/>
                <w:color w:val="000000"/>
                <w:sz w:val="16"/>
                <w:szCs w:val="16"/>
                <w:rPrChange w:id="1691" w:author="Mostafa Sameer" w:date="2024-10-16T01:41:00Z" w16du:dateUtc="2024-10-16T05:41:00Z">
                  <w:rPr>
                    <w:rFonts w:ascii="Aptos Narrow" w:eastAsia="Aptos Narrow" w:hAnsi="Aptos Narrow" w:cs="Aptos Narrow"/>
                    <w:color w:val="000000"/>
                    <w:sz w:val="20"/>
                    <w:szCs w:val="20"/>
                  </w:rPr>
                </w:rPrChange>
              </w:rPr>
              <w:t xml:space="preserve">Quantification </w:t>
            </w:r>
            <w:r w:rsidR="0036219E">
              <w:rPr>
                <w:rFonts w:eastAsia="Aptos Narrow"/>
                <w:i/>
                <w:iCs/>
                <w:color w:val="000000"/>
                <w:sz w:val="16"/>
                <w:szCs w:val="16"/>
              </w:rPr>
              <w:t>Of</w:t>
            </w:r>
            <w:r w:rsidRPr="008E74D1">
              <w:rPr>
                <w:rFonts w:eastAsia="Aptos Narrow"/>
                <w:i/>
                <w:iCs/>
                <w:color w:val="000000"/>
                <w:sz w:val="16"/>
                <w:szCs w:val="16"/>
                <w:rPrChange w:id="1692" w:author="Mostafa Sameer" w:date="2024-10-16T01:41:00Z" w16du:dateUtc="2024-10-16T05:41:00Z">
                  <w:rPr>
                    <w:rFonts w:ascii="Aptos Narrow" w:eastAsia="Aptos Narrow" w:hAnsi="Aptos Narrow" w:cs="Aptos Narrow"/>
                    <w:color w:val="000000"/>
                    <w:sz w:val="20"/>
                    <w:szCs w:val="20"/>
                  </w:rPr>
                </w:rPrChange>
              </w:rPr>
              <w:t xml:space="preserve"> Wind-Driven Rain (</w:t>
            </w:r>
            <w:proofErr w:type="spellStart"/>
            <w:r w:rsidRPr="008E74D1">
              <w:rPr>
                <w:rFonts w:eastAsia="Aptos Narrow"/>
                <w:i/>
                <w:iCs/>
                <w:color w:val="000000"/>
                <w:sz w:val="16"/>
                <w:szCs w:val="16"/>
                <w:rPrChange w:id="1693" w:author="Mostafa Sameer" w:date="2024-10-16T01:41:00Z" w16du:dateUtc="2024-10-16T05:41:00Z">
                  <w:rPr>
                    <w:rFonts w:ascii="Aptos Narrow" w:eastAsia="Aptos Narrow" w:hAnsi="Aptos Narrow" w:cs="Aptos Narrow"/>
                    <w:color w:val="000000"/>
                    <w:sz w:val="20"/>
                    <w:szCs w:val="20"/>
                  </w:rPr>
                </w:rPrChange>
              </w:rPr>
              <w:t>Wdr</w:t>
            </w:r>
            <w:proofErr w:type="spellEnd"/>
            <w:r w:rsidRPr="008E74D1">
              <w:rPr>
                <w:rFonts w:eastAsia="Aptos Narrow"/>
                <w:i/>
                <w:iCs/>
                <w:color w:val="000000"/>
                <w:sz w:val="16"/>
                <w:szCs w:val="16"/>
                <w:rPrChange w:id="1694" w:author="Mostafa Sameer" w:date="2024-10-16T01:41:00Z" w16du:dateUtc="2024-10-16T05:41:00Z">
                  <w:rPr>
                    <w:rFonts w:ascii="Aptos Narrow" w:eastAsia="Aptos Narrow" w:hAnsi="Aptos Narrow" w:cs="Aptos Narrow"/>
                    <w:color w:val="000000"/>
                    <w:sz w:val="20"/>
                    <w:szCs w:val="20"/>
                  </w:rPr>
                </w:rPrChange>
              </w:rPr>
              <w:t xml:space="preserve">) Intrusion Through Shuttered Sliding Glass Door Systems </w:t>
            </w:r>
          </w:p>
        </w:tc>
        <w:tc>
          <w:tcPr>
            <w:tcW w:w="1620" w:type="dxa"/>
            <w:tcBorders>
              <w:top w:val="nil"/>
              <w:left w:val="nil"/>
              <w:bottom w:val="single" w:sz="4" w:space="0" w:color="000000"/>
              <w:right w:val="single" w:sz="4" w:space="0" w:color="000000"/>
            </w:tcBorders>
            <w:shd w:val="clear" w:color="auto" w:fill="auto"/>
            <w:vAlign w:val="center"/>
          </w:tcPr>
          <w:p w14:paraId="0000011D" w14:textId="77777777" w:rsidR="00A67222" w:rsidRPr="00FC3B6C" w:rsidRDefault="005F6334" w:rsidP="00595E45">
            <w:pPr>
              <w:jc w:val="both"/>
              <w:rPr>
                <w:rFonts w:eastAsia="Aptos Narrow"/>
                <w:b/>
                <w:color w:val="000000"/>
                <w:sz w:val="16"/>
                <w:szCs w:val="16"/>
                <w:rPrChange w:id="1695"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696" w:author="Mostafa Sameer" w:date="2024-10-16T01:41:00Z" w16du:dateUtc="2024-10-16T05:41:00Z">
                  <w:rPr>
                    <w:rFonts w:ascii="Aptos Narrow" w:eastAsia="Aptos Narrow" w:hAnsi="Aptos Narrow" w:cs="Aptos Narrow"/>
                    <w:b/>
                    <w:color w:val="000000"/>
                    <w:sz w:val="20"/>
                    <w:szCs w:val="20"/>
                  </w:rPr>
                </w:rPrChange>
              </w:rPr>
              <w:t xml:space="preserve">Chowdhury, A. G., Erwin, J., &amp; </w:t>
            </w:r>
            <w:proofErr w:type="spellStart"/>
            <w:r w:rsidRPr="00FC3B6C">
              <w:rPr>
                <w:rFonts w:eastAsia="Aptos Narrow"/>
                <w:b/>
                <w:color w:val="000000"/>
                <w:sz w:val="16"/>
                <w:szCs w:val="16"/>
                <w:rPrChange w:id="1697" w:author="Mostafa Sameer" w:date="2024-10-16T01:41:00Z" w16du:dateUtc="2024-10-16T05:41:00Z">
                  <w:rPr>
                    <w:rFonts w:ascii="Aptos Narrow" w:eastAsia="Aptos Narrow" w:hAnsi="Aptos Narrow" w:cs="Aptos Narrow"/>
                    <w:b/>
                    <w:color w:val="000000"/>
                    <w:sz w:val="20"/>
                    <w:szCs w:val="20"/>
                  </w:rPr>
                </w:rPrChange>
              </w:rPr>
              <w:t>Vutukuru</w:t>
            </w:r>
            <w:proofErr w:type="spellEnd"/>
            <w:r w:rsidRPr="00FC3B6C">
              <w:rPr>
                <w:rFonts w:eastAsia="Aptos Narrow"/>
                <w:b/>
                <w:color w:val="000000"/>
                <w:sz w:val="16"/>
                <w:szCs w:val="16"/>
                <w:rPrChange w:id="1698" w:author="Mostafa Sameer" w:date="2024-10-16T01:41:00Z" w16du:dateUtc="2024-10-16T05:41:00Z">
                  <w:rPr>
                    <w:rFonts w:ascii="Aptos Narrow" w:eastAsia="Aptos Narrow" w:hAnsi="Aptos Narrow" w:cs="Aptos Narrow"/>
                    <w:b/>
                    <w:color w:val="000000"/>
                    <w:sz w:val="20"/>
                    <w:szCs w:val="20"/>
                  </w:rPr>
                </w:rPrChange>
              </w:rPr>
              <w:t>, K. S.</w:t>
            </w:r>
          </w:p>
        </w:tc>
        <w:tc>
          <w:tcPr>
            <w:tcW w:w="2065" w:type="dxa"/>
            <w:tcBorders>
              <w:top w:val="nil"/>
              <w:left w:val="nil"/>
              <w:bottom w:val="single" w:sz="4" w:space="0" w:color="000000"/>
              <w:right w:val="single" w:sz="4" w:space="0" w:color="000000"/>
            </w:tcBorders>
            <w:shd w:val="clear" w:color="auto" w:fill="auto"/>
            <w:vAlign w:val="center"/>
          </w:tcPr>
          <w:p w14:paraId="0000011E" w14:textId="77777777" w:rsidR="00A67222" w:rsidRPr="00FC3B6C" w:rsidRDefault="005F6334" w:rsidP="00595E45">
            <w:pPr>
              <w:jc w:val="both"/>
              <w:rPr>
                <w:rFonts w:eastAsia="Aptos Narrow"/>
                <w:color w:val="000000"/>
                <w:sz w:val="16"/>
                <w:szCs w:val="16"/>
                <w:rPrChange w:id="1699"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00" w:author="Mostafa Sameer" w:date="2024-10-16T01:41:00Z" w16du:dateUtc="2024-10-16T05:41:00Z">
                  <w:rPr>
                    <w:rFonts w:ascii="Aptos Narrow" w:eastAsia="Aptos Narrow" w:hAnsi="Aptos Narrow" w:cs="Aptos Narrow"/>
                    <w:color w:val="000000"/>
                    <w:sz w:val="20"/>
                    <w:szCs w:val="20"/>
                  </w:rPr>
                </w:rPrChange>
              </w:rPr>
              <w:t>Quantify WDR intrusion through shuttered sliding glass door systems during hurricanes.</w:t>
            </w:r>
          </w:p>
        </w:tc>
        <w:tc>
          <w:tcPr>
            <w:tcW w:w="1625" w:type="dxa"/>
            <w:tcBorders>
              <w:top w:val="nil"/>
              <w:left w:val="nil"/>
              <w:bottom w:val="single" w:sz="4" w:space="0" w:color="000000"/>
              <w:right w:val="single" w:sz="4" w:space="0" w:color="000000"/>
            </w:tcBorders>
            <w:shd w:val="clear" w:color="auto" w:fill="auto"/>
            <w:vAlign w:val="center"/>
          </w:tcPr>
          <w:p w14:paraId="0000011F" w14:textId="77777777" w:rsidR="00A67222" w:rsidRPr="00FC3B6C" w:rsidRDefault="005F6334" w:rsidP="00595E45">
            <w:pPr>
              <w:jc w:val="both"/>
              <w:rPr>
                <w:rFonts w:eastAsia="Aptos Narrow"/>
                <w:color w:val="000000"/>
                <w:sz w:val="16"/>
                <w:szCs w:val="16"/>
                <w:rPrChange w:id="1701"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02" w:author="Mostafa Sameer" w:date="2024-10-16T01:41:00Z" w16du:dateUtc="2024-10-16T05:41:00Z">
                  <w:rPr>
                    <w:rFonts w:ascii="Aptos Narrow" w:eastAsia="Aptos Narrow" w:hAnsi="Aptos Narrow" w:cs="Aptos Narrow"/>
                    <w:color w:val="000000"/>
                    <w:sz w:val="20"/>
                    <w:szCs w:val="20"/>
                  </w:rPr>
                </w:rPrChange>
              </w:rPr>
              <w:t>Experimental WDR exposure tests on sliding glass door systems, focusing on intrusion through shutters.</w:t>
            </w:r>
          </w:p>
        </w:tc>
        <w:tc>
          <w:tcPr>
            <w:tcW w:w="1710" w:type="dxa"/>
            <w:tcBorders>
              <w:top w:val="nil"/>
              <w:left w:val="nil"/>
              <w:bottom w:val="single" w:sz="4" w:space="0" w:color="000000"/>
              <w:right w:val="single" w:sz="4" w:space="0" w:color="000000"/>
            </w:tcBorders>
            <w:shd w:val="clear" w:color="auto" w:fill="auto"/>
            <w:vAlign w:val="center"/>
          </w:tcPr>
          <w:p w14:paraId="00000120" w14:textId="77777777" w:rsidR="00A67222" w:rsidRPr="00FC3B6C" w:rsidRDefault="005F6334" w:rsidP="00595E45">
            <w:pPr>
              <w:jc w:val="both"/>
              <w:rPr>
                <w:rFonts w:eastAsia="Aptos Narrow"/>
                <w:color w:val="000000"/>
                <w:sz w:val="16"/>
                <w:szCs w:val="16"/>
                <w:rPrChange w:id="1703"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04" w:author="Mostafa Sameer" w:date="2024-10-16T01:41:00Z" w16du:dateUtc="2024-10-16T05:41:00Z">
                  <w:rPr>
                    <w:rFonts w:ascii="Aptos Narrow" w:eastAsia="Aptos Narrow" w:hAnsi="Aptos Narrow" w:cs="Aptos Narrow"/>
                    <w:color w:val="000000"/>
                    <w:sz w:val="20"/>
                    <w:szCs w:val="20"/>
                  </w:rPr>
                </w:rPrChange>
              </w:rPr>
              <w:t>Documented significant water penetration through even shuttered systems under high-intensity WDR, especially around door tracks.</w:t>
            </w:r>
          </w:p>
        </w:tc>
        <w:tc>
          <w:tcPr>
            <w:tcW w:w="1620" w:type="dxa"/>
            <w:tcBorders>
              <w:top w:val="nil"/>
              <w:left w:val="nil"/>
              <w:bottom w:val="single" w:sz="4" w:space="0" w:color="000000"/>
              <w:right w:val="single" w:sz="4" w:space="0" w:color="000000"/>
            </w:tcBorders>
            <w:shd w:val="clear" w:color="auto" w:fill="auto"/>
            <w:vAlign w:val="center"/>
          </w:tcPr>
          <w:p w14:paraId="00000121" w14:textId="3EF0412A" w:rsidR="00A67222" w:rsidRPr="00FC3B6C" w:rsidRDefault="005F6334" w:rsidP="00595E45">
            <w:pPr>
              <w:jc w:val="both"/>
              <w:rPr>
                <w:rFonts w:eastAsia="Aptos Narrow"/>
                <w:color w:val="000000"/>
                <w:sz w:val="16"/>
                <w:szCs w:val="16"/>
                <w:rPrChange w:id="1705"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06" w:author="Mostafa Sameer" w:date="2024-10-16T01:41:00Z" w16du:dateUtc="2024-10-16T05:41:00Z">
                  <w:rPr>
                    <w:rFonts w:ascii="Aptos Narrow" w:eastAsia="Aptos Narrow" w:hAnsi="Aptos Narrow" w:cs="Aptos Narrow"/>
                    <w:color w:val="000000"/>
                    <w:sz w:val="20"/>
                    <w:szCs w:val="20"/>
                  </w:rPr>
                </w:rPrChange>
              </w:rPr>
              <w:t>Proposed modifications to door design to better h</w:t>
            </w:r>
            <w:r w:rsidR="0036219E">
              <w:rPr>
                <w:rFonts w:eastAsia="Aptos Narrow"/>
                <w:color w:val="000000"/>
                <w:sz w:val="16"/>
                <w:szCs w:val="16"/>
              </w:rPr>
              <w:t>and</w:t>
            </w:r>
            <w:r w:rsidRPr="00FC3B6C">
              <w:rPr>
                <w:rFonts w:eastAsia="Aptos Narrow"/>
                <w:color w:val="000000"/>
                <w:sz w:val="16"/>
                <w:szCs w:val="16"/>
                <w:rPrChange w:id="1707" w:author="Mostafa Sameer" w:date="2024-10-16T01:41:00Z" w16du:dateUtc="2024-10-16T05:41:00Z">
                  <w:rPr>
                    <w:rFonts w:ascii="Aptos Narrow" w:eastAsia="Aptos Narrow" w:hAnsi="Aptos Narrow" w:cs="Aptos Narrow"/>
                    <w:color w:val="000000"/>
                    <w:sz w:val="20"/>
                    <w:szCs w:val="20"/>
                  </w:rPr>
                </w:rPrChange>
              </w:rPr>
              <w:t>le WDR. Suggests code changes for shuttered systems, especially for hurricane-prone areas.</w:t>
            </w:r>
          </w:p>
        </w:tc>
        <w:tc>
          <w:tcPr>
            <w:tcW w:w="990" w:type="dxa"/>
            <w:tcBorders>
              <w:top w:val="nil"/>
              <w:left w:val="nil"/>
              <w:bottom w:val="single" w:sz="4" w:space="0" w:color="000000"/>
              <w:right w:val="single" w:sz="4" w:space="0" w:color="000000"/>
            </w:tcBorders>
            <w:shd w:val="clear" w:color="auto" w:fill="auto"/>
            <w:vAlign w:val="center"/>
          </w:tcPr>
          <w:p w14:paraId="00000122" w14:textId="77777777" w:rsidR="00A67222" w:rsidRPr="00FC3B6C" w:rsidRDefault="005F6334" w:rsidP="00595E45">
            <w:pPr>
              <w:jc w:val="both"/>
              <w:rPr>
                <w:rFonts w:eastAsia="Aptos Narrow"/>
                <w:b/>
                <w:color w:val="000000"/>
                <w:sz w:val="16"/>
                <w:szCs w:val="16"/>
                <w:rPrChange w:id="1708"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709" w:author="Mostafa Sameer" w:date="2024-10-16T01:41:00Z" w16du:dateUtc="2024-10-16T05:41:00Z">
                  <w:rPr>
                    <w:rFonts w:ascii="Aptos Narrow" w:eastAsia="Aptos Narrow" w:hAnsi="Aptos Narrow" w:cs="Aptos Narrow"/>
                    <w:b/>
                    <w:color w:val="000000"/>
                    <w:sz w:val="20"/>
                    <w:szCs w:val="20"/>
                  </w:rPr>
                </w:rPrChange>
              </w:rPr>
              <w:t>FIU Wind Engineering &amp; Hurricane Research Laboratory (WERL)</w:t>
            </w:r>
          </w:p>
        </w:tc>
        <w:tc>
          <w:tcPr>
            <w:tcW w:w="1350" w:type="dxa"/>
            <w:tcBorders>
              <w:top w:val="nil"/>
              <w:left w:val="nil"/>
              <w:bottom w:val="single" w:sz="4" w:space="0" w:color="000000"/>
              <w:right w:val="single" w:sz="4" w:space="0" w:color="000000"/>
            </w:tcBorders>
            <w:shd w:val="clear" w:color="auto" w:fill="auto"/>
            <w:vAlign w:val="center"/>
          </w:tcPr>
          <w:p w14:paraId="00000123" w14:textId="129045D8" w:rsidR="00A67222" w:rsidRPr="00FC3B6C" w:rsidRDefault="005F6334" w:rsidP="00595E45">
            <w:pPr>
              <w:jc w:val="both"/>
              <w:rPr>
                <w:rFonts w:eastAsia="Aptos Narrow"/>
                <w:color w:val="000000"/>
                <w:sz w:val="16"/>
                <w:szCs w:val="16"/>
                <w:rPrChange w:id="1710"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11" w:author="Mostafa Sameer" w:date="2024-10-16T01:41:00Z" w16du:dateUtc="2024-10-16T05:41:00Z">
                  <w:rPr>
                    <w:rFonts w:ascii="Aptos Narrow" w:eastAsia="Aptos Narrow" w:hAnsi="Aptos Narrow" w:cs="Aptos Narrow"/>
                    <w:color w:val="000000"/>
                    <w:sz w:val="20"/>
                    <w:szCs w:val="20"/>
                  </w:rPr>
                </w:rPrChange>
              </w:rPr>
              <w:t xml:space="preserve">FIU (Dr. Chowdhury </w:t>
            </w:r>
            <w:r w:rsidR="0036219E">
              <w:rPr>
                <w:rFonts w:eastAsia="Aptos Narrow"/>
                <w:color w:val="000000"/>
                <w:sz w:val="16"/>
                <w:szCs w:val="16"/>
              </w:rPr>
              <w:t>and</w:t>
            </w:r>
            <w:r w:rsidRPr="00FC3B6C">
              <w:rPr>
                <w:rFonts w:eastAsia="Aptos Narrow"/>
                <w:color w:val="000000"/>
                <w:sz w:val="16"/>
                <w:szCs w:val="16"/>
                <w:rPrChange w:id="1712" w:author="Mostafa Sameer" w:date="2024-10-16T01:41:00Z" w16du:dateUtc="2024-10-16T05:41:00Z">
                  <w:rPr>
                    <w:rFonts w:ascii="Aptos Narrow" w:eastAsia="Aptos Narrow" w:hAnsi="Aptos Narrow" w:cs="Aptos Narrow"/>
                    <w:color w:val="000000"/>
                    <w:sz w:val="20"/>
                    <w:szCs w:val="20"/>
                  </w:rPr>
                </w:rPrChange>
              </w:rPr>
              <w:t xml:space="preserve"> team)</w:t>
            </w:r>
          </w:p>
        </w:tc>
        <w:tc>
          <w:tcPr>
            <w:tcW w:w="1440" w:type="dxa"/>
            <w:tcBorders>
              <w:top w:val="nil"/>
              <w:left w:val="nil"/>
              <w:bottom w:val="single" w:sz="4" w:space="0" w:color="000000"/>
              <w:right w:val="single" w:sz="4" w:space="0" w:color="000000"/>
            </w:tcBorders>
            <w:shd w:val="clear" w:color="auto" w:fill="auto"/>
            <w:vAlign w:val="center"/>
          </w:tcPr>
          <w:p w14:paraId="52B5677C" w14:textId="6BC5F097" w:rsidR="00FC3B6C" w:rsidRDefault="005F6334" w:rsidP="00595E45">
            <w:pPr>
              <w:jc w:val="both"/>
              <w:rPr>
                <w:rFonts w:eastAsia="Aptos Narrow"/>
                <w:color w:val="000000"/>
                <w:sz w:val="16"/>
                <w:szCs w:val="16"/>
              </w:rPr>
            </w:pPr>
            <w:r w:rsidRPr="00FC3B6C">
              <w:rPr>
                <w:rFonts w:eastAsia="Aptos Narrow"/>
                <w:color w:val="000000"/>
                <w:sz w:val="16"/>
                <w:szCs w:val="16"/>
                <w:rPrChange w:id="1713" w:author="Mostafa Sameer" w:date="2024-10-16T01:41:00Z" w16du:dateUtc="2024-10-16T05:41:00Z">
                  <w:rPr>
                    <w:rFonts w:ascii="Aptos Narrow" w:eastAsia="Aptos Narrow" w:hAnsi="Aptos Narrow" w:cs="Aptos Narrow"/>
                    <w:color w:val="000000"/>
                    <w:sz w:val="20"/>
                    <w:szCs w:val="20"/>
                  </w:rPr>
                </w:rPrChange>
              </w:rPr>
              <w:t xml:space="preserve">Performance </w:t>
            </w:r>
            <w:r w:rsidR="0036219E">
              <w:rPr>
                <w:rFonts w:eastAsia="Aptos Narrow"/>
                <w:color w:val="000000"/>
                <w:sz w:val="16"/>
                <w:szCs w:val="16"/>
              </w:rPr>
              <w:t>of</w:t>
            </w:r>
            <w:r w:rsidRPr="00FC3B6C">
              <w:rPr>
                <w:rFonts w:eastAsia="Aptos Narrow"/>
                <w:color w:val="000000"/>
                <w:sz w:val="16"/>
                <w:szCs w:val="16"/>
                <w:rPrChange w:id="1714" w:author="Mostafa Sameer" w:date="2024-10-16T01:41:00Z" w16du:dateUtc="2024-10-16T05:41:00Z">
                  <w:rPr>
                    <w:rFonts w:ascii="Aptos Narrow" w:eastAsia="Aptos Narrow" w:hAnsi="Aptos Narrow" w:cs="Aptos Narrow"/>
                    <w:color w:val="000000"/>
                    <w:sz w:val="20"/>
                    <w:szCs w:val="20"/>
                  </w:rPr>
                </w:rPrChange>
              </w:rPr>
              <w:t xml:space="preserve"> buildings </w:t>
            </w:r>
            <w:r w:rsidR="0036219E">
              <w:rPr>
                <w:rFonts w:eastAsia="Aptos Narrow"/>
                <w:color w:val="000000"/>
                <w:sz w:val="16"/>
                <w:szCs w:val="16"/>
              </w:rPr>
              <w:t>and</w:t>
            </w:r>
            <w:r w:rsidRPr="00FC3B6C">
              <w:rPr>
                <w:rFonts w:eastAsia="Aptos Narrow"/>
                <w:color w:val="000000"/>
                <w:sz w:val="16"/>
                <w:szCs w:val="16"/>
                <w:rPrChange w:id="1715" w:author="Mostafa Sameer" w:date="2024-10-16T01:41:00Z" w16du:dateUtc="2024-10-16T05:41:00Z">
                  <w:rPr>
                    <w:rFonts w:ascii="Aptos Narrow" w:eastAsia="Aptos Narrow" w:hAnsi="Aptos Narrow" w:cs="Aptos Narrow"/>
                    <w:color w:val="000000"/>
                    <w:sz w:val="20"/>
                    <w:szCs w:val="20"/>
                  </w:rPr>
                </w:rPrChange>
              </w:rPr>
              <w:t xml:space="preserve"> materials under extreme wind </w:t>
            </w:r>
            <w:r w:rsidR="0036219E">
              <w:rPr>
                <w:rFonts w:eastAsia="Aptos Narrow"/>
                <w:color w:val="000000"/>
                <w:sz w:val="16"/>
                <w:szCs w:val="16"/>
              </w:rPr>
              <w:t>and</w:t>
            </w:r>
            <w:r w:rsidRPr="00FC3B6C">
              <w:rPr>
                <w:rFonts w:eastAsia="Aptos Narrow"/>
                <w:color w:val="000000"/>
                <w:sz w:val="16"/>
                <w:szCs w:val="16"/>
                <w:rPrChange w:id="1716" w:author="Mostafa Sameer" w:date="2024-10-16T01:41:00Z" w16du:dateUtc="2024-10-16T05:41:00Z">
                  <w:rPr>
                    <w:rFonts w:ascii="Aptos Narrow" w:eastAsia="Aptos Narrow" w:hAnsi="Aptos Narrow" w:cs="Aptos Narrow"/>
                    <w:color w:val="000000"/>
                    <w:sz w:val="20"/>
                    <w:szCs w:val="20"/>
                  </w:rPr>
                </w:rPrChange>
              </w:rPr>
              <w:t xml:space="preserve"> rain conditions; </w:t>
            </w:r>
            <w:r w:rsidRPr="00FC3B6C">
              <w:rPr>
                <w:rFonts w:eastAsia="Aptos Narrow"/>
                <w:color w:val="000000"/>
                <w:sz w:val="16"/>
                <w:szCs w:val="16"/>
                <w:rPrChange w:id="1717" w:author="Mostafa Sameer" w:date="2024-10-16T01:41:00Z" w16du:dateUtc="2024-10-16T05:41:00Z">
                  <w:rPr>
                    <w:rFonts w:ascii="Aptos Narrow" w:eastAsia="Aptos Narrow" w:hAnsi="Aptos Narrow" w:cs="Aptos Narrow"/>
                    <w:color w:val="000000"/>
                    <w:sz w:val="20"/>
                    <w:szCs w:val="20"/>
                  </w:rPr>
                </w:rPrChange>
              </w:rPr>
              <w:br/>
            </w:r>
          </w:p>
          <w:p w14:paraId="00000124" w14:textId="6A90DE84" w:rsidR="00A67222" w:rsidRPr="00FC3B6C" w:rsidRDefault="005F6334" w:rsidP="00595E45">
            <w:pPr>
              <w:jc w:val="both"/>
              <w:rPr>
                <w:rFonts w:eastAsia="Aptos Narrow"/>
                <w:color w:val="000000"/>
                <w:sz w:val="16"/>
                <w:szCs w:val="16"/>
                <w:rPrChange w:id="1718"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19" w:author="Mostafa Sameer" w:date="2024-10-16T01:41:00Z" w16du:dateUtc="2024-10-16T05:41:00Z">
                  <w:rPr>
                    <w:rFonts w:ascii="Aptos Narrow" w:eastAsia="Aptos Narrow" w:hAnsi="Aptos Narrow" w:cs="Aptos Narrow"/>
                    <w:color w:val="000000"/>
                    <w:sz w:val="20"/>
                    <w:szCs w:val="20"/>
                  </w:rPr>
                </w:rPrChange>
              </w:rPr>
              <w:t>WDR studies specifically on sliding glass doors.</w:t>
            </w:r>
          </w:p>
        </w:tc>
      </w:tr>
      <w:tr w:rsidR="008E74D1" w:rsidRPr="00B83B56" w14:paraId="46064D12" w14:textId="77777777" w:rsidTr="00595E45">
        <w:trPr>
          <w:trHeight w:val="593"/>
        </w:trPr>
        <w:tc>
          <w:tcPr>
            <w:tcW w:w="1260" w:type="dxa"/>
            <w:tcBorders>
              <w:top w:val="nil"/>
              <w:left w:val="single" w:sz="4" w:space="0" w:color="000000"/>
              <w:bottom w:val="single" w:sz="4" w:space="0" w:color="000000"/>
              <w:right w:val="single" w:sz="4" w:space="0" w:color="000000"/>
            </w:tcBorders>
            <w:shd w:val="clear" w:color="auto" w:fill="auto"/>
            <w:vAlign w:val="center"/>
          </w:tcPr>
          <w:p w14:paraId="00000125" w14:textId="526F02A3" w:rsidR="00A67222" w:rsidRPr="008E74D1" w:rsidRDefault="005F6334" w:rsidP="00595E45">
            <w:pPr>
              <w:jc w:val="both"/>
              <w:rPr>
                <w:rFonts w:eastAsia="Aptos Narrow"/>
                <w:i/>
                <w:iCs/>
                <w:color w:val="000000"/>
                <w:sz w:val="16"/>
                <w:szCs w:val="16"/>
                <w:rPrChange w:id="1720" w:author="Mostafa Sameer" w:date="2024-10-16T01:41:00Z" w16du:dateUtc="2024-10-16T05:41:00Z">
                  <w:rPr>
                    <w:rFonts w:ascii="Aptos Narrow" w:eastAsia="Aptos Narrow" w:hAnsi="Aptos Narrow" w:cs="Aptos Narrow"/>
                    <w:color w:val="000000"/>
                    <w:sz w:val="20"/>
                    <w:szCs w:val="20"/>
                  </w:rPr>
                </w:rPrChange>
              </w:rPr>
            </w:pPr>
            <w:r w:rsidRPr="008E74D1">
              <w:rPr>
                <w:rFonts w:eastAsia="Aptos Narrow"/>
                <w:i/>
                <w:iCs/>
                <w:color w:val="000000"/>
                <w:sz w:val="16"/>
                <w:szCs w:val="16"/>
                <w:rPrChange w:id="1721" w:author="Mostafa Sameer" w:date="2024-10-16T01:41:00Z" w16du:dateUtc="2024-10-16T05:41:00Z">
                  <w:rPr>
                    <w:rFonts w:ascii="Aptos Narrow" w:eastAsia="Aptos Narrow" w:hAnsi="Aptos Narrow" w:cs="Aptos Narrow"/>
                    <w:color w:val="000000"/>
                    <w:sz w:val="20"/>
                    <w:szCs w:val="20"/>
                  </w:rPr>
                </w:rPrChange>
              </w:rPr>
              <w:t xml:space="preserve">Assessing the Need to Modernize Water Penetration Resistance Test Procedures </w:t>
            </w:r>
          </w:p>
        </w:tc>
        <w:tc>
          <w:tcPr>
            <w:tcW w:w="1620" w:type="dxa"/>
            <w:tcBorders>
              <w:top w:val="nil"/>
              <w:left w:val="nil"/>
              <w:bottom w:val="single" w:sz="4" w:space="0" w:color="000000"/>
              <w:right w:val="single" w:sz="4" w:space="0" w:color="000000"/>
            </w:tcBorders>
            <w:shd w:val="clear" w:color="auto" w:fill="auto"/>
            <w:vAlign w:val="center"/>
          </w:tcPr>
          <w:p w14:paraId="00000126" w14:textId="77777777" w:rsidR="00A67222" w:rsidRPr="00FC3B6C" w:rsidRDefault="005F6334" w:rsidP="00595E45">
            <w:pPr>
              <w:jc w:val="both"/>
              <w:rPr>
                <w:rFonts w:eastAsia="Aptos Narrow"/>
                <w:b/>
                <w:color w:val="000000"/>
                <w:sz w:val="16"/>
                <w:szCs w:val="16"/>
                <w:rPrChange w:id="1722" w:author="Mostafa Sameer" w:date="2024-10-16T01:41:00Z" w16du:dateUtc="2024-10-16T05:41:00Z">
                  <w:rPr>
                    <w:rFonts w:ascii="Aptos Narrow" w:eastAsia="Aptos Narrow" w:hAnsi="Aptos Narrow" w:cs="Aptos Narrow"/>
                    <w:b/>
                    <w:color w:val="000000"/>
                    <w:sz w:val="20"/>
                    <w:szCs w:val="20"/>
                  </w:rPr>
                </w:rPrChange>
              </w:rPr>
            </w:pPr>
            <w:proofErr w:type="spellStart"/>
            <w:r w:rsidRPr="00FC3B6C">
              <w:rPr>
                <w:rFonts w:eastAsia="Aptos Narrow"/>
                <w:b/>
                <w:color w:val="000000"/>
                <w:sz w:val="16"/>
                <w:szCs w:val="16"/>
                <w:rPrChange w:id="1723" w:author="Mostafa Sameer" w:date="2024-10-16T01:41:00Z" w16du:dateUtc="2024-10-16T05:41:00Z">
                  <w:rPr>
                    <w:rFonts w:ascii="Aptos Narrow" w:eastAsia="Aptos Narrow" w:hAnsi="Aptos Narrow" w:cs="Aptos Narrow"/>
                    <w:b/>
                    <w:color w:val="000000"/>
                    <w:sz w:val="20"/>
                    <w:szCs w:val="20"/>
                  </w:rPr>
                </w:rPrChange>
              </w:rPr>
              <w:t>Catarelli</w:t>
            </w:r>
            <w:proofErr w:type="spellEnd"/>
            <w:r w:rsidRPr="00FC3B6C">
              <w:rPr>
                <w:rFonts w:eastAsia="Aptos Narrow"/>
                <w:b/>
                <w:color w:val="000000"/>
                <w:sz w:val="16"/>
                <w:szCs w:val="16"/>
                <w:rPrChange w:id="1724" w:author="Mostafa Sameer" w:date="2024-10-16T01:41:00Z" w16du:dateUtc="2024-10-16T05:41:00Z">
                  <w:rPr>
                    <w:rFonts w:ascii="Aptos Narrow" w:eastAsia="Aptos Narrow" w:hAnsi="Aptos Narrow" w:cs="Aptos Narrow"/>
                    <w:b/>
                    <w:color w:val="000000"/>
                    <w:sz w:val="20"/>
                    <w:szCs w:val="20"/>
                  </w:rPr>
                </w:rPrChange>
              </w:rPr>
              <w:t>, R. A., &amp; Phillips, B. M.</w:t>
            </w:r>
          </w:p>
        </w:tc>
        <w:tc>
          <w:tcPr>
            <w:tcW w:w="2065" w:type="dxa"/>
            <w:tcBorders>
              <w:top w:val="nil"/>
              <w:left w:val="nil"/>
              <w:bottom w:val="single" w:sz="4" w:space="0" w:color="000000"/>
              <w:right w:val="single" w:sz="4" w:space="0" w:color="000000"/>
            </w:tcBorders>
            <w:shd w:val="clear" w:color="auto" w:fill="auto"/>
            <w:vAlign w:val="center"/>
          </w:tcPr>
          <w:p w14:paraId="00000127" w14:textId="77777777" w:rsidR="00A67222" w:rsidRPr="00FC3B6C" w:rsidRDefault="005F6334" w:rsidP="00595E45">
            <w:pPr>
              <w:jc w:val="both"/>
              <w:rPr>
                <w:rFonts w:eastAsia="Aptos Narrow"/>
                <w:color w:val="000000"/>
                <w:sz w:val="16"/>
                <w:szCs w:val="16"/>
                <w:rPrChange w:id="1725"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26" w:author="Mostafa Sameer" w:date="2024-10-16T01:41:00Z" w16du:dateUtc="2024-10-16T05:41:00Z">
                  <w:rPr>
                    <w:rFonts w:ascii="Aptos Narrow" w:eastAsia="Aptos Narrow" w:hAnsi="Aptos Narrow" w:cs="Aptos Narrow"/>
                    <w:color w:val="000000"/>
                    <w:sz w:val="20"/>
                    <w:szCs w:val="20"/>
                  </w:rPr>
                </w:rPrChange>
              </w:rPr>
              <w:t>Assess the need to modernize water penetration resistance test procedures for building materials, particularly for sliding windows.</w:t>
            </w:r>
          </w:p>
        </w:tc>
        <w:tc>
          <w:tcPr>
            <w:tcW w:w="1625" w:type="dxa"/>
            <w:tcBorders>
              <w:top w:val="nil"/>
              <w:left w:val="nil"/>
              <w:bottom w:val="single" w:sz="4" w:space="0" w:color="000000"/>
              <w:right w:val="single" w:sz="4" w:space="0" w:color="000000"/>
            </w:tcBorders>
            <w:shd w:val="clear" w:color="auto" w:fill="auto"/>
            <w:vAlign w:val="center"/>
          </w:tcPr>
          <w:p w14:paraId="00000128" w14:textId="11B97B9D" w:rsidR="00A67222" w:rsidRPr="00FC3B6C" w:rsidRDefault="005F6334" w:rsidP="00595E45">
            <w:pPr>
              <w:jc w:val="both"/>
              <w:rPr>
                <w:rFonts w:eastAsia="Aptos Narrow"/>
                <w:color w:val="000000"/>
                <w:sz w:val="16"/>
                <w:szCs w:val="16"/>
                <w:rPrChange w:id="1727"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28" w:author="Mostafa Sameer" w:date="2024-10-16T01:41:00Z" w16du:dateUtc="2024-10-16T05:41:00Z">
                  <w:rPr>
                    <w:rFonts w:ascii="Aptos Narrow" w:eastAsia="Aptos Narrow" w:hAnsi="Aptos Narrow" w:cs="Aptos Narrow"/>
                    <w:color w:val="000000"/>
                    <w:sz w:val="20"/>
                    <w:szCs w:val="20"/>
                  </w:rPr>
                </w:rPrChange>
              </w:rPr>
              <w:t xml:space="preserve">Review </w:t>
            </w:r>
            <w:r w:rsidR="0036219E">
              <w:rPr>
                <w:rFonts w:eastAsia="Aptos Narrow"/>
                <w:color w:val="000000"/>
                <w:sz w:val="16"/>
                <w:szCs w:val="16"/>
              </w:rPr>
              <w:t>of</w:t>
            </w:r>
            <w:r w:rsidRPr="00FC3B6C">
              <w:rPr>
                <w:rFonts w:eastAsia="Aptos Narrow"/>
                <w:color w:val="000000"/>
                <w:sz w:val="16"/>
                <w:szCs w:val="16"/>
                <w:rPrChange w:id="1729" w:author="Mostafa Sameer" w:date="2024-10-16T01:41:00Z" w16du:dateUtc="2024-10-16T05:41:00Z">
                  <w:rPr>
                    <w:rFonts w:ascii="Aptos Narrow" w:eastAsia="Aptos Narrow" w:hAnsi="Aptos Narrow" w:cs="Aptos Narrow"/>
                    <w:color w:val="000000"/>
                    <w:sz w:val="20"/>
                    <w:szCs w:val="20"/>
                  </w:rPr>
                </w:rPrChange>
              </w:rPr>
              <w:t xml:space="preserve"> existing test methods </w:t>
            </w:r>
            <w:r w:rsidR="0036219E">
              <w:rPr>
                <w:rFonts w:eastAsia="Aptos Narrow"/>
                <w:color w:val="000000"/>
                <w:sz w:val="16"/>
                <w:szCs w:val="16"/>
              </w:rPr>
              <w:t>and</w:t>
            </w:r>
            <w:r w:rsidRPr="00FC3B6C">
              <w:rPr>
                <w:rFonts w:eastAsia="Aptos Narrow"/>
                <w:color w:val="000000"/>
                <w:sz w:val="16"/>
                <w:szCs w:val="16"/>
                <w:rPrChange w:id="1730" w:author="Mostafa Sameer" w:date="2024-10-16T01:41:00Z" w16du:dateUtc="2024-10-16T05:41:00Z">
                  <w:rPr>
                    <w:rFonts w:ascii="Aptos Narrow" w:eastAsia="Aptos Narrow" w:hAnsi="Aptos Narrow" w:cs="Aptos Narrow"/>
                    <w:color w:val="000000"/>
                    <w:sz w:val="20"/>
                    <w:szCs w:val="20"/>
                  </w:rPr>
                </w:rPrChange>
              </w:rPr>
              <w:t xml:space="preserve"> performance evaluations, comparison to actual WDR conditions in Florida.</w:t>
            </w:r>
          </w:p>
        </w:tc>
        <w:tc>
          <w:tcPr>
            <w:tcW w:w="1710" w:type="dxa"/>
            <w:tcBorders>
              <w:top w:val="nil"/>
              <w:left w:val="nil"/>
              <w:bottom w:val="single" w:sz="4" w:space="0" w:color="000000"/>
              <w:right w:val="single" w:sz="4" w:space="0" w:color="000000"/>
            </w:tcBorders>
            <w:shd w:val="clear" w:color="auto" w:fill="auto"/>
            <w:vAlign w:val="center"/>
          </w:tcPr>
          <w:p w14:paraId="00000129" w14:textId="7775B6D6" w:rsidR="00A67222" w:rsidRPr="00FC3B6C" w:rsidRDefault="005F6334" w:rsidP="00595E45">
            <w:pPr>
              <w:jc w:val="both"/>
              <w:rPr>
                <w:rFonts w:eastAsia="Aptos Narrow"/>
                <w:color w:val="000000"/>
                <w:sz w:val="16"/>
                <w:szCs w:val="16"/>
                <w:rPrChange w:id="1731"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32" w:author="Mostafa Sameer" w:date="2024-10-16T01:41:00Z" w16du:dateUtc="2024-10-16T05:41:00Z">
                  <w:rPr>
                    <w:rFonts w:ascii="Aptos Narrow" w:eastAsia="Aptos Narrow" w:hAnsi="Aptos Narrow" w:cs="Aptos Narrow"/>
                    <w:color w:val="000000"/>
                    <w:sz w:val="20"/>
                    <w:szCs w:val="20"/>
                  </w:rPr>
                </w:rPrChange>
              </w:rPr>
              <w:t>Identified gaps in current testing st</w:t>
            </w:r>
            <w:r w:rsidR="0036219E">
              <w:rPr>
                <w:rFonts w:eastAsia="Aptos Narrow"/>
                <w:color w:val="000000"/>
                <w:sz w:val="16"/>
                <w:szCs w:val="16"/>
              </w:rPr>
              <w:t>and</w:t>
            </w:r>
            <w:r w:rsidRPr="00FC3B6C">
              <w:rPr>
                <w:rFonts w:eastAsia="Aptos Narrow"/>
                <w:color w:val="000000"/>
                <w:sz w:val="16"/>
                <w:szCs w:val="16"/>
                <w:rPrChange w:id="1733" w:author="Mostafa Sameer" w:date="2024-10-16T01:41:00Z" w16du:dateUtc="2024-10-16T05:41:00Z">
                  <w:rPr>
                    <w:rFonts w:ascii="Aptos Narrow" w:eastAsia="Aptos Narrow" w:hAnsi="Aptos Narrow" w:cs="Aptos Narrow"/>
                    <w:color w:val="000000"/>
                    <w:sz w:val="20"/>
                    <w:szCs w:val="20"/>
                  </w:rPr>
                </w:rPrChange>
              </w:rPr>
              <w:t>ards, which do not simulate actual hurricane WDR conditions adequately.</w:t>
            </w:r>
          </w:p>
        </w:tc>
        <w:tc>
          <w:tcPr>
            <w:tcW w:w="1620" w:type="dxa"/>
            <w:tcBorders>
              <w:top w:val="nil"/>
              <w:left w:val="nil"/>
              <w:bottom w:val="single" w:sz="4" w:space="0" w:color="000000"/>
              <w:right w:val="single" w:sz="4" w:space="0" w:color="000000"/>
            </w:tcBorders>
            <w:shd w:val="clear" w:color="auto" w:fill="auto"/>
            <w:vAlign w:val="center"/>
          </w:tcPr>
          <w:p w14:paraId="0000012A" w14:textId="26C39564" w:rsidR="00A67222" w:rsidRPr="00FC3B6C" w:rsidRDefault="005F6334" w:rsidP="00595E45">
            <w:pPr>
              <w:jc w:val="both"/>
              <w:rPr>
                <w:rFonts w:eastAsia="Aptos Narrow"/>
                <w:color w:val="000000"/>
                <w:sz w:val="16"/>
                <w:szCs w:val="16"/>
                <w:rPrChange w:id="1734"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35" w:author="Mostafa Sameer" w:date="2024-10-16T01:41:00Z" w16du:dateUtc="2024-10-16T05:41:00Z">
                  <w:rPr>
                    <w:rFonts w:ascii="Aptos Narrow" w:eastAsia="Aptos Narrow" w:hAnsi="Aptos Narrow" w:cs="Aptos Narrow"/>
                    <w:color w:val="000000"/>
                    <w:sz w:val="20"/>
                    <w:szCs w:val="20"/>
                  </w:rPr>
                </w:rPrChange>
              </w:rPr>
              <w:t>Recommended modernizing Florida Building Code (FBC) testing st</w:t>
            </w:r>
            <w:r w:rsidR="0036219E">
              <w:rPr>
                <w:rFonts w:eastAsia="Aptos Narrow"/>
                <w:color w:val="000000"/>
                <w:sz w:val="16"/>
                <w:szCs w:val="16"/>
              </w:rPr>
              <w:t>and</w:t>
            </w:r>
            <w:r w:rsidRPr="00FC3B6C">
              <w:rPr>
                <w:rFonts w:eastAsia="Aptos Narrow"/>
                <w:color w:val="000000"/>
                <w:sz w:val="16"/>
                <w:szCs w:val="16"/>
                <w:rPrChange w:id="1736" w:author="Mostafa Sameer" w:date="2024-10-16T01:41:00Z" w16du:dateUtc="2024-10-16T05:41:00Z">
                  <w:rPr>
                    <w:rFonts w:ascii="Aptos Narrow" w:eastAsia="Aptos Narrow" w:hAnsi="Aptos Narrow" w:cs="Aptos Narrow"/>
                    <w:color w:val="000000"/>
                    <w:sz w:val="20"/>
                    <w:szCs w:val="20"/>
                  </w:rPr>
                </w:rPrChange>
              </w:rPr>
              <w:t>ards for water penetration, with updates to better reflect hurricane conditions.</w:t>
            </w:r>
          </w:p>
        </w:tc>
        <w:tc>
          <w:tcPr>
            <w:tcW w:w="990" w:type="dxa"/>
            <w:tcBorders>
              <w:top w:val="nil"/>
              <w:left w:val="nil"/>
              <w:bottom w:val="single" w:sz="4" w:space="0" w:color="000000"/>
              <w:right w:val="single" w:sz="4" w:space="0" w:color="000000"/>
            </w:tcBorders>
            <w:shd w:val="clear" w:color="auto" w:fill="auto"/>
            <w:vAlign w:val="center"/>
          </w:tcPr>
          <w:p w14:paraId="0000012B" w14:textId="5040294B" w:rsidR="00A67222" w:rsidRPr="00FC3B6C" w:rsidRDefault="005F6334" w:rsidP="00595E45">
            <w:pPr>
              <w:jc w:val="both"/>
              <w:rPr>
                <w:rFonts w:eastAsia="Aptos Narrow"/>
                <w:b/>
                <w:color w:val="000000"/>
                <w:sz w:val="16"/>
                <w:szCs w:val="16"/>
                <w:rPrChange w:id="1737" w:author="Mostafa Sameer" w:date="2024-10-16T01:41:00Z" w16du:dateUtc="2024-10-16T05:41:00Z">
                  <w:rPr>
                    <w:rFonts w:ascii="Aptos Narrow" w:eastAsia="Aptos Narrow" w:hAnsi="Aptos Narrow" w:cs="Aptos Narrow"/>
                    <w:b/>
                    <w:color w:val="000000"/>
                    <w:sz w:val="20"/>
                    <w:szCs w:val="20"/>
                  </w:rPr>
                </w:rPrChange>
              </w:rPr>
            </w:pPr>
            <w:r w:rsidRPr="00FC3B6C">
              <w:rPr>
                <w:rFonts w:eastAsia="Aptos Narrow"/>
                <w:b/>
                <w:color w:val="000000"/>
                <w:sz w:val="16"/>
                <w:szCs w:val="16"/>
                <w:rPrChange w:id="1738" w:author="Mostafa Sameer" w:date="2024-10-16T01:41:00Z" w16du:dateUtc="2024-10-16T05:41:00Z">
                  <w:rPr>
                    <w:rFonts w:ascii="Aptos Narrow" w:eastAsia="Aptos Narrow" w:hAnsi="Aptos Narrow" w:cs="Aptos Narrow"/>
                    <w:b/>
                    <w:color w:val="000000"/>
                    <w:sz w:val="20"/>
                    <w:szCs w:val="20"/>
                  </w:rPr>
                </w:rPrChange>
              </w:rPr>
              <w:t xml:space="preserve">UF Department </w:t>
            </w:r>
            <w:r w:rsidR="0036219E">
              <w:rPr>
                <w:rFonts w:eastAsia="Aptos Narrow"/>
                <w:b/>
                <w:color w:val="000000"/>
                <w:sz w:val="16"/>
                <w:szCs w:val="16"/>
              </w:rPr>
              <w:t>of</w:t>
            </w:r>
            <w:r w:rsidRPr="00FC3B6C">
              <w:rPr>
                <w:rFonts w:eastAsia="Aptos Narrow"/>
                <w:b/>
                <w:color w:val="000000"/>
                <w:sz w:val="16"/>
                <w:szCs w:val="16"/>
                <w:rPrChange w:id="1739" w:author="Mostafa Sameer" w:date="2024-10-16T01:41:00Z" w16du:dateUtc="2024-10-16T05:41:00Z">
                  <w:rPr>
                    <w:rFonts w:ascii="Aptos Narrow" w:eastAsia="Aptos Narrow" w:hAnsi="Aptos Narrow" w:cs="Aptos Narrow"/>
                    <w:b/>
                    <w:color w:val="000000"/>
                    <w:sz w:val="20"/>
                    <w:szCs w:val="20"/>
                  </w:rPr>
                </w:rPrChange>
              </w:rPr>
              <w:t xml:space="preserve"> Civil &amp; Coastal Engineering</w:t>
            </w:r>
          </w:p>
        </w:tc>
        <w:tc>
          <w:tcPr>
            <w:tcW w:w="1350" w:type="dxa"/>
            <w:tcBorders>
              <w:top w:val="nil"/>
              <w:left w:val="nil"/>
              <w:bottom w:val="single" w:sz="4" w:space="0" w:color="000000"/>
              <w:right w:val="single" w:sz="4" w:space="0" w:color="000000"/>
            </w:tcBorders>
            <w:shd w:val="clear" w:color="auto" w:fill="auto"/>
            <w:vAlign w:val="center"/>
          </w:tcPr>
          <w:p w14:paraId="0000012C" w14:textId="135D1720" w:rsidR="00A67222" w:rsidRPr="00FC3B6C" w:rsidRDefault="005F6334" w:rsidP="00595E45">
            <w:pPr>
              <w:jc w:val="both"/>
              <w:rPr>
                <w:rFonts w:eastAsia="Aptos Narrow"/>
                <w:color w:val="000000"/>
                <w:sz w:val="16"/>
                <w:szCs w:val="16"/>
                <w:rPrChange w:id="1740"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41" w:author="Mostafa Sameer" w:date="2024-10-16T01:41:00Z" w16du:dateUtc="2024-10-16T05:41:00Z">
                  <w:rPr>
                    <w:rFonts w:ascii="Aptos Narrow" w:eastAsia="Aptos Narrow" w:hAnsi="Aptos Narrow" w:cs="Aptos Narrow"/>
                    <w:color w:val="000000"/>
                    <w:sz w:val="20"/>
                    <w:szCs w:val="20"/>
                  </w:rPr>
                </w:rPrChange>
              </w:rPr>
              <w:t xml:space="preserve">UF (Dr. </w:t>
            </w:r>
            <w:proofErr w:type="spellStart"/>
            <w:r w:rsidRPr="00FC3B6C">
              <w:rPr>
                <w:rFonts w:eastAsia="Aptos Narrow"/>
                <w:color w:val="000000"/>
                <w:sz w:val="16"/>
                <w:szCs w:val="16"/>
                <w:rPrChange w:id="1742" w:author="Mostafa Sameer" w:date="2024-10-16T01:41:00Z" w16du:dateUtc="2024-10-16T05:41:00Z">
                  <w:rPr>
                    <w:rFonts w:ascii="Aptos Narrow" w:eastAsia="Aptos Narrow" w:hAnsi="Aptos Narrow" w:cs="Aptos Narrow"/>
                    <w:color w:val="000000"/>
                    <w:sz w:val="20"/>
                    <w:szCs w:val="20"/>
                  </w:rPr>
                </w:rPrChange>
              </w:rPr>
              <w:t>Catarelli</w:t>
            </w:r>
            <w:proofErr w:type="spellEnd"/>
            <w:r w:rsidRPr="00FC3B6C">
              <w:rPr>
                <w:rFonts w:eastAsia="Aptos Narrow"/>
                <w:color w:val="000000"/>
                <w:sz w:val="16"/>
                <w:szCs w:val="16"/>
                <w:rPrChange w:id="1743" w:author="Mostafa Sameer" w:date="2024-10-16T01:41:00Z" w16du:dateUtc="2024-10-16T05:41:00Z">
                  <w:rPr>
                    <w:rFonts w:ascii="Aptos Narrow" w:eastAsia="Aptos Narrow" w:hAnsi="Aptos Narrow" w:cs="Aptos Narrow"/>
                    <w:color w:val="000000"/>
                    <w:sz w:val="20"/>
                    <w:szCs w:val="20"/>
                  </w:rPr>
                </w:rPrChange>
              </w:rPr>
              <w:t xml:space="preserve"> </w:t>
            </w:r>
            <w:r w:rsidR="0036219E">
              <w:rPr>
                <w:rFonts w:eastAsia="Aptos Narrow"/>
                <w:color w:val="000000"/>
                <w:sz w:val="16"/>
                <w:szCs w:val="16"/>
              </w:rPr>
              <w:t>and</w:t>
            </w:r>
            <w:r w:rsidRPr="00FC3B6C">
              <w:rPr>
                <w:rFonts w:eastAsia="Aptos Narrow"/>
                <w:color w:val="000000"/>
                <w:sz w:val="16"/>
                <w:szCs w:val="16"/>
                <w:rPrChange w:id="1744" w:author="Mostafa Sameer" w:date="2024-10-16T01:41:00Z" w16du:dateUtc="2024-10-16T05:41:00Z">
                  <w:rPr>
                    <w:rFonts w:ascii="Aptos Narrow" w:eastAsia="Aptos Narrow" w:hAnsi="Aptos Narrow" w:cs="Aptos Narrow"/>
                    <w:color w:val="000000"/>
                    <w:sz w:val="20"/>
                    <w:szCs w:val="20"/>
                  </w:rPr>
                </w:rPrChange>
              </w:rPr>
              <w:t xml:space="preserve"> team)</w:t>
            </w:r>
          </w:p>
        </w:tc>
        <w:tc>
          <w:tcPr>
            <w:tcW w:w="1440" w:type="dxa"/>
            <w:tcBorders>
              <w:top w:val="nil"/>
              <w:left w:val="nil"/>
              <w:bottom w:val="single" w:sz="4" w:space="0" w:color="000000"/>
              <w:right w:val="single" w:sz="4" w:space="0" w:color="000000"/>
            </w:tcBorders>
            <w:shd w:val="clear" w:color="auto" w:fill="auto"/>
            <w:vAlign w:val="center"/>
          </w:tcPr>
          <w:p w14:paraId="799C7C7A" w14:textId="7CF3F444" w:rsidR="00FC3B6C" w:rsidRDefault="005F6334" w:rsidP="00595E45">
            <w:pPr>
              <w:jc w:val="both"/>
              <w:rPr>
                <w:rFonts w:eastAsia="Aptos Narrow"/>
                <w:color w:val="000000"/>
                <w:sz w:val="16"/>
                <w:szCs w:val="16"/>
              </w:rPr>
            </w:pPr>
            <w:r w:rsidRPr="00FC3B6C">
              <w:rPr>
                <w:rFonts w:eastAsia="Aptos Narrow"/>
                <w:color w:val="000000"/>
                <w:sz w:val="16"/>
                <w:szCs w:val="16"/>
                <w:rPrChange w:id="1745" w:author="Mostafa Sameer" w:date="2024-10-16T01:41:00Z" w16du:dateUtc="2024-10-16T05:41:00Z">
                  <w:rPr>
                    <w:rFonts w:ascii="Aptos Narrow" w:eastAsia="Aptos Narrow" w:hAnsi="Aptos Narrow" w:cs="Aptos Narrow"/>
                    <w:color w:val="000000"/>
                    <w:sz w:val="20"/>
                    <w:szCs w:val="20"/>
                  </w:rPr>
                </w:rPrChange>
              </w:rPr>
              <w:t xml:space="preserve">Research into the effects </w:t>
            </w:r>
            <w:r w:rsidR="0036219E">
              <w:rPr>
                <w:rFonts w:eastAsia="Aptos Narrow"/>
                <w:color w:val="000000"/>
                <w:sz w:val="16"/>
                <w:szCs w:val="16"/>
              </w:rPr>
              <w:t>of</w:t>
            </w:r>
            <w:r w:rsidRPr="00FC3B6C">
              <w:rPr>
                <w:rFonts w:eastAsia="Aptos Narrow"/>
                <w:color w:val="000000"/>
                <w:sz w:val="16"/>
                <w:szCs w:val="16"/>
                <w:rPrChange w:id="1746" w:author="Mostafa Sameer" w:date="2024-10-16T01:41:00Z" w16du:dateUtc="2024-10-16T05:41:00Z">
                  <w:rPr>
                    <w:rFonts w:ascii="Aptos Narrow" w:eastAsia="Aptos Narrow" w:hAnsi="Aptos Narrow" w:cs="Aptos Narrow"/>
                    <w:color w:val="000000"/>
                    <w:sz w:val="20"/>
                    <w:szCs w:val="20"/>
                  </w:rPr>
                </w:rPrChange>
              </w:rPr>
              <w:t xml:space="preserve"> Wind-Driven Rain (WDR) on modern buildings; </w:t>
            </w:r>
            <w:r w:rsidRPr="00FC3B6C">
              <w:rPr>
                <w:rFonts w:eastAsia="Aptos Narrow"/>
                <w:color w:val="000000"/>
                <w:sz w:val="16"/>
                <w:szCs w:val="16"/>
                <w:rPrChange w:id="1747" w:author="Mostafa Sameer" w:date="2024-10-16T01:41:00Z" w16du:dateUtc="2024-10-16T05:41:00Z">
                  <w:rPr>
                    <w:rFonts w:ascii="Aptos Narrow" w:eastAsia="Aptos Narrow" w:hAnsi="Aptos Narrow" w:cs="Aptos Narrow"/>
                    <w:color w:val="000000"/>
                    <w:sz w:val="20"/>
                    <w:szCs w:val="20"/>
                  </w:rPr>
                </w:rPrChange>
              </w:rPr>
              <w:br/>
            </w:r>
          </w:p>
          <w:p w14:paraId="0000012D" w14:textId="07DB0D5E" w:rsidR="00A67222" w:rsidRPr="00FC3B6C" w:rsidRDefault="005F6334" w:rsidP="00595E45">
            <w:pPr>
              <w:jc w:val="both"/>
              <w:rPr>
                <w:rFonts w:eastAsia="Aptos Narrow"/>
                <w:color w:val="000000"/>
                <w:sz w:val="16"/>
                <w:szCs w:val="16"/>
                <w:rPrChange w:id="1748" w:author="Mostafa Sameer" w:date="2024-10-16T01:41:00Z" w16du:dateUtc="2024-10-16T05:41:00Z">
                  <w:rPr>
                    <w:rFonts w:ascii="Aptos Narrow" w:eastAsia="Aptos Narrow" w:hAnsi="Aptos Narrow" w:cs="Aptos Narrow"/>
                    <w:color w:val="000000"/>
                    <w:sz w:val="20"/>
                    <w:szCs w:val="20"/>
                  </w:rPr>
                </w:rPrChange>
              </w:rPr>
            </w:pPr>
            <w:r w:rsidRPr="00FC3B6C">
              <w:rPr>
                <w:rFonts w:eastAsia="Aptos Narrow"/>
                <w:color w:val="000000"/>
                <w:sz w:val="16"/>
                <w:szCs w:val="16"/>
                <w:rPrChange w:id="1749" w:author="Mostafa Sameer" w:date="2024-10-16T01:41:00Z" w16du:dateUtc="2024-10-16T05:41:00Z">
                  <w:rPr>
                    <w:rFonts w:ascii="Aptos Narrow" w:eastAsia="Aptos Narrow" w:hAnsi="Aptos Narrow" w:cs="Aptos Narrow"/>
                    <w:color w:val="000000"/>
                    <w:sz w:val="20"/>
                    <w:szCs w:val="20"/>
                  </w:rPr>
                </w:rPrChange>
              </w:rPr>
              <w:t>Emphasis on water intrusion issues.</w:t>
            </w:r>
          </w:p>
        </w:tc>
      </w:tr>
    </w:tbl>
    <w:p w14:paraId="0000012E" w14:textId="77777777" w:rsidR="00A67222" w:rsidRPr="00312C2E" w:rsidRDefault="00A67222">
      <w:pPr>
        <w:rPr>
          <w:highlight w:val="yellow"/>
          <w:rPrChange w:id="1750" w:author="Mostafa Sameer" w:date="2024-10-16T00:55:00Z" w16du:dateUtc="2024-10-16T04:55:00Z">
            <w:rPr>
              <w:sz w:val="24"/>
              <w:szCs w:val="24"/>
              <w:highlight w:val="yellow"/>
            </w:rPr>
          </w:rPrChange>
        </w:rPr>
        <w:sectPr w:rsidR="00A67222" w:rsidRPr="00312C2E">
          <w:pgSz w:w="15840" w:h="12240" w:orient="landscape"/>
          <w:pgMar w:top="1440" w:right="1440" w:bottom="1440" w:left="1440" w:header="720" w:footer="720" w:gutter="0"/>
          <w:cols w:space="720"/>
        </w:sectPr>
      </w:pPr>
    </w:p>
    <w:p w14:paraId="0000012F" w14:textId="253FA77B" w:rsidR="00A67222" w:rsidRPr="00312C2E" w:rsidRDefault="002E3BDF">
      <w:pPr>
        <w:pStyle w:val="Heading3"/>
        <w:rPr>
          <w:b/>
          <w:bCs/>
          <w:rPrChange w:id="1751" w:author="Mostafa Sameer" w:date="2024-10-16T00:55:00Z" w16du:dateUtc="2024-10-16T04:55:00Z">
            <w:rPr/>
          </w:rPrChange>
        </w:rPr>
        <w:pPrChange w:id="1752" w:author="Mostafa Sameer" w:date="2024-10-16T00:44:00Z" w16du:dateUtc="2024-10-16T04:44:00Z">
          <w:pPr>
            <w:numPr>
              <w:numId w:val="1"/>
            </w:numPr>
            <w:pBdr>
              <w:top w:val="nil"/>
              <w:left w:val="nil"/>
              <w:bottom w:val="nil"/>
              <w:right w:val="nil"/>
              <w:between w:val="nil"/>
            </w:pBdr>
            <w:spacing w:line="360" w:lineRule="auto"/>
            <w:ind w:left="1080" w:hanging="720"/>
            <w:jc w:val="both"/>
          </w:pPr>
        </w:pPrChange>
      </w:pPr>
      <w:bookmarkStart w:id="1753" w:name="_Toc180058628"/>
      <w:proofErr w:type="spellStart"/>
      <w:ins w:id="1754" w:author="Mostafa Sameer" w:date="2024-10-16T00:43:00Z" w16du:dateUtc="2024-10-16T04:43:00Z">
        <w:r w:rsidRPr="00312C2E">
          <w:rPr>
            <w:b/>
            <w:bCs/>
            <w:sz w:val="22"/>
            <w:szCs w:val="22"/>
            <w:rPrChange w:id="1755" w:author="Mostafa Sameer" w:date="2024-10-16T00:55:00Z" w16du:dateUtc="2024-10-16T04:55:00Z">
              <w:rPr/>
            </w:rPrChange>
          </w:rPr>
          <w:lastRenderedPageBreak/>
          <w:t>i</w:t>
        </w:r>
        <w:proofErr w:type="spellEnd"/>
        <w:r w:rsidRPr="00312C2E">
          <w:rPr>
            <w:b/>
            <w:bCs/>
            <w:sz w:val="22"/>
            <w:szCs w:val="22"/>
            <w:rPrChange w:id="1756" w:author="Mostafa Sameer" w:date="2024-10-16T00:55:00Z" w16du:dateUtc="2024-10-16T04:55:00Z">
              <w:rPr/>
            </w:rPrChange>
          </w:rPr>
          <w:t xml:space="preserve">). </w:t>
        </w:r>
      </w:ins>
      <w:r w:rsidR="005F6334" w:rsidRPr="00312C2E">
        <w:rPr>
          <w:b/>
          <w:bCs/>
          <w:sz w:val="22"/>
          <w:szCs w:val="22"/>
          <w:rPrChange w:id="1757" w:author="Mostafa Sameer" w:date="2024-10-16T00:55:00Z" w16du:dateUtc="2024-10-16T04:55:00Z">
            <w:rPr/>
          </w:rPrChange>
        </w:rPr>
        <w:t xml:space="preserve">Performance Assessment </w:t>
      </w:r>
      <w:r w:rsidR="0036219E">
        <w:rPr>
          <w:b/>
          <w:bCs/>
          <w:sz w:val="22"/>
          <w:szCs w:val="22"/>
        </w:rPr>
        <w:t>of</w:t>
      </w:r>
      <w:r w:rsidR="005F6334" w:rsidRPr="00312C2E">
        <w:rPr>
          <w:b/>
          <w:bCs/>
          <w:sz w:val="22"/>
          <w:szCs w:val="22"/>
          <w:rPrChange w:id="1758" w:author="Mostafa Sameer" w:date="2024-10-16T00:55:00Z" w16du:dateUtc="2024-10-16T04:55:00Z">
            <w:rPr/>
          </w:rPrChange>
        </w:rPr>
        <w:t xml:space="preserve"> Door Tracks:</w:t>
      </w:r>
      <w:bookmarkEnd w:id="1753"/>
      <w:r w:rsidR="005F6334" w:rsidRPr="00312C2E">
        <w:rPr>
          <w:b/>
          <w:bCs/>
          <w:sz w:val="22"/>
          <w:szCs w:val="22"/>
          <w:rPrChange w:id="1759" w:author="Mostafa Sameer" w:date="2024-10-16T00:55:00Z" w16du:dateUtc="2024-10-16T04:55:00Z">
            <w:rPr/>
          </w:rPrChange>
        </w:rPr>
        <w:t xml:space="preserve"> </w:t>
      </w:r>
    </w:p>
    <w:p w14:paraId="00000130" w14:textId="321A2DC7" w:rsidR="00A67222" w:rsidRPr="00312C2E" w:rsidRDefault="005F6334">
      <w:pPr>
        <w:spacing w:line="360" w:lineRule="auto"/>
        <w:jc w:val="both"/>
        <w:rPr>
          <w:rPrChange w:id="1760" w:author="Mostafa Sameer" w:date="2024-10-16T00:55:00Z" w16du:dateUtc="2024-10-16T04:55:00Z">
            <w:rPr>
              <w:sz w:val="24"/>
              <w:szCs w:val="24"/>
            </w:rPr>
          </w:rPrChange>
        </w:rPr>
      </w:pPr>
      <w:r w:rsidRPr="00312C2E">
        <w:rPr>
          <w:rPrChange w:id="1761" w:author="Mostafa Sameer" w:date="2024-10-16T00:55:00Z" w16du:dateUtc="2024-10-16T04:55:00Z">
            <w:rPr>
              <w:sz w:val="24"/>
              <w:szCs w:val="24"/>
            </w:rPr>
          </w:rPrChange>
        </w:rPr>
        <w:t xml:space="preserve">To assess sliding glass door systems' resistance to WDR incursion, conduct experimental testing in hurricane-like scenarios. This will include simulating the impacts </w:t>
      </w:r>
      <w:r w:rsidR="0036219E">
        <w:t>of</w:t>
      </w:r>
      <w:r w:rsidRPr="00312C2E">
        <w:rPr>
          <w:rPrChange w:id="1762" w:author="Mostafa Sameer" w:date="2024-10-16T00:55:00Z" w16du:dateUtc="2024-10-16T04:55:00Z">
            <w:rPr>
              <w:sz w:val="24"/>
              <w:szCs w:val="24"/>
            </w:rPr>
          </w:rPrChange>
        </w:rPr>
        <w:t xml:space="preserve"> wind-driven rain at various intensities </w:t>
      </w:r>
      <w:r w:rsidR="0036219E">
        <w:t>and</w:t>
      </w:r>
      <w:r w:rsidRPr="00312C2E">
        <w:rPr>
          <w:rPrChange w:id="1763" w:author="Mostafa Sameer" w:date="2024-10-16T00:55:00Z" w16du:dateUtc="2024-10-16T04:55:00Z">
            <w:rPr>
              <w:sz w:val="24"/>
              <w:szCs w:val="24"/>
            </w:rPr>
          </w:rPrChange>
        </w:rPr>
        <w:t xml:space="preserve"> orientations using wind tunnels </w:t>
      </w:r>
      <w:r w:rsidR="0036219E">
        <w:t>and</w:t>
      </w:r>
      <w:r w:rsidRPr="00312C2E">
        <w:rPr>
          <w:rPrChange w:id="1764" w:author="Mostafa Sameer" w:date="2024-10-16T00:55:00Z" w16du:dateUtc="2024-10-16T04:55:00Z">
            <w:rPr>
              <w:sz w:val="24"/>
              <w:szCs w:val="24"/>
            </w:rPr>
          </w:rPrChange>
        </w:rPr>
        <w:t xml:space="preserve"> other pertinent modeling techniques.</w:t>
      </w:r>
    </w:p>
    <w:p w14:paraId="00000131" w14:textId="78C63164" w:rsidR="00A67222" w:rsidRDefault="005F6334">
      <w:pPr>
        <w:spacing w:line="360" w:lineRule="auto"/>
        <w:jc w:val="both"/>
        <w:rPr>
          <w:ins w:id="1765" w:author="Mostafa Sameer" w:date="2024-10-16T01:53:00Z" w16du:dateUtc="2024-10-16T05:53:00Z"/>
        </w:rPr>
      </w:pPr>
      <w:r w:rsidRPr="00312C2E">
        <w:rPr>
          <w:rPrChange w:id="1766" w:author="Mostafa Sameer" w:date="2024-10-16T00:55:00Z" w16du:dateUtc="2024-10-16T04:55:00Z">
            <w:rPr>
              <w:sz w:val="24"/>
              <w:szCs w:val="24"/>
            </w:rPr>
          </w:rPrChange>
        </w:rPr>
        <w:t xml:space="preserve">Gather field data from past storms </w:t>
      </w:r>
      <w:r w:rsidR="0036219E">
        <w:t>and</w:t>
      </w:r>
      <w:r w:rsidRPr="00312C2E">
        <w:rPr>
          <w:rPrChange w:id="1767" w:author="Mostafa Sameer" w:date="2024-10-16T00:55:00Z" w16du:dateUtc="2024-10-16T04:55:00Z">
            <w:rPr>
              <w:sz w:val="24"/>
              <w:szCs w:val="24"/>
            </w:rPr>
          </w:rPrChange>
        </w:rPr>
        <w:t xml:space="preserve"> genuine sliding glass door installations to see how these types </w:t>
      </w:r>
      <w:r w:rsidR="0036219E">
        <w:t>of</w:t>
      </w:r>
      <w:r w:rsidRPr="00312C2E">
        <w:rPr>
          <w:rPrChange w:id="1768" w:author="Mostafa Sameer" w:date="2024-10-16T00:55:00Z" w16du:dateUtc="2024-10-16T04:55:00Z">
            <w:rPr>
              <w:sz w:val="24"/>
              <w:szCs w:val="24"/>
            </w:rPr>
          </w:rPrChange>
        </w:rPr>
        <w:t xml:space="preserve"> structures have historically behaved in real storm situations. Finding the probable causes </w:t>
      </w:r>
      <w:r w:rsidR="0036219E">
        <w:t>of</w:t>
      </w:r>
      <w:r w:rsidRPr="00312C2E">
        <w:rPr>
          <w:rPrChange w:id="1769" w:author="Mostafa Sameer" w:date="2024-10-16T00:55:00Z" w16du:dateUtc="2024-10-16T04:55:00Z">
            <w:rPr>
              <w:sz w:val="24"/>
              <w:szCs w:val="24"/>
            </w:rPr>
          </w:rPrChange>
        </w:rPr>
        <w:t xml:space="preserve"> failure </w:t>
      </w:r>
      <w:r w:rsidR="0036219E">
        <w:t>and</w:t>
      </w:r>
      <w:r w:rsidRPr="00312C2E">
        <w:rPr>
          <w:rPrChange w:id="1770" w:author="Mostafa Sameer" w:date="2024-10-16T00:55:00Z" w16du:dateUtc="2024-10-16T04:55:00Z">
            <w:rPr>
              <w:sz w:val="24"/>
              <w:szCs w:val="24"/>
            </w:rPr>
          </w:rPrChange>
        </w:rPr>
        <w:t xml:space="preserve"> the elements that contribute to WDR incursion is the goal.</w:t>
      </w:r>
    </w:p>
    <w:p w14:paraId="567A502D" w14:textId="66CD951B" w:rsidR="005B72BF" w:rsidRPr="005B72BF" w:rsidRDefault="005B72BF" w:rsidP="00BA7518">
      <w:pPr>
        <w:spacing w:line="360" w:lineRule="auto"/>
        <w:jc w:val="center"/>
        <w:rPr>
          <w:ins w:id="1771" w:author="Mostafa Sameer" w:date="2024-10-16T01:53:00Z"/>
          <w:lang w:val="en-US"/>
        </w:rPr>
      </w:pPr>
      <w:ins w:id="1772" w:author="Mostafa Sameer" w:date="2024-10-16T01:53:00Z">
        <w:r w:rsidRPr="005B72BF">
          <w:rPr>
            <w:noProof/>
            <w:lang w:val="en-US"/>
          </w:rPr>
          <w:drawing>
            <wp:inline distT="0" distB="0" distL="0" distR="0" wp14:anchorId="69292755" wp14:editId="5567836C">
              <wp:extent cx="2419350" cy="2179320"/>
              <wp:effectExtent l="0" t="0" r="0" b="0"/>
              <wp:docPr id="194697265" name="Picture 8" descr="A drawing of a door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265" name="Picture 8" descr="A drawing of a door with measurement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19350" cy="2179320"/>
                      </a:xfrm>
                      <a:prstGeom prst="rect">
                        <a:avLst/>
                      </a:prstGeom>
                      <a:noFill/>
                      <a:ln>
                        <a:noFill/>
                      </a:ln>
                    </pic:spPr>
                  </pic:pic>
                </a:graphicData>
              </a:graphic>
            </wp:inline>
          </w:drawing>
        </w:r>
      </w:ins>
      <w:r w:rsidR="00BA7518">
        <w:rPr>
          <w:noProof/>
          <w:lang w:val="en-US"/>
        </w:rPr>
        <w:t xml:space="preserve">    </w:t>
      </w:r>
      <w:ins w:id="1773" w:author="Mostafa Sameer" w:date="2024-10-16T01:53:00Z">
        <w:r w:rsidRPr="005B72BF">
          <w:rPr>
            <w:noProof/>
            <w:lang w:val="en-US"/>
          </w:rPr>
          <w:drawing>
            <wp:inline distT="0" distB="0" distL="0" distR="0" wp14:anchorId="6AD6DDE4" wp14:editId="073199ED">
              <wp:extent cx="2257425" cy="2179320"/>
              <wp:effectExtent l="0" t="0" r="9525" b="0"/>
              <wp:docPr id="1040953606" name="Picture 7" descr="A drawing of a door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3606" name="Picture 7" descr="A drawing of a door with measurement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57425" cy="2179320"/>
                      </a:xfrm>
                      <a:prstGeom prst="rect">
                        <a:avLst/>
                      </a:prstGeom>
                      <a:noFill/>
                      <a:ln>
                        <a:noFill/>
                      </a:ln>
                    </pic:spPr>
                  </pic:pic>
                </a:graphicData>
              </a:graphic>
            </wp:inline>
          </w:drawing>
        </w:r>
      </w:ins>
    </w:p>
    <w:tbl>
      <w:tblPr>
        <w:tblW w:w="0" w:type="auto"/>
        <w:tblInd w:w="810" w:type="dxa"/>
        <w:tblCellMar>
          <w:top w:w="15" w:type="dxa"/>
          <w:left w:w="15" w:type="dxa"/>
          <w:bottom w:w="15" w:type="dxa"/>
          <w:right w:w="15" w:type="dxa"/>
        </w:tblCellMar>
        <w:tblLook w:val="04A0" w:firstRow="1" w:lastRow="0" w:firstColumn="1" w:lastColumn="0" w:noHBand="0" w:noVBand="1"/>
      </w:tblPr>
      <w:tblGrid>
        <w:gridCol w:w="3980"/>
        <w:gridCol w:w="3932"/>
      </w:tblGrid>
      <w:tr w:rsidR="00173653" w:rsidRPr="005B72BF" w14:paraId="6548DEF4" w14:textId="77777777" w:rsidTr="00173653">
        <w:trPr>
          <w:trHeight w:val="4005"/>
          <w:ins w:id="1774" w:author="Mostafa Sameer" w:date="2024-10-16T01:53:00Z"/>
        </w:trPr>
        <w:tc>
          <w:tcPr>
            <w:tcW w:w="2992" w:type="dxa"/>
            <w:tcMar>
              <w:top w:w="0" w:type="dxa"/>
              <w:left w:w="100" w:type="dxa"/>
              <w:bottom w:w="0" w:type="dxa"/>
              <w:right w:w="100" w:type="dxa"/>
            </w:tcMar>
            <w:hideMark/>
          </w:tcPr>
          <w:p w14:paraId="2D62A471" w14:textId="4EB30382" w:rsidR="005B72BF" w:rsidRPr="00173653" w:rsidRDefault="005B72BF" w:rsidP="00173653">
            <w:pPr>
              <w:spacing w:line="240" w:lineRule="auto"/>
              <w:jc w:val="center"/>
              <w:rPr>
                <w:ins w:id="1775" w:author="Mostafa Sameer" w:date="2024-10-16T01:53:00Z"/>
                <w:sz w:val="18"/>
                <w:szCs w:val="18"/>
                <w:lang w:val="en-US"/>
              </w:rPr>
            </w:pPr>
            <w:ins w:id="1776" w:author="Mostafa Sameer" w:date="2024-10-16T01:53:00Z">
              <w:r w:rsidRPr="00173653">
                <w:rPr>
                  <w:sz w:val="18"/>
                  <w:szCs w:val="18"/>
                  <w:lang w:val="en-US"/>
                  <w:rPrChange w:id="1777" w:author="Mostafa Sameer" w:date="2024-10-16T01:53:00Z" w16du:dateUtc="2024-10-16T05:53:00Z">
                    <w:rPr>
                      <w:b/>
                      <w:bCs/>
                      <w:lang w:val="en-US"/>
                    </w:rPr>
                  </w:rPrChange>
                </w:rPr>
                <w:t xml:space="preserve">Elevation </w:t>
              </w:r>
            </w:ins>
            <w:r w:rsidR="0036219E">
              <w:rPr>
                <w:sz w:val="18"/>
                <w:szCs w:val="18"/>
                <w:lang w:val="en-US"/>
              </w:rPr>
              <w:t>of</w:t>
            </w:r>
            <w:ins w:id="1778" w:author="Mostafa Sameer" w:date="2024-10-16T01:53:00Z">
              <w:r w:rsidRPr="00173653">
                <w:rPr>
                  <w:sz w:val="18"/>
                  <w:szCs w:val="18"/>
                  <w:lang w:val="en-US"/>
                  <w:rPrChange w:id="1779" w:author="Mostafa Sameer" w:date="2024-10-16T01:53:00Z" w16du:dateUtc="2024-10-16T05:53:00Z">
                    <w:rPr>
                      <w:b/>
                      <w:bCs/>
                      <w:lang w:val="en-US"/>
                    </w:rPr>
                  </w:rPrChange>
                </w:rPr>
                <w:t xml:space="preserve"> ES-SGD2020 door model.</w:t>
              </w:r>
            </w:ins>
          </w:p>
          <w:p w14:paraId="79390780" w14:textId="77777777" w:rsidR="00173653" w:rsidRDefault="00173653" w:rsidP="00173653">
            <w:pPr>
              <w:spacing w:line="240" w:lineRule="auto"/>
              <w:jc w:val="center"/>
              <w:rPr>
                <w:sz w:val="20"/>
                <w:szCs w:val="20"/>
                <w:lang w:val="en-US"/>
              </w:rPr>
            </w:pPr>
          </w:p>
          <w:p w14:paraId="3C4B5194" w14:textId="44D6A306" w:rsidR="005B72BF" w:rsidRPr="00BA7518" w:rsidRDefault="005B72BF" w:rsidP="00173653">
            <w:pPr>
              <w:spacing w:line="240" w:lineRule="auto"/>
              <w:jc w:val="center"/>
              <w:rPr>
                <w:ins w:id="1780" w:author="Mostafa Sameer" w:date="2024-10-16T01:53:00Z"/>
                <w:sz w:val="20"/>
                <w:szCs w:val="20"/>
                <w:lang w:val="en-US"/>
              </w:rPr>
            </w:pPr>
            <w:ins w:id="1781" w:author="Mostafa Sameer" w:date="2024-10-16T01:53:00Z">
              <w:r w:rsidRPr="00BA7518">
                <w:rPr>
                  <w:noProof/>
                  <w:sz w:val="20"/>
                  <w:szCs w:val="20"/>
                  <w:lang w:val="en-US"/>
                  <w:rPrChange w:id="1782" w:author="Mostafa Sameer" w:date="2024-10-16T01:53:00Z" w16du:dateUtc="2024-10-16T05:53:00Z">
                    <w:rPr>
                      <w:b/>
                      <w:bCs/>
                      <w:noProof/>
                      <w:lang w:val="en-US"/>
                    </w:rPr>
                  </w:rPrChange>
                </w:rPr>
                <w:drawing>
                  <wp:inline distT="0" distB="0" distL="0" distR="0" wp14:anchorId="500B50E3" wp14:editId="55607074">
                    <wp:extent cx="2390775" cy="2162175"/>
                    <wp:effectExtent l="0" t="0" r="9525" b="9525"/>
                    <wp:docPr id="1131643557" name="Picture 6" descr="A drawing of a door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43557" name="Picture 6" descr="A drawing of a door with measurement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90775" cy="2162175"/>
                            </a:xfrm>
                            <a:prstGeom prst="rect">
                              <a:avLst/>
                            </a:prstGeom>
                            <a:noFill/>
                            <a:ln>
                              <a:noFill/>
                            </a:ln>
                          </pic:spPr>
                        </pic:pic>
                      </a:graphicData>
                    </a:graphic>
                  </wp:inline>
                </w:drawing>
              </w:r>
            </w:ins>
          </w:p>
        </w:tc>
        <w:tc>
          <w:tcPr>
            <w:tcW w:w="0" w:type="auto"/>
            <w:tcMar>
              <w:top w:w="0" w:type="dxa"/>
              <w:left w:w="100" w:type="dxa"/>
              <w:bottom w:w="0" w:type="dxa"/>
              <w:right w:w="100" w:type="dxa"/>
            </w:tcMar>
            <w:hideMark/>
          </w:tcPr>
          <w:p w14:paraId="1FF07E0F" w14:textId="732DB9F9" w:rsidR="00BA7518" w:rsidRDefault="005B72BF" w:rsidP="00173653">
            <w:pPr>
              <w:spacing w:line="240" w:lineRule="auto"/>
              <w:jc w:val="center"/>
              <w:rPr>
                <w:sz w:val="18"/>
                <w:szCs w:val="18"/>
                <w:lang w:val="en-US"/>
              </w:rPr>
            </w:pPr>
            <w:ins w:id="1783" w:author="Mostafa Sameer" w:date="2024-10-16T01:53:00Z">
              <w:r w:rsidRPr="00173653">
                <w:rPr>
                  <w:sz w:val="18"/>
                  <w:szCs w:val="18"/>
                  <w:lang w:val="en-US"/>
                  <w:rPrChange w:id="1784" w:author="Mostafa Sameer" w:date="2024-10-16T01:53:00Z" w16du:dateUtc="2024-10-16T05:53:00Z">
                    <w:rPr>
                      <w:b/>
                      <w:bCs/>
                      <w:lang w:val="en-US"/>
                    </w:rPr>
                  </w:rPrChange>
                </w:rPr>
                <w:t xml:space="preserve">Exterior elevation </w:t>
              </w:r>
            </w:ins>
            <w:r w:rsidR="0036219E">
              <w:rPr>
                <w:sz w:val="18"/>
                <w:szCs w:val="18"/>
                <w:lang w:val="en-US"/>
              </w:rPr>
              <w:t>of</w:t>
            </w:r>
            <w:ins w:id="1785" w:author="Mostafa Sameer" w:date="2024-10-16T01:53:00Z">
              <w:r w:rsidRPr="00173653">
                <w:rPr>
                  <w:sz w:val="18"/>
                  <w:szCs w:val="18"/>
                  <w:lang w:val="en-US"/>
                  <w:rPrChange w:id="1786" w:author="Mostafa Sameer" w:date="2024-10-16T01:53:00Z" w16du:dateUtc="2024-10-16T05:53:00Z">
                    <w:rPr>
                      <w:b/>
                      <w:bCs/>
                      <w:lang w:val="en-US"/>
                    </w:rPr>
                  </w:rPrChange>
                </w:rPr>
                <w:t xml:space="preserve"> ES-EL400 door model.</w:t>
              </w:r>
            </w:ins>
          </w:p>
          <w:p w14:paraId="669391F7" w14:textId="77777777" w:rsidR="00173653" w:rsidRPr="00173653" w:rsidRDefault="00173653" w:rsidP="00173653">
            <w:pPr>
              <w:spacing w:line="240" w:lineRule="auto"/>
              <w:jc w:val="center"/>
              <w:rPr>
                <w:sz w:val="18"/>
                <w:szCs w:val="18"/>
                <w:lang w:val="en-US"/>
              </w:rPr>
            </w:pPr>
          </w:p>
          <w:p w14:paraId="438633D7" w14:textId="0CF190B3" w:rsidR="00BA7518" w:rsidRPr="00173653" w:rsidRDefault="00173653" w:rsidP="00173653">
            <w:pPr>
              <w:spacing w:line="240" w:lineRule="auto"/>
              <w:jc w:val="center"/>
              <w:rPr>
                <w:sz w:val="20"/>
                <w:szCs w:val="20"/>
                <w:lang w:val="en-US"/>
              </w:rPr>
            </w:pPr>
            <w:ins w:id="1787" w:author="Mostafa Sameer" w:date="2024-10-16T01:53:00Z">
              <w:r w:rsidRPr="00BA7518">
                <w:rPr>
                  <w:noProof/>
                  <w:lang w:val="en-US"/>
                  <w:rPrChange w:id="1788" w:author="Mostafa Sameer" w:date="2024-10-16T01:53:00Z" w16du:dateUtc="2024-10-16T05:53:00Z">
                    <w:rPr>
                      <w:b/>
                      <w:bCs/>
                      <w:noProof/>
                      <w:lang w:val="en-US"/>
                    </w:rPr>
                  </w:rPrChange>
                </w:rPr>
                <w:drawing>
                  <wp:inline distT="0" distB="0" distL="0" distR="0" wp14:anchorId="2A48C9C4" wp14:editId="2AF94142">
                    <wp:extent cx="2305050" cy="2200275"/>
                    <wp:effectExtent l="0" t="0" r="0" b="9525"/>
                    <wp:docPr id="497373830" name="Picture 5" descr="A drawing of a door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3830" name="Picture 5" descr="A drawing of a door with measurement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5050" cy="2200275"/>
                            </a:xfrm>
                            <a:prstGeom prst="rect">
                              <a:avLst/>
                            </a:prstGeom>
                            <a:noFill/>
                            <a:ln>
                              <a:noFill/>
                            </a:ln>
                          </pic:spPr>
                        </pic:pic>
                      </a:graphicData>
                    </a:graphic>
                  </wp:inline>
                </w:drawing>
              </w:r>
            </w:ins>
          </w:p>
          <w:p w14:paraId="30855C08" w14:textId="27EE7A2F" w:rsidR="005B72BF" w:rsidRPr="00BA7518" w:rsidRDefault="005B72BF" w:rsidP="00173653">
            <w:pPr>
              <w:pStyle w:val="ListParagraph"/>
              <w:spacing w:line="240" w:lineRule="auto"/>
              <w:ind w:left="1440"/>
              <w:jc w:val="center"/>
              <w:rPr>
                <w:ins w:id="1789" w:author="Mostafa Sameer" w:date="2024-10-16T01:53:00Z"/>
                <w:sz w:val="20"/>
                <w:szCs w:val="20"/>
                <w:lang w:val="en-US"/>
              </w:rPr>
            </w:pPr>
          </w:p>
        </w:tc>
      </w:tr>
      <w:tr w:rsidR="00173653" w:rsidRPr="005B72BF" w14:paraId="37D444D3" w14:textId="77777777" w:rsidTr="00173653">
        <w:trPr>
          <w:trHeight w:val="80"/>
          <w:ins w:id="1790" w:author="Mostafa Sameer" w:date="2024-10-16T01:53:00Z"/>
        </w:trPr>
        <w:tc>
          <w:tcPr>
            <w:tcW w:w="2992" w:type="dxa"/>
            <w:tcMar>
              <w:top w:w="0" w:type="dxa"/>
              <w:left w:w="100" w:type="dxa"/>
              <w:bottom w:w="0" w:type="dxa"/>
              <w:right w:w="100" w:type="dxa"/>
            </w:tcMar>
            <w:hideMark/>
          </w:tcPr>
          <w:p w14:paraId="3220DD70" w14:textId="2C554FBB" w:rsidR="005B72BF" w:rsidRPr="00173653" w:rsidRDefault="005B72BF" w:rsidP="00173653">
            <w:pPr>
              <w:spacing w:line="240" w:lineRule="auto"/>
              <w:jc w:val="center"/>
              <w:rPr>
                <w:ins w:id="1791" w:author="Mostafa Sameer" w:date="2024-10-16T01:53:00Z"/>
                <w:sz w:val="18"/>
                <w:szCs w:val="18"/>
                <w:lang w:val="en-US"/>
              </w:rPr>
            </w:pPr>
            <w:ins w:id="1792" w:author="Mostafa Sameer" w:date="2024-10-16T01:53:00Z">
              <w:r w:rsidRPr="00173653">
                <w:rPr>
                  <w:sz w:val="18"/>
                  <w:szCs w:val="18"/>
                  <w:lang w:val="en-US"/>
                  <w:rPrChange w:id="1793" w:author="Mostafa Sameer" w:date="2024-10-16T01:53:00Z" w16du:dateUtc="2024-10-16T05:53:00Z">
                    <w:rPr>
                      <w:b/>
                      <w:bCs/>
                      <w:lang w:val="en-US"/>
                    </w:rPr>
                  </w:rPrChange>
                </w:rPr>
                <w:t xml:space="preserve">Exterior elevation </w:t>
              </w:r>
            </w:ins>
            <w:r w:rsidR="0036219E">
              <w:rPr>
                <w:sz w:val="18"/>
                <w:szCs w:val="18"/>
                <w:lang w:val="en-US"/>
              </w:rPr>
              <w:t>of</w:t>
            </w:r>
            <w:ins w:id="1794" w:author="Mostafa Sameer" w:date="2024-10-16T01:53:00Z">
              <w:r w:rsidRPr="00173653">
                <w:rPr>
                  <w:sz w:val="18"/>
                  <w:szCs w:val="18"/>
                  <w:lang w:val="en-US"/>
                  <w:rPrChange w:id="1795" w:author="Mostafa Sameer" w:date="2024-10-16T01:53:00Z" w16du:dateUtc="2024-10-16T05:53:00Z">
                    <w:rPr>
                      <w:b/>
                      <w:bCs/>
                      <w:lang w:val="en-US"/>
                    </w:rPr>
                  </w:rPrChange>
                </w:rPr>
                <w:t xml:space="preserve"> competitor #1 model.</w:t>
              </w:r>
            </w:ins>
          </w:p>
        </w:tc>
        <w:tc>
          <w:tcPr>
            <w:tcW w:w="0" w:type="auto"/>
            <w:tcMar>
              <w:top w:w="0" w:type="dxa"/>
              <w:left w:w="100" w:type="dxa"/>
              <w:bottom w:w="0" w:type="dxa"/>
              <w:right w:w="100" w:type="dxa"/>
            </w:tcMar>
            <w:hideMark/>
          </w:tcPr>
          <w:p w14:paraId="59FEED35" w14:textId="43D639D6" w:rsidR="005B72BF" w:rsidRPr="00173653" w:rsidRDefault="005B72BF" w:rsidP="00173653">
            <w:pPr>
              <w:spacing w:line="240" w:lineRule="auto"/>
              <w:jc w:val="center"/>
              <w:rPr>
                <w:ins w:id="1796" w:author="Mostafa Sameer" w:date="2024-10-16T01:53:00Z"/>
                <w:sz w:val="18"/>
                <w:szCs w:val="18"/>
                <w:lang w:val="en-US"/>
              </w:rPr>
            </w:pPr>
            <w:ins w:id="1797" w:author="Mostafa Sameer" w:date="2024-10-16T01:53:00Z">
              <w:r w:rsidRPr="00173653">
                <w:rPr>
                  <w:sz w:val="18"/>
                  <w:szCs w:val="18"/>
                  <w:lang w:val="en-US"/>
                  <w:rPrChange w:id="1798" w:author="Mostafa Sameer" w:date="2024-10-16T01:53:00Z" w16du:dateUtc="2024-10-16T05:53:00Z">
                    <w:rPr>
                      <w:b/>
                      <w:bCs/>
                      <w:lang w:val="en-US"/>
                    </w:rPr>
                  </w:rPrChange>
                </w:rPr>
                <w:t xml:space="preserve">Exterior elevation </w:t>
              </w:r>
            </w:ins>
            <w:r w:rsidR="0036219E">
              <w:rPr>
                <w:sz w:val="18"/>
                <w:szCs w:val="18"/>
                <w:lang w:val="en-US"/>
              </w:rPr>
              <w:t>of</w:t>
            </w:r>
            <w:ins w:id="1799" w:author="Mostafa Sameer" w:date="2024-10-16T01:53:00Z">
              <w:r w:rsidRPr="00173653">
                <w:rPr>
                  <w:sz w:val="18"/>
                  <w:szCs w:val="18"/>
                  <w:lang w:val="en-US"/>
                  <w:rPrChange w:id="1800" w:author="Mostafa Sameer" w:date="2024-10-16T01:53:00Z" w16du:dateUtc="2024-10-16T05:53:00Z">
                    <w:rPr>
                      <w:b/>
                      <w:bCs/>
                      <w:lang w:val="en-US"/>
                    </w:rPr>
                  </w:rPrChange>
                </w:rPr>
                <w:t xml:space="preserve"> competitor #2</w:t>
              </w:r>
            </w:ins>
            <w:r w:rsidR="00173653">
              <w:rPr>
                <w:sz w:val="18"/>
                <w:szCs w:val="18"/>
                <w:lang w:val="en-US"/>
              </w:rPr>
              <w:t xml:space="preserve"> </w:t>
            </w:r>
            <w:ins w:id="1801" w:author="Mostafa Sameer" w:date="2024-10-16T01:53:00Z">
              <w:r w:rsidRPr="00173653">
                <w:rPr>
                  <w:sz w:val="18"/>
                  <w:szCs w:val="18"/>
                  <w:lang w:val="en-US"/>
                  <w:rPrChange w:id="1802" w:author="Mostafa Sameer" w:date="2024-10-16T01:53:00Z" w16du:dateUtc="2024-10-16T05:53:00Z">
                    <w:rPr>
                      <w:b/>
                      <w:bCs/>
                      <w:lang w:val="en-US"/>
                    </w:rPr>
                  </w:rPrChange>
                </w:rPr>
                <w:t>door model.</w:t>
              </w:r>
            </w:ins>
          </w:p>
        </w:tc>
      </w:tr>
    </w:tbl>
    <w:p w14:paraId="6D876234" w14:textId="77777777" w:rsidR="000F4CA8" w:rsidRDefault="000F4CA8" w:rsidP="00C70B50">
      <w:pPr>
        <w:spacing w:line="240" w:lineRule="auto"/>
        <w:rPr>
          <w:sz w:val="20"/>
          <w:szCs w:val="20"/>
          <w:lang w:val="en-US"/>
        </w:rPr>
      </w:pPr>
    </w:p>
    <w:p w14:paraId="3D8A28B9" w14:textId="08FD03CC" w:rsidR="005B72BF" w:rsidRDefault="005B72BF" w:rsidP="00C70B50">
      <w:pPr>
        <w:spacing w:line="240" w:lineRule="auto"/>
        <w:rPr>
          <w:ins w:id="1803" w:author="Mostafa Sameer" w:date="2024-10-16T01:55:00Z" w16du:dateUtc="2024-10-16T05:55:00Z"/>
          <w:sz w:val="20"/>
          <w:szCs w:val="20"/>
          <w:lang w:val="en-US"/>
        </w:rPr>
      </w:pPr>
      <w:proofErr w:type="gramStart"/>
      <w:ins w:id="1804" w:author="Mostafa Sameer" w:date="2024-10-16T01:53:00Z">
        <w:r w:rsidRPr="00C70B50">
          <w:rPr>
            <w:sz w:val="20"/>
            <w:szCs w:val="20"/>
            <w:lang w:val="en-US"/>
            <w:rPrChange w:id="1805" w:author="Mostafa Sameer" w:date="2024-10-16T01:54:00Z" w16du:dateUtc="2024-10-16T05:54:00Z">
              <w:rPr>
                <w:lang w:val="en-US"/>
              </w:rPr>
            </w:rPrChange>
          </w:rPr>
          <w:t>Figure :</w:t>
        </w:r>
        <w:proofErr w:type="gramEnd"/>
        <w:r w:rsidRPr="00C70B50">
          <w:rPr>
            <w:sz w:val="20"/>
            <w:szCs w:val="20"/>
            <w:lang w:val="en-US"/>
            <w:rPrChange w:id="1806" w:author="Mostafa Sameer" w:date="2024-10-16T01:54:00Z" w16du:dateUtc="2024-10-16T05:54:00Z">
              <w:rPr>
                <w:lang w:val="en-US"/>
              </w:rPr>
            </w:rPrChange>
          </w:rPr>
          <w:t xml:space="preserve"> Tested door models [</w:t>
        </w:r>
      </w:ins>
      <w:ins w:id="1807" w:author="Mostafa Sameer" w:date="2024-10-16T01:54:00Z">
        <w:r w:rsidR="00C70B50" w:rsidRPr="00C70B50">
          <w:rPr>
            <w:sz w:val="20"/>
            <w:szCs w:val="20"/>
            <w:rPrChange w:id="1808" w:author="Mostafa Sameer" w:date="2024-10-16T01:54:00Z" w16du:dateUtc="2024-10-16T05:54:00Z">
              <w:rPr/>
            </w:rPrChange>
          </w:rPr>
          <w:t xml:space="preserve">Carlos E. Melchor, P. E. (2023). Statistical Analysis </w:t>
        </w:r>
        <w:proofErr w:type="gramStart"/>
        <w:r w:rsidR="00C70B50" w:rsidRPr="00C70B50">
          <w:rPr>
            <w:sz w:val="20"/>
            <w:szCs w:val="20"/>
            <w:rPrChange w:id="1809" w:author="Mostafa Sameer" w:date="2024-10-16T01:54:00Z" w16du:dateUtc="2024-10-16T05:54:00Z">
              <w:rPr/>
            </w:rPrChange>
          </w:rPr>
          <w:t>For</w:t>
        </w:r>
        <w:proofErr w:type="gramEnd"/>
        <w:r w:rsidR="00C70B50" w:rsidRPr="00C70B50">
          <w:rPr>
            <w:sz w:val="20"/>
            <w:szCs w:val="20"/>
            <w:rPrChange w:id="1810" w:author="Mostafa Sameer" w:date="2024-10-16T01:54:00Z" w16du:dateUtc="2024-10-16T05:54:00Z">
              <w:rPr/>
            </w:rPrChange>
          </w:rPr>
          <w:t xml:space="preserve"> STORMARMOUR TECHNICAL REPORT - A product </w:t>
        </w:r>
      </w:ins>
      <w:r w:rsidR="0036219E">
        <w:rPr>
          <w:sz w:val="20"/>
          <w:szCs w:val="20"/>
        </w:rPr>
        <w:t>of</w:t>
      </w:r>
      <w:ins w:id="1811" w:author="Mostafa Sameer" w:date="2024-10-16T01:54:00Z">
        <w:r w:rsidR="00C70B50" w:rsidRPr="00C70B50">
          <w:rPr>
            <w:sz w:val="20"/>
            <w:szCs w:val="20"/>
            <w:rPrChange w:id="1812" w:author="Mostafa Sameer" w:date="2024-10-16T01:54:00Z" w16du:dateUtc="2024-10-16T05:54:00Z">
              <w:rPr/>
            </w:rPrChange>
          </w:rPr>
          <w:t xml:space="preserve"> Storm Shield </w:t>
        </w:r>
      </w:ins>
      <w:r w:rsidR="0036219E">
        <w:rPr>
          <w:sz w:val="20"/>
          <w:szCs w:val="20"/>
        </w:rPr>
        <w:t>of</w:t>
      </w:r>
      <w:ins w:id="1813" w:author="Mostafa Sameer" w:date="2024-10-16T01:54:00Z">
        <w:r w:rsidR="00C70B50" w:rsidRPr="00C70B50">
          <w:rPr>
            <w:sz w:val="20"/>
            <w:szCs w:val="20"/>
            <w:rPrChange w:id="1814" w:author="Mostafa Sameer" w:date="2024-10-16T01:54:00Z" w16du:dateUtc="2024-10-16T05:54:00Z">
              <w:rPr/>
            </w:rPrChange>
          </w:rPr>
          <w:t xml:space="preserve"> Miami, INC. NC23-191(Certificate </w:t>
        </w:r>
      </w:ins>
      <w:r w:rsidR="0036219E">
        <w:rPr>
          <w:sz w:val="20"/>
          <w:szCs w:val="20"/>
        </w:rPr>
        <w:t>of</w:t>
      </w:r>
      <w:ins w:id="1815" w:author="Mostafa Sameer" w:date="2024-10-16T01:54:00Z">
        <w:r w:rsidR="00C70B50" w:rsidRPr="00C70B50">
          <w:rPr>
            <w:sz w:val="20"/>
            <w:szCs w:val="20"/>
            <w:rPrChange w:id="1816" w:author="Mostafa Sameer" w:date="2024-10-16T01:54:00Z" w16du:dateUtc="2024-10-16T05:54:00Z">
              <w:rPr/>
            </w:rPrChange>
          </w:rPr>
          <w:t xml:space="preserve"> Authorization # 8755), 1–18.</w:t>
        </w:r>
      </w:ins>
      <w:ins w:id="1817" w:author="Mostafa Sameer" w:date="2024-10-16T01:53:00Z">
        <w:r w:rsidRPr="00C70B50">
          <w:rPr>
            <w:sz w:val="20"/>
            <w:szCs w:val="20"/>
            <w:lang w:val="en-US"/>
            <w:rPrChange w:id="1818" w:author="Mostafa Sameer" w:date="2024-10-16T01:54:00Z" w16du:dateUtc="2024-10-16T05:54:00Z">
              <w:rPr>
                <w:lang w:val="en-US"/>
              </w:rPr>
            </w:rPrChange>
          </w:rPr>
          <w:t>]</w:t>
        </w:r>
      </w:ins>
    </w:p>
    <w:p w14:paraId="0444C53B" w14:textId="77777777" w:rsidR="00C70B50" w:rsidRPr="00C70B50" w:rsidRDefault="00C70B50">
      <w:pPr>
        <w:spacing w:line="240" w:lineRule="auto"/>
        <w:rPr>
          <w:ins w:id="1819" w:author="Mostafa Sameer" w:date="2024-10-16T01:53:00Z"/>
          <w:sz w:val="20"/>
          <w:szCs w:val="20"/>
          <w:lang w:val="en-US"/>
          <w:rPrChange w:id="1820" w:author="Mostafa Sameer" w:date="2024-10-16T01:54:00Z" w16du:dateUtc="2024-10-16T05:54:00Z">
            <w:rPr>
              <w:ins w:id="1821" w:author="Mostafa Sameer" w:date="2024-10-16T01:53:00Z"/>
              <w:lang w:val="en-US"/>
            </w:rPr>
          </w:rPrChange>
        </w:rPr>
        <w:pPrChange w:id="1822" w:author="Mostafa Sameer" w:date="2024-10-16T01:55:00Z" w16du:dateUtc="2024-10-16T05:55:00Z">
          <w:pPr>
            <w:spacing w:line="360" w:lineRule="auto"/>
            <w:jc w:val="both"/>
          </w:pPr>
        </w:pPrChange>
      </w:pPr>
    </w:p>
    <w:p w14:paraId="78490457" w14:textId="32434E9F" w:rsidR="005B72BF" w:rsidRPr="005B72BF" w:rsidRDefault="005B72BF" w:rsidP="005B72BF">
      <w:pPr>
        <w:spacing w:line="360" w:lineRule="auto"/>
        <w:jc w:val="both"/>
        <w:rPr>
          <w:ins w:id="1823" w:author="Mostafa Sameer" w:date="2024-10-16T01:53:00Z"/>
          <w:lang w:val="en-US"/>
        </w:rPr>
      </w:pPr>
      <w:ins w:id="1824" w:author="Mostafa Sameer" w:date="2024-10-16T01:53:00Z">
        <w:r w:rsidRPr="005B72BF">
          <w:rPr>
            <w:lang w:val="en-US"/>
          </w:rPr>
          <w:t xml:space="preserve">As per Melchor, C. E., et al. (2023). Statistical Analysis for STORM ARMOUR TECHNICAL REPORT - A product </w:t>
        </w:r>
      </w:ins>
      <w:r w:rsidR="0036219E">
        <w:rPr>
          <w:lang w:val="en-US"/>
        </w:rPr>
        <w:t>of</w:t>
      </w:r>
      <w:ins w:id="1825" w:author="Mostafa Sameer" w:date="2024-10-16T01:53:00Z">
        <w:r w:rsidRPr="005B72BF">
          <w:rPr>
            <w:lang w:val="en-US"/>
          </w:rPr>
          <w:t xml:space="preserve"> Storm Shield </w:t>
        </w:r>
      </w:ins>
      <w:r w:rsidR="0036219E">
        <w:rPr>
          <w:lang w:val="en-US"/>
        </w:rPr>
        <w:t>of</w:t>
      </w:r>
      <w:ins w:id="1826" w:author="Mostafa Sameer" w:date="2024-10-16T01:53:00Z">
        <w:r w:rsidRPr="005B72BF">
          <w:rPr>
            <w:lang w:val="en-US"/>
          </w:rPr>
          <w:t xml:space="preserve"> Miami, INC. NC23-191 (Certificate </w:t>
        </w:r>
      </w:ins>
      <w:r w:rsidR="0036219E">
        <w:rPr>
          <w:lang w:val="en-US"/>
        </w:rPr>
        <w:t>of</w:t>
      </w:r>
      <w:ins w:id="1827" w:author="Mostafa Sameer" w:date="2024-10-16T01:53:00Z">
        <w:r w:rsidRPr="005B72BF">
          <w:rPr>
            <w:lang w:val="en-US"/>
          </w:rPr>
          <w:t xml:space="preserve"> Authorization # 8755), 1–18. [25], Gather field data from past storms </w:t>
        </w:r>
      </w:ins>
      <w:r w:rsidR="0036219E">
        <w:rPr>
          <w:lang w:val="en-US"/>
        </w:rPr>
        <w:t>and</w:t>
      </w:r>
      <w:ins w:id="1828" w:author="Mostafa Sameer" w:date="2024-10-16T01:53:00Z">
        <w:r w:rsidRPr="005B72BF">
          <w:rPr>
            <w:lang w:val="en-US"/>
          </w:rPr>
          <w:t xml:space="preserve"> genuine sliding glass door installations </w:t>
        </w:r>
        <w:r w:rsidRPr="005B72BF">
          <w:rPr>
            <w:lang w:val="en-US"/>
          </w:rPr>
          <w:lastRenderedPageBreak/>
          <w:t xml:space="preserve">to see how these types </w:t>
        </w:r>
      </w:ins>
      <w:r w:rsidR="0036219E">
        <w:rPr>
          <w:lang w:val="en-US"/>
        </w:rPr>
        <w:t>of</w:t>
      </w:r>
      <w:ins w:id="1829" w:author="Mostafa Sameer" w:date="2024-10-16T01:53:00Z">
        <w:r w:rsidRPr="005B72BF">
          <w:rPr>
            <w:lang w:val="en-US"/>
          </w:rPr>
          <w:t xml:space="preserve"> structures have historically behaved in real storm situations. Finding the probable causes </w:t>
        </w:r>
      </w:ins>
      <w:r w:rsidR="0036219E">
        <w:rPr>
          <w:lang w:val="en-US"/>
        </w:rPr>
        <w:t>of</w:t>
      </w:r>
      <w:ins w:id="1830" w:author="Mostafa Sameer" w:date="2024-10-16T01:53:00Z">
        <w:r w:rsidRPr="005B72BF">
          <w:rPr>
            <w:lang w:val="en-US"/>
          </w:rPr>
          <w:t xml:space="preserve"> failure </w:t>
        </w:r>
      </w:ins>
      <w:r w:rsidR="0036219E">
        <w:rPr>
          <w:lang w:val="en-US"/>
        </w:rPr>
        <w:t>and</w:t>
      </w:r>
      <w:ins w:id="1831" w:author="Mostafa Sameer" w:date="2024-10-16T01:53:00Z">
        <w:r w:rsidRPr="005B72BF">
          <w:rPr>
            <w:lang w:val="en-US"/>
          </w:rPr>
          <w:t xml:space="preserve"> the elements that contribute to WDR incursion is the goal.</w:t>
        </w:r>
      </w:ins>
    </w:p>
    <w:p w14:paraId="24387438" w14:textId="430E970E" w:rsidR="005B72BF" w:rsidRPr="005B72BF" w:rsidRDefault="005B72BF" w:rsidP="005B72BF">
      <w:pPr>
        <w:spacing w:line="360" w:lineRule="auto"/>
        <w:jc w:val="both"/>
        <w:rPr>
          <w:ins w:id="1832" w:author="Mostafa Sameer" w:date="2024-10-16T01:53:00Z"/>
          <w:lang w:val="en-US"/>
        </w:rPr>
      </w:pPr>
      <w:ins w:id="1833" w:author="Mostafa Sameer" w:date="2024-10-16T01:53:00Z">
        <w:r w:rsidRPr="005B72BF">
          <w:rPr>
            <w:lang w:val="en-US"/>
          </w:rPr>
          <w:t xml:space="preserve">The Storm </w:t>
        </w:r>
        <w:proofErr w:type="spellStart"/>
        <w:r w:rsidRPr="005B72BF">
          <w:rPr>
            <w:lang w:val="en-US"/>
          </w:rPr>
          <w:t>Armour</w:t>
        </w:r>
        <w:proofErr w:type="spellEnd"/>
        <w:r w:rsidRPr="005B72BF">
          <w:rPr>
            <w:lang w:val="en-US"/>
          </w:rPr>
          <w:t xml:space="preserve"> System is a set </w:t>
        </w:r>
      </w:ins>
      <w:r w:rsidR="0036219E">
        <w:rPr>
          <w:lang w:val="en-US"/>
        </w:rPr>
        <w:t>of</w:t>
      </w:r>
      <w:ins w:id="1834" w:author="Mostafa Sameer" w:date="2024-10-16T01:53:00Z">
        <w:r w:rsidRPr="005B72BF">
          <w:rPr>
            <w:lang w:val="en-US"/>
          </w:rPr>
          <w:t xml:space="preserve"> components designed to improve the resilience </w:t>
        </w:r>
      </w:ins>
      <w:r w:rsidR="0036219E">
        <w:rPr>
          <w:lang w:val="en-US"/>
        </w:rPr>
        <w:t>of</w:t>
      </w:r>
      <w:ins w:id="1835" w:author="Mostafa Sameer" w:date="2024-10-16T01:53:00Z">
        <w:r w:rsidRPr="005B72BF">
          <w:rPr>
            <w:lang w:val="en-US"/>
          </w:rPr>
          <w:t xml:space="preserve"> sliding glass door track systems against water intrusion during severe weather, such as hurricanes or high winds. The system is engineered to reduce the impact </w:t>
        </w:r>
      </w:ins>
      <w:r w:rsidR="0036219E">
        <w:rPr>
          <w:lang w:val="en-US"/>
        </w:rPr>
        <w:t>of</w:t>
      </w:r>
      <w:ins w:id="1836" w:author="Mostafa Sameer" w:date="2024-10-16T01:53:00Z">
        <w:r w:rsidRPr="005B72BF">
          <w:rPr>
            <w:lang w:val="en-US"/>
          </w:rPr>
          <w:t xml:space="preserve"> strong winds </w:t>
        </w:r>
      </w:ins>
      <w:r w:rsidR="0036219E">
        <w:rPr>
          <w:lang w:val="en-US"/>
        </w:rPr>
        <w:t>and</w:t>
      </w:r>
      <w:ins w:id="1837" w:author="Mostafa Sameer" w:date="2024-10-16T01:53:00Z">
        <w:r w:rsidRPr="005B72BF">
          <w:rPr>
            <w:lang w:val="en-US"/>
          </w:rPr>
          <w:t xml:space="preserve"> extended storm durations, aiming to protect against water leakage.</w:t>
        </w:r>
      </w:ins>
    </w:p>
    <w:p w14:paraId="24CF5080" w14:textId="7FC8DF76" w:rsidR="005B72BF" w:rsidRPr="005B72BF" w:rsidRDefault="005B72BF" w:rsidP="005B72BF">
      <w:pPr>
        <w:spacing w:line="360" w:lineRule="auto"/>
        <w:jc w:val="both"/>
        <w:rPr>
          <w:ins w:id="1838" w:author="Mostafa Sameer" w:date="2024-10-16T01:53:00Z"/>
          <w:lang w:val="en-US"/>
        </w:rPr>
      </w:pPr>
      <w:ins w:id="1839" w:author="Mostafa Sameer" w:date="2024-10-16T01:53:00Z">
        <w:r w:rsidRPr="005B72BF">
          <w:rPr>
            <w:lang w:val="en-US"/>
          </w:rPr>
          <w:t xml:space="preserve">Tests were conducted on a steel-framed structure with sliding glass doors from three manufacturers. </w:t>
        </w:r>
      </w:ins>
      <w:ins w:id="1840" w:author="Mostafa Sameer" w:date="2024-10-16T01:55:00Z" w16du:dateUtc="2024-10-16T05:55:00Z">
        <w:r w:rsidR="00095F77">
          <w:rPr>
            <w:lang w:val="en-US"/>
          </w:rPr>
          <w:t>Four-door</w:t>
        </w:r>
      </w:ins>
      <w:ins w:id="1841" w:author="Mostafa Sameer" w:date="2024-10-16T01:53:00Z">
        <w:r w:rsidRPr="005B72BF">
          <w:rPr>
            <w:lang w:val="en-US"/>
          </w:rPr>
          <w:t xml:space="preserve"> models were evaluated: ES-EL400, ES-SGD2020, </w:t>
        </w:r>
      </w:ins>
      <w:r w:rsidR="0036219E">
        <w:rPr>
          <w:lang w:val="en-US"/>
        </w:rPr>
        <w:t>and</w:t>
      </w:r>
      <w:ins w:id="1842" w:author="Mostafa Sameer" w:date="2024-10-16T01:53:00Z">
        <w:r w:rsidRPr="005B72BF">
          <w:rPr>
            <w:lang w:val="en-US"/>
          </w:rPr>
          <w:t xml:space="preserve"> two competitor models. Testing involved multiple iterations under controlled conditions, including rain rates </w:t>
        </w:r>
      </w:ins>
      <w:r w:rsidR="0036219E">
        <w:rPr>
          <w:lang w:val="en-US"/>
        </w:rPr>
        <w:t>of</w:t>
      </w:r>
      <w:ins w:id="1843" w:author="Mostafa Sameer" w:date="2024-10-16T01:53:00Z">
        <w:r w:rsidRPr="005B72BF">
          <w:rPr>
            <w:lang w:val="en-US"/>
          </w:rPr>
          <w:t xml:space="preserve"> 4 inches per hour </w:t>
        </w:r>
      </w:ins>
      <w:r w:rsidR="0036219E">
        <w:rPr>
          <w:lang w:val="en-US"/>
        </w:rPr>
        <w:t>and</w:t>
      </w:r>
      <w:ins w:id="1844" w:author="Mostafa Sameer" w:date="2024-10-16T01:53:00Z">
        <w:r w:rsidRPr="005B72BF">
          <w:rPr>
            <w:lang w:val="en-US"/>
          </w:rPr>
          <w:t xml:space="preserve"> wind speeds ranging from 100 to 115 miles per hour for 5-minute durations. Results compared water intrusion volumes for each model, both with </w:t>
        </w:r>
      </w:ins>
      <w:r w:rsidR="0036219E">
        <w:rPr>
          <w:lang w:val="en-US"/>
        </w:rPr>
        <w:t>and</w:t>
      </w:r>
      <w:ins w:id="1845" w:author="Mostafa Sameer" w:date="2024-10-16T01:53:00Z">
        <w:r w:rsidRPr="005B72BF">
          <w:rPr>
            <w:lang w:val="en-US"/>
          </w:rPr>
          <w:t xml:space="preserve"> without the Storm </w:t>
        </w:r>
        <w:proofErr w:type="spellStart"/>
        <w:r w:rsidRPr="005B72BF">
          <w:rPr>
            <w:lang w:val="en-US"/>
          </w:rPr>
          <w:t>Armour</w:t>
        </w:r>
        <w:proofErr w:type="spellEnd"/>
        <w:r w:rsidRPr="005B72BF">
          <w:rPr>
            <w:lang w:val="en-US"/>
          </w:rPr>
          <w:t xml:space="preserve"> system installed, showing the system's effectiveness in reducing water leakage across all tested door models. Data was recorded </w:t>
        </w:r>
      </w:ins>
      <w:r w:rsidR="0036219E">
        <w:rPr>
          <w:lang w:val="en-US"/>
        </w:rPr>
        <w:t>and</w:t>
      </w:r>
      <w:ins w:id="1846" w:author="Mostafa Sameer" w:date="2024-10-16T01:53:00Z">
        <w:r w:rsidRPr="005B72BF">
          <w:rPr>
            <w:lang w:val="en-US"/>
          </w:rPr>
          <w:t xml:space="preserve"> summarized in Table 3 </w:t>
        </w:r>
      </w:ins>
      <w:r w:rsidR="0036219E">
        <w:rPr>
          <w:lang w:val="en-US"/>
        </w:rPr>
        <w:t>of</w:t>
      </w:r>
      <w:ins w:id="1847" w:author="Mostafa Sameer" w:date="2024-10-16T01:53:00Z">
        <w:r w:rsidRPr="005B72BF">
          <w:rPr>
            <w:lang w:val="en-US"/>
          </w:rPr>
          <w:t xml:space="preserve"> the report.</w:t>
        </w:r>
      </w:ins>
    </w:p>
    <w:p w14:paraId="629BE164" w14:textId="77777777" w:rsidR="005B72BF" w:rsidRDefault="005B72BF">
      <w:pPr>
        <w:spacing w:line="360" w:lineRule="auto"/>
        <w:jc w:val="both"/>
        <w:rPr>
          <w:ins w:id="1848" w:author="Mostafa Sameer" w:date="2024-10-16T01:55:00Z" w16du:dateUtc="2024-10-16T05:55:00Z"/>
        </w:rPr>
      </w:pPr>
    </w:p>
    <w:p w14:paraId="303BA2A8" w14:textId="77777777" w:rsidR="00095F77" w:rsidRDefault="00095F77">
      <w:pPr>
        <w:spacing w:line="360" w:lineRule="auto"/>
        <w:jc w:val="both"/>
        <w:rPr>
          <w:ins w:id="1849" w:author="Mostafa Sameer" w:date="2024-10-16T01:55:00Z" w16du:dateUtc="2024-10-16T05:55:00Z"/>
        </w:rPr>
      </w:pPr>
    </w:p>
    <w:p w14:paraId="612ED298" w14:textId="77777777" w:rsidR="00095F77" w:rsidRDefault="00095F77">
      <w:pPr>
        <w:spacing w:line="360" w:lineRule="auto"/>
        <w:jc w:val="both"/>
        <w:rPr>
          <w:ins w:id="1850" w:author="Mostafa Sameer" w:date="2024-10-16T01:55:00Z" w16du:dateUtc="2024-10-16T05:55:00Z"/>
        </w:rPr>
      </w:pPr>
    </w:p>
    <w:p w14:paraId="5A2EBA12" w14:textId="77777777" w:rsidR="00095F77" w:rsidRDefault="00095F77">
      <w:pPr>
        <w:spacing w:line="360" w:lineRule="auto"/>
        <w:jc w:val="both"/>
        <w:rPr>
          <w:ins w:id="1851" w:author="Mostafa Sameer" w:date="2024-10-16T01:55:00Z" w16du:dateUtc="2024-10-16T05:55:00Z"/>
        </w:rPr>
      </w:pPr>
    </w:p>
    <w:p w14:paraId="55753754" w14:textId="77777777" w:rsidR="00095F77" w:rsidRDefault="00095F77">
      <w:pPr>
        <w:spacing w:line="360" w:lineRule="auto"/>
        <w:jc w:val="both"/>
        <w:rPr>
          <w:ins w:id="1852" w:author="Mostafa Sameer" w:date="2024-10-16T01:55:00Z" w16du:dateUtc="2024-10-16T05:55:00Z"/>
        </w:rPr>
      </w:pPr>
    </w:p>
    <w:p w14:paraId="295084EE" w14:textId="77777777" w:rsidR="00095F77" w:rsidRDefault="00095F77">
      <w:pPr>
        <w:spacing w:line="360" w:lineRule="auto"/>
        <w:jc w:val="both"/>
        <w:rPr>
          <w:ins w:id="1853" w:author="Mostafa Sameer" w:date="2024-10-16T01:55:00Z" w16du:dateUtc="2024-10-16T05:55:00Z"/>
        </w:rPr>
      </w:pPr>
    </w:p>
    <w:p w14:paraId="11578313" w14:textId="77777777" w:rsidR="00095F77" w:rsidRDefault="00095F77">
      <w:pPr>
        <w:spacing w:line="360" w:lineRule="auto"/>
        <w:jc w:val="both"/>
        <w:rPr>
          <w:ins w:id="1854" w:author="Mostafa Sameer" w:date="2024-10-16T01:55:00Z" w16du:dateUtc="2024-10-16T05:55:00Z"/>
        </w:rPr>
      </w:pPr>
    </w:p>
    <w:p w14:paraId="02236047" w14:textId="77777777" w:rsidR="00095F77" w:rsidRDefault="00095F77">
      <w:pPr>
        <w:spacing w:line="360" w:lineRule="auto"/>
        <w:jc w:val="both"/>
        <w:rPr>
          <w:ins w:id="1855" w:author="Mostafa Sameer" w:date="2024-10-16T01:55:00Z" w16du:dateUtc="2024-10-16T05:55:00Z"/>
        </w:rPr>
      </w:pPr>
    </w:p>
    <w:p w14:paraId="47B6110C" w14:textId="77777777" w:rsidR="00095F77" w:rsidRDefault="00095F77">
      <w:pPr>
        <w:spacing w:line="360" w:lineRule="auto"/>
        <w:jc w:val="both"/>
        <w:rPr>
          <w:ins w:id="1856" w:author="Mostafa Sameer" w:date="2024-10-16T01:55:00Z" w16du:dateUtc="2024-10-16T05:55:00Z"/>
        </w:rPr>
      </w:pPr>
    </w:p>
    <w:p w14:paraId="487D5717" w14:textId="77777777" w:rsidR="00095F77" w:rsidRDefault="00095F77">
      <w:pPr>
        <w:spacing w:line="360" w:lineRule="auto"/>
        <w:jc w:val="both"/>
        <w:rPr>
          <w:ins w:id="1857" w:author="Mostafa Sameer" w:date="2024-10-16T01:55:00Z" w16du:dateUtc="2024-10-16T05:55:00Z"/>
        </w:rPr>
      </w:pPr>
    </w:p>
    <w:p w14:paraId="25CB7701" w14:textId="77777777" w:rsidR="00095F77" w:rsidRDefault="00095F77">
      <w:pPr>
        <w:spacing w:line="360" w:lineRule="auto"/>
        <w:jc w:val="both"/>
        <w:rPr>
          <w:ins w:id="1858" w:author="Mostafa Sameer" w:date="2024-10-16T01:55:00Z" w16du:dateUtc="2024-10-16T05:55:00Z"/>
        </w:rPr>
      </w:pPr>
    </w:p>
    <w:p w14:paraId="6CDC5FDB" w14:textId="77777777" w:rsidR="00095F77" w:rsidRDefault="00095F77">
      <w:pPr>
        <w:spacing w:line="360" w:lineRule="auto"/>
        <w:jc w:val="both"/>
        <w:rPr>
          <w:ins w:id="1859" w:author="Mostafa Sameer" w:date="2024-10-16T01:55:00Z" w16du:dateUtc="2024-10-16T05:55:00Z"/>
        </w:rPr>
      </w:pPr>
    </w:p>
    <w:p w14:paraId="1CE17EF0" w14:textId="77777777" w:rsidR="00095F77" w:rsidRDefault="00095F77">
      <w:pPr>
        <w:spacing w:line="360" w:lineRule="auto"/>
        <w:jc w:val="both"/>
        <w:rPr>
          <w:ins w:id="1860" w:author="Mostafa Sameer" w:date="2024-10-16T01:55:00Z" w16du:dateUtc="2024-10-16T05:55:00Z"/>
        </w:rPr>
      </w:pPr>
    </w:p>
    <w:p w14:paraId="54F68BDB" w14:textId="77777777" w:rsidR="00095F77" w:rsidRDefault="00095F77">
      <w:pPr>
        <w:spacing w:line="360" w:lineRule="auto"/>
        <w:jc w:val="both"/>
        <w:rPr>
          <w:ins w:id="1861" w:author="Mostafa Sameer" w:date="2024-10-16T01:57:00Z" w16du:dateUtc="2024-10-16T05:57:00Z"/>
        </w:rPr>
      </w:pPr>
    </w:p>
    <w:p w14:paraId="0406D7AA" w14:textId="55711D32" w:rsidR="00182C83" w:rsidRDefault="00182C83">
      <w:pPr>
        <w:spacing w:line="360" w:lineRule="auto"/>
        <w:jc w:val="both"/>
        <w:rPr>
          <w:ins w:id="1862" w:author="Mostafa Sameer" w:date="2024-10-16T01:55:00Z" w16du:dateUtc="2024-10-16T05:55:00Z"/>
        </w:rPr>
        <w:sectPr w:rsidR="00182C83">
          <w:pgSz w:w="12240" w:h="15840"/>
          <w:pgMar w:top="1440" w:right="1440" w:bottom="1440" w:left="1440" w:header="720" w:footer="720" w:gutter="0"/>
          <w:cols w:space="720"/>
        </w:sectPr>
      </w:pPr>
    </w:p>
    <w:tbl>
      <w:tblPr>
        <w:tblpPr w:leftFromText="180" w:rightFromText="180" w:vertAnchor="text" w:horzAnchor="margin" w:tblpX="895" w:tblpY="-1441"/>
        <w:tblW w:w="10260" w:type="dxa"/>
        <w:tblCellMar>
          <w:top w:w="15" w:type="dxa"/>
          <w:left w:w="15" w:type="dxa"/>
          <w:bottom w:w="15" w:type="dxa"/>
          <w:right w:w="15" w:type="dxa"/>
        </w:tblCellMar>
        <w:tblLook w:val="04A0" w:firstRow="1" w:lastRow="0" w:firstColumn="1" w:lastColumn="0" w:noHBand="0" w:noVBand="1"/>
      </w:tblPr>
      <w:tblGrid>
        <w:gridCol w:w="1014"/>
        <w:gridCol w:w="1122"/>
        <w:gridCol w:w="575"/>
        <w:gridCol w:w="796"/>
        <w:gridCol w:w="759"/>
        <w:gridCol w:w="808"/>
        <w:gridCol w:w="815"/>
        <w:gridCol w:w="1213"/>
        <w:gridCol w:w="1143"/>
        <w:gridCol w:w="1385"/>
        <w:gridCol w:w="630"/>
      </w:tblGrid>
      <w:tr w:rsidR="00F70C4C" w:rsidRPr="00F0595E" w14:paraId="30E38E74" w14:textId="77777777" w:rsidTr="00F70C4C">
        <w:trPr>
          <w:trHeight w:val="366"/>
          <w:ins w:id="1863" w:author="Mostafa Sameer" w:date="2024-10-16T01:57:00Z"/>
        </w:trPr>
        <w:tc>
          <w:tcPr>
            <w:tcW w:w="9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727458" w14:textId="3715DFD2" w:rsidR="00182C83" w:rsidRPr="00F0595E" w:rsidRDefault="00182C83" w:rsidP="00F70C4C">
            <w:pPr>
              <w:spacing w:line="360" w:lineRule="auto"/>
              <w:jc w:val="center"/>
              <w:rPr>
                <w:ins w:id="1864" w:author="Mostafa Sameer" w:date="2024-10-16T01:57:00Z" w16du:dateUtc="2024-10-16T05:57:00Z"/>
                <w:sz w:val="16"/>
                <w:szCs w:val="16"/>
                <w:lang w:val="en-US"/>
              </w:rPr>
            </w:pPr>
            <w:ins w:id="1865" w:author="Mostafa Sameer" w:date="2024-10-16T01:57:00Z" w16du:dateUtc="2024-10-16T05:57:00Z">
              <w:r w:rsidRPr="00F0595E">
                <w:rPr>
                  <w:b/>
                  <w:bCs/>
                  <w:sz w:val="16"/>
                  <w:szCs w:val="16"/>
                  <w:lang w:val="en-US"/>
                </w:rPr>
                <w:lastRenderedPageBreak/>
                <w:t>Door Model</w:t>
              </w:r>
            </w:ins>
          </w:p>
        </w:tc>
        <w:tc>
          <w:tcPr>
            <w:tcW w:w="1134"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6E634B3" w14:textId="77777777" w:rsidR="00182C83" w:rsidRPr="00F0595E" w:rsidRDefault="00182C83" w:rsidP="00F70C4C">
            <w:pPr>
              <w:spacing w:line="360" w:lineRule="auto"/>
              <w:jc w:val="center"/>
              <w:rPr>
                <w:ins w:id="1866" w:author="Mostafa Sameer" w:date="2024-10-16T01:57:00Z" w16du:dateUtc="2024-10-16T05:57:00Z"/>
                <w:sz w:val="16"/>
                <w:szCs w:val="16"/>
                <w:lang w:val="en-US"/>
              </w:rPr>
            </w:pPr>
            <w:ins w:id="1867" w:author="Mostafa Sameer" w:date="2024-10-16T01:57:00Z" w16du:dateUtc="2024-10-16T05:57:00Z">
              <w:r w:rsidRPr="00F0595E">
                <w:rPr>
                  <w:b/>
                  <w:bCs/>
                  <w:sz w:val="16"/>
                  <w:szCs w:val="16"/>
                  <w:lang w:val="en-US"/>
                </w:rPr>
                <w:t>Grouping</w:t>
              </w:r>
            </w:ins>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880A3FA" w14:textId="77777777" w:rsidR="00182C83" w:rsidRPr="00F0595E" w:rsidRDefault="00182C83" w:rsidP="00F70C4C">
            <w:pPr>
              <w:spacing w:line="360" w:lineRule="auto"/>
              <w:jc w:val="center"/>
              <w:rPr>
                <w:ins w:id="1868" w:author="Mostafa Sameer" w:date="2024-10-16T01:57:00Z" w16du:dateUtc="2024-10-16T05:57:00Z"/>
                <w:sz w:val="16"/>
                <w:szCs w:val="16"/>
                <w:lang w:val="en-US"/>
              </w:rPr>
            </w:pPr>
            <w:ins w:id="1869" w:author="Mostafa Sameer" w:date="2024-10-16T01:57:00Z" w16du:dateUtc="2024-10-16T05:57:00Z">
              <w:r w:rsidRPr="00F0595E">
                <w:rPr>
                  <w:b/>
                  <w:bCs/>
                  <w:sz w:val="16"/>
                  <w:szCs w:val="16"/>
                  <w:lang w:val="en-US"/>
                </w:rPr>
                <w:t>Trial</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A1F6558" w14:textId="77777777" w:rsidR="00182C83" w:rsidRPr="00F0595E" w:rsidRDefault="00182C83" w:rsidP="00F70C4C">
            <w:pPr>
              <w:spacing w:line="360" w:lineRule="auto"/>
              <w:jc w:val="center"/>
              <w:rPr>
                <w:ins w:id="1870" w:author="Mostafa Sameer" w:date="2024-10-16T01:57:00Z" w16du:dateUtc="2024-10-16T05:57:00Z"/>
                <w:sz w:val="16"/>
                <w:szCs w:val="16"/>
                <w:lang w:val="en-US"/>
              </w:rPr>
            </w:pPr>
            <w:ins w:id="1871" w:author="Mostafa Sameer" w:date="2024-10-16T01:57:00Z" w16du:dateUtc="2024-10-16T05:57:00Z">
              <w:r w:rsidRPr="00F0595E">
                <w:rPr>
                  <w:b/>
                  <w:bCs/>
                  <w:sz w:val="16"/>
                  <w:szCs w:val="16"/>
                  <w:lang w:val="en-US"/>
                </w:rPr>
                <w:t>Time (Min)</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17FAB4D" w14:textId="77777777" w:rsidR="00182C83" w:rsidRPr="00F0595E" w:rsidRDefault="00182C83" w:rsidP="00F70C4C">
            <w:pPr>
              <w:spacing w:line="360" w:lineRule="auto"/>
              <w:jc w:val="center"/>
              <w:rPr>
                <w:ins w:id="1872" w:author="Mostafa Sameer" w:date="2024-10-16T01:57:00Z" w16du:dateUtc="2024-10-16T05:57:00Z"/>
                <w:sz w:val="16"/>
                <w:szCs w:val="16"/>
                <w:lang w:val="en-US"/>
              </w:rPr>
            </w:pPr>
            <w:ins w:id="1873" w:author="Mostafa Sameer" w:date="2024-10-16T01:57:00Z" w16du:dateUtc="2024-10-16T05:57:00Z">
              <w:r w:rsidRPr="00F0595E">
                <w:rPr>
                  <w:b/>
                  <w:bCs/>
                  <w:sz w:val="16"/>
                  <w:szCs w:val="16"/>
                  <w:lang w:val="en-US"/>
                </w:rPr>
                <w:t>Wind Speed (MPH)</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9DB63A5" w14:textId="77777777" w:rsidR="00182C83" w:rsidRPr="00F0595E" w:rsidRDefault="00182C83" w:rsidP="00F70C4C">
            <w:pPr>
              <w:spacing w:line="360" w:lineRule="auto"/>
              <w:jc w:val="center"/>
              <w:rPr>
                <w:ins w:id="1874" w:author="Mostafa Sameer" w:date="2024-10-16T01:57:00Z" w16du:dateUtc="2024-10-16T05:57:00Z"/>
                <w:sz w:val="16"/>
                <w:szCs w:val="16"/>
                <w:lang w:val="en-US"/>
              </w:rPr>
            </w:pPr>
            <w:ins w:id="1875" w:author="Mostafa Sameer" w:date="2024-10-16T01:57:00Z" w16du:dateUtc="2024-10-16T05:57:00Z">
              <w:r w:rsidRPr="00F0595E">
                <w:rPr>
                  <w:b/>
                  <w:bCs/>
                  <w:sz w:val="16"/>
                  <w:szCs w:val="16"/>
                  <w:lang w:val="en-US"/>
                </w:rPr>
                <w:t>Rain Volume (in/</w:t>
              </w:r>
              <w:proofErr w:type="spellStart"/>
              <w:r w:rsidRPr="00F0595E">
                <w:rPr>
                  <w:b/>
                  <w:bCs/>
                  <w:sz w:val="16"/>
                  <w:szCs w:val="16"/>
                  <w:lang w:val="en-US"/>
                </w:rPr>
                <w:t>hr</w:t>
              </w:r>
              <w:proofErr w:type="spellEnd"/>
              <w:r w:rsidRPr="00F0595E">
                <w:rPr>
                  <w:b/>
                  <w:bCs/>
                  <w:sz w:val="16"/>
                  <w:szCs w:val="16"/>
                  <w:lang w:val="en-US"/>
                </w:rPr>
                <w:t>)</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08A6D09" w14:textId="57B0118C" w:rsidR="00182C83" w:rsidRPr="00F0595E" w:rsidRDefault="00182C83" w:rsidP="00F70C4C">
            <w:pPr>
              <w:spacing w:line="360" w:lineRule="auto"/>
              <w:jc w:val="center"/>
              <w:rPr>
                <w:ins w:id="1876" w:author="Mostafa Sameer" w:date="2024-10-16T01:57:00Z" w16du:dateUtc="2024-10-16T05:57:00Z"/>
                <w:sz w:val="16"/>
                <w:szCs w:val="16"/>
                <w:lang w:val="en-US"/>
              </w:rPr>
            </w:pPr>
            <w:ins w:id="1877" w:author="Mostafa Sameer" w:date="2024-10-16T01:57:00Z" w16du:dateUtc="2024-10-16T05:57:00Z">
              <w:r w:rsidRPr="00F0595E">
                <w:rPr>
                  <w:b/>
                  <w:bCs/>
                  <w:sz w:val="16"/>
                  <w:szCs w:val="16"/>
                  <w:lang w:val="en-US"/>
                </w:rPr>
                <w:t xml:space="preserve">Storm </w:t>
              </w:r>
              <w:proofErr w:type="spellStart"/>
              <w:r w:rsidRPr="00F0595E">
                <w:rPr>
                  <w:b/>
                  <w:bCs/>
                  <w:sz w:val="16"/>
                  <w:szCs w:val="16"/>
                  <w:lang w:val="en-US"/>
                </w:rPr>
                <w:t>Armour</w:t>
              </w:r>
              <w:proofErr w:type="spellEnd"/>
              <w:r w:rsidRPr="00F0595E">
                <w:rPr>
                  <w:b/>
                  <w:bCs/>
                  <w:sz w:val="16"/>
                  <w:szCs w:val="16"/>
                  <w:lang w:val="en-US"/>
                </w:rPr>
                <w:t xml:space="preserve"> (on/</w:t>
              </w:r>
            </w:ins>
            <w:r w:rsidR="0036219E">
              <w:rPr>
                <w:b/>
                <w:bCs/>
                <w:sz w:val="16"/>
                <w:szCs w:val="16"/>
                <w:lang w:val="en-US"/>
              </w:rPr>
              <w:t>of</w:t>
            </w:r>
            <w:ins w:id="1878" w:author="Mostafa Sameer" w:date="2024-10-16T01:57:00Z" w16du:dateUtc="2024-10-16T05:57:00Z">
              <w:r w:rsidRPr="00F0595E">
                <w:rPr>
                  <w:b/>
                  <w:bCs/>
                  <w:sz w:val="16"/>
                  <w:szCs w:val="16"/>
                  <w:lang w:val="en-US"/>
                </w:rPr>
                <w:t>f)</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985BFAC" w14:textId="77777777" w:rsidR="00182C83" w:rsidRPr="00F0595E" w:rsidRDefault="00182C83" w:rsidP="00F70C4C">
            <w:pPr>
              <w:spacing w:line="360" w:lineRule="auto"/>
              <w:jc w:val="center"/>
              <w:rPr>
                <w:ins w:id="1879" w:author="Mostafa Sameer" w:date="2024-10-16T01:57:00Z" w16du:dateUtc="2024-10-16T05:57:00Z"/>
                <w:sz w:val="16"/>
                <w:szCs w:val="16"/>
                <w:lang w:val="en-US"/>
              </w:rPr>
            </w:pPr>
            <w:ins w:id="1880" w:author="Mostafa Sameer" w:date="2024-10-16T01:57:00Z" w16du:dateUtc="2024-10-16T05:57:00Z">
              <w:r w:rsidRPr="00F0595E">
                <w:rPr>
                  <w:b/>
                  <w:bCs/>
                  <w:sz w:val="16"/>
                  <w:szCs w:val="16"/>
                  <w:lang w:val="en-US"/>
                </w:rPr>
                <w:t>Water Volume (</w:t>
              </w:r>
              <w:proofErr w:type="spellStart"/>
              <w:r w:rsidRPr="00F0595E">
                <w:rPr>
                  <w:b/>
                  <w:bCs/>
                  <w:sz w:val="16"/>
                  <w:szCs w:val="16"/>
                  <w:lang w:val="en-US"/>
                </w:rPr>
                <w:t>lbs</w:t>
              </w:r>
              <w:proofErr w:type="spellEnd"/>
              <w:r w:rsidRPr="00F0595E">
                <w:rPr>
                  <w:b/>
                  <w:bCs/>
                  <w:sz w:val="16"/>
                  <w:szCs w:val="16"/>
                  <w:lang w:val="en-US"/>
                </w:rPr>
                <w:t>) After</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B16F550" w14:textId="77777777" w:rsidR="00182C83" w:rsidRPr="00F0595E" w:rsidRDefault="00182C83" w:rsidP="00F70C4C">
            <w:pPr>
              <w:spacing w:line="360" w:lineRule="auto"/>
              <w:jc w:val="center"/>
              <w:rPr>
                <w:ins w:id="1881" w:author="Mostafa Sameer" w:date="2024-10-16T01:57:00Z" w16du:dateUtc="2024-10-16T05:57:00Z"/>
                <w:sz w:val="16"/>
                <w:szCs w:val="16"/>
                <w:lang w:val="en-US"/>
              </w:rPr>
            </w:pPr>
            <w:ins w:id="1882" w:author="Mostafa Sameer" w:date="2024-10-16T01:57:00Z" w16du:dateUtc="2024-10-16T05:57:00Z">
              <w:r w:rsidRPr="00F0595E">
                <w:rPr>
                  <w:b/>
                  <w:bCs/>
                  <w:sz w:val="16"/>
                  <w:szCs w:val="16"/>
                  <w:lang w:val="en-US"/>
                </w:rPr>
                <w:t>Total Water Intrusion (</w:t>
              </w:r>
              <w:proofErr w:type="spellStart"/>
              <w:r w:rsidRPr="00F0595E">
                <w:rPr>
                  <w:b/>
                  <w:bCs/>
                  <w:sz w:val="16"/>
                  <w:szCs w:val="16"/>
                  <w:lang w:val="en-US"/>
                </w:rPr>
                <w:t>lbs</w:t>
              </w:r>
              <w:proofErr w:type="spellEnd"/>
              <w:r w:rsidRPr="00F0595E">
                <w:rPr>
                  <w:b/>
                  <w:bCs/>
                  <w:sz w:val="16"/>
                  <w:szCs w:val="16"/>
                  <w:lang w:val="en-US"/>
                </w:rPr>
                <w:t>)</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ACDD101" w14:textId="77777777" w:rsidR="00182C83" w:rsidRPr="00F0595E" w:rsidRDefault="00182C83" w:rsidP="00F70C4C">
            <w:pPr>
              <w:spacing w:line="360" w:lineRule="auto"/>
              <w:jc w:val="center"/>
              <w:rPr>
                <w:ins w:id="1883" w:author="Mostafa Sameer" w:date="2024-10-16T01:57:00Z" w16du:dateUtc="2024-10-16T05:57:00Z"/>
                <w:sz w:val="16"/>
                <w:szCs w:val="16"/>
                <w:lang w:val="en-US"/>
              </w:rPr>
            </w:pPr>
            <w:ins w:id="1884" w:author="Mostafa Sameer" w:date="2024-10-16T01:57:00Z" w16du:dateUtc="2024-10-16T05:57:00Z">
              <w:r w:rsidRPr="00F0595E">
                <w:rPr>
                  <w:b/>
                  <w:bCs/>
                  <w:sz w:val="16"/>
                  <w:szCs w:val="16"/>
                  <w:lang w:val="en-US"/>
                </w:rPr>
                <w:t>Total Water Intrusion (gallons)</w:t>
              </w:r>
            </w:ins>
          </w:p>
        </w:tc>
        <w:tc>
          <w:tcPr>
            <w:tcW w:w="63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4D8167D" w14:textId="77777777" w:rsidR="00182C83" w:rsidRPr="00F0595E" w:rsidRDefault="00182C83" w:rsidP="00F70C4C">
            <w:pPr>
              <w:spacing w:line="360" w:lineRule="auto"/>
              <w:jc w:val="center"/>
              <w:rPr>
                <w:ins w:id="1885" w:author="Mostafa Sameer" w:date="2024-10-16T01:57:00Z" w16du:dateUtc="2024-10-16T05:57:00Z"/>
                <w:sz w:val="16"/>
                <w:szCs w:val="16"/>
                <w:lang w:val="en-US"/>
              </w:rPr>
            </w:pPr>
            <w:ins w:id="1886" w:author="Mostafa Sameer" w:date="2024-10-16T01:57:00Z" w16du:dateUtc="2024-10-16T05:57:00Z">
              <w:r w:rsidRPr="00F0595E">
                <w:rPr>
                  <w:b/>
                  <w:bCs/>
                  <w:sz w:val="16"/>
                  <w:szCs w:val="16"/>
                  <w:lang w:val="en-US"/>
                </w:rPr>
                <w:t>Cups</w:t>
              </w:r>
            </w:ins>
          </w:p>
        </w:tc>
      </w:tr>
      <w:tr w:rsidR="00F70C4C" w:rsidRPr="00F0595E" w14:paraId="46C6FE2D" w14:textId="77777777" w:rsidTr="00F70C4C">
        <w:trPr>
          <w:trHeight w:val="301"/>
          <w:ins w:id="1887" w:author="Mostafa Sameer" w:date="2024-10-16T01:57:00Z"/>
        </w:trPr>
        <w:tc>
          <w:tcPr>
            <w:tcW w:w="900" w:type="dxa"/>
            <w:vMerge w:val="restart"/>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24DCD833" w14:textId="77777777" w:rsidR="00182C83" w:rsidRPr="00F0595E" w:rsidRDefault="00182C83" w:rsidP="00F70C4C">
            <w:pPr>
              <w:spacing w:line="360" w:lineRule="auto"/>
              <w:jc w:val="center"/>
              <w:rPr>
                <w:ins w:id="1888" w:author="Mostafa Sameer" w:date="2024-10-16T01:57:00Z" w16du:dateUtc="2024-10-16T05:57:00Z"/>
                <w:sz w:val="16"/>
                <w:szCs w:val="16"/>
                <w:lang w:val="en-US"/>
              </w:rPr>
            </w:pPr>
            <w:ins w:id="1889" w:author="Mostafa Sameer" w:date="2024-10-16T01:57:00Z" w16du:dateUtc="2024-10-16T05:57:00Z">
              <w:r w:rsidRPr="00F0595E">
                <w:rPr>
                  <w:sz w:val="16"/>
                  <w:szCs w:val="16"/>
                  <w:lang w:val="en-US"/>
                </w:rPr>
                <w:t>ES-EL</w:t>
              </w:r>
              <w:r w:rsidRPr="00F0595E">
                <w:rPr>
                  <w:sz w:val="16"/>
                  <w:szCs w:val="16"/>
                  <w:lang w:val="en-US"/>
                </w:rPr>
                <w:br/>
                <w:t>400</w:t>
              </w:r>
            </w:ins>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475EF11F" w14:textId="77777777" w:rsidR="00182C83" w:rsidRPr="00F0595E" w:rsidRDefault="00182C83" w:rsidP="00F70C4C">
            <w:pPr>
              <w:spacing w:line="360" w:lineRule="auto"/>
              <w:jc w:val="center"/>
              <w:rPr>
                <w:ins w:id="1890" w:author="Mostafa Sameer" w:date="2024-10-16T01:57:00Z" w16du:dateUtc="2024-10-16T05:57:00Z"/>
                <w:sz w:val="16"/>
                <w:szCs w:val="16"/>
                <w:lang w:val="en-US"/>
              </w:rPr>
            </w:pPr>
            <w:ins w:id="1891" w:author="Mostafa Sameer" w:date="2024-10-16T01:57:00Z" w16du:dateUtc="2024-10-16T05:57:00Z">
              <w:r w:rsidRPr="00F0595E">
                <w:rPr>
                  <w:sz w:val="16"/>
                  <w:szCs w:val="16"/>
                  <w:lang w:val="en-US"/>
                </w:rPr>
                <w:t>GROUP A</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550EE0" w14:textId="77777777" w:rsidR="00182C83" w:rsidRPr="00F0595E" w:rsidRDefault="00182C83" w:rsidP="00F70C4C">
            <w:pPr>
              <w:spacing w:line="360" w:lineRule="auto"/>
              <w:jc w:val="center"/>
              <w:rPr>
                <w:ins w:id="1892" w:author="Mostafa Sameer" w:date="2024-10-16T01:57:00Z" w16du:dateUtc="2024-10-16T05:57:00Z"/>
                <w:sz w:val="16"/>
                <w:szCs w:val="16"/>
                <w:lang w:val="en-US"/>
              </w:rPr>
            </w:pPr>
            <w:ins w:id="1893" w:author="Mostafa Sameer" w:date="2024-10-16T01:57:00Z" w16du:dateUtc="2024-10-16T05:57:00Z">
              <w:r w:rsidRPr="00F0595E">
                <w:rPr>
                  <w:sz w:val="16"/>
                  <w:szCs w:val="16"/>
                  <w:lang w:val="en-US"/>
                </w:rPr>
                <w:t>1</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286E54" w14:textId="77777777" w:rsidR="00182C83" w:rsidRPr="00F0595E" w:rsidRDefault="00182C83" w:rsidP="00F70C4C">
            <w:pPr>
              <w:spacing w:line="360" w:lineRule="auto"/>
              <w:jc w:val="center"/>
              <w:rPr>
                <w:ins w:id="1894" w:author="Mostafa Sameer" w:date="2024-10-16T01:57:00Z" w16du:dateUtc="2024-10-16T05:57:00Z"/>
                <w:sz w:val="16"/>
                <w:szCs w:val="16"/>
                <w:lang w:val="en-US"/>
              </w:rPr>
            </w:pPr>
            <w:ins w:id="1895"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1D8D3D" w14:textId="77777777" w:rsidR="00182C83" w:rsidRPr="00F0595E" w:rsidRDefault="00182C83" w:rsidP="00F70C4C">
            <w:pPr>
              <w:spacing w:line="360" w:lineRule="auto"/>
              <w:jc w:val="center"/>
              <w:rPr>
                <w:ins w:id="1896" w:author="Mostafa Sameer" w:date="2024-10-16T01:57:00Z" w16du:dateUtc="2024-10-16T05:57:00Z"/>
                <w:sz w:val="16"/>
                <w:szCs w:val="16"/>
                <w:lang w:val="en-US"/>
              </w:rPr>
            </w:pPr>
            <w:ins w:id="1897" w:author="Mostafa Sameer" w:date="2024-10-16T01:57:00Z" w16du:dateUtc="2024-10-16T05:57:00Z">
              <w:r w:rsidRPr="00F0595E">
                <w:rPr>
                  <w:sz w:val="16"/>
                  <w:szCs w:val="16"/>
                  <w:lang w:val="en-US"/>
                </w:rPr>
                <w:t>115</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05FC3" w14:textId="77777777" w:rsidR="00182C83" w:rsidRPr="00F0595E" w:rsidRDefault="00182C83" w:rsidP="00F70C4C">
            <w:pPr>
              <w:spacing w:line="360" w:lineRule="auto"/>
              <w:jc w:val="center"/>
              <w:rPr>
                <w:ins w:id="1898" w:author="Mostafa Sameer" w:date="2024-10-16T01:57:00Z" w16du:dateUtc="2024-10-16T05:57:00Z"/>
                <w:sz w:val="16"/>
                <w:szCs w:val="16"/>
                <w:lang w:val="en-US"/>
              </w:rPr>
            </w:pPr>
            <w:ins w:id="1899"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268665" w14:textId="77777777" w:rsidR="00182C83" w:rsidRPr="00F0595E" w:rsidRDefault="00182C83" w:rsidP="00F70C4C">
            <w:pPr>
              <w:spacing w:line="360" w:lineRule="auto"/>
              <w:jc w:val="center"/>
              <w:rPr>
                <w:ins w:id="1900" w:author="Mostafa Sameer" w:date="2024-10-16T01:57:00Z" w16du:dateUtc="2024-10-16T05:57:00Z"/>
                <w:sz w:val="16"/>
                <w:szCs w:val="16"/>
                <w:lang w:val="en-US"/>
              </w:rPr>
            </w:pPr>
            <w:ins w:id="1901" w:author="Mostafa Sameer" w:date="2024-10-16T01:57:00Z" w16du:dateUtc="2024-10-16T05:57:00Z">
              <w:r w:rsidRPr="00F0595E">
                <w:rPr>
                  <w:sz w:val="16"/>
                  <w:szCs w:val="16"/>
                  <w:lang w:val="en-US"/>
                </w:rPr>
                <w:t>ON</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FEA043" w14:textId="77777777" w:rsidR="00182C83" w:rsidRPr="00F0595E" w:rsidRDefault="00182C83" w:rsidP="00F70C4C">
            <w:pPr>
              <w:spacing w:line="360" w:lineRule="auto"/>
              <w:jc w:val="center"/>
              <w:rPr>
                <w:ins w:id="1902" w:author="Mostafa Sameer" w:date="2024-10-16T01:57:00Z" w16du:dateUtc="2024-10-16T05:57:00Z"/>
                <w:sz w:val="16"/>
                <w:szCs w:val="16"/>
                <w:lang w:val="en-US"/>
              </w:rPr>
            </w:pPr>
            <w:ins w:id="1903" w:author="Mostafa Sameer" w:date="2024-10-16T01:57:00Z" w16du:dateUtc="2024-10-16T05:57:00Z">
              <w:r w:rsidRPr="00F0595E">
                <w:rPr>
                  <w:sz w:val="16"/>
                  <w:szCs w:val="16"/>
                  <w:lang w:val="en-US"/>
                </w:rPr>
                <w:t>1.9</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5726CC" w14:textId="77777777" w:rsidR="00182C83" w:rsidRPr="00F0595E" w:rsidRDefault="00182C83" w:rsidP="00F70C4C">
            <w:pPr>
              <w:spacing w:line="360" w:lineRule="auto"/>
              <w:jc w:val="center"/>
              <w:rPr>
                <w:ins w:id="1904" w:author="Mostafa Sameer" w:date="2024-10-16T01:57:00Z" w16du:dateUtc="2024-10-16T05:57:00Z"/>
                <w:sz w:val="16"/>
                <w:szCs w:val="16"/>
                <w:lang w:val="en-US"/>
              </w:rPr>
            </w:pPr>
            <w:ins w:id="1905" w:author="Mostafa Sameer" w:date="2024-10-16T01:57:00Z" w16du:dateUtc="2024-10-16T05:57:00Z">
              <w:r w:rsidRPr="00F0595E">
                <w:rPr>
                  <w:sz w:val="16"/>
                  <w:szCs w:val="16"/>
                  <w:lang w:val="en-US"/>
                </w:rPr>
                <w:t>1.9</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782EA2" w14:textId="77777777" w:rsidR="00182C83" w:rsidRPr="00F0595E" w:rsidRDefault="00182C83" w:rsidP="00F70C4C">
            <w:pPr>
              <w:spacing w:line="360" w:lineRule="auto"/>
              <w:jc w:val="center"/>
              <w:rPr>
                <w:ins w:id="1906" w:author="Mostafa Sameer" w:date="2024-10-16T01:57:00Z" w16du:dateUtc="2024-10-16T05:57:00Z"/>
                <w:sz w:val="16"/>
                <w:szCs w:val="16"/>
                <w:lang w:val="en-US"/>
              </w:rPr>
            </w:pPr>
            <w:ins w:id="1907" w:author="Mostafa Sameer" w:date="2024-10-16T01:57:00Z" w16du:dateUtc="2024-10-16T05:57:00Z">
              <w:r w:rsidRPr="00F0595E">
                <w:rPr>
                  <w:sz w:val="16"/>
                  <w:szCs w:val="16"/>
                  <w:lang w:val="en-US"/>
                </w:rPr>
                <w:t>0.23</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7DA1E479" w14:textId="77777777" w:rsidR="00182C83" w:rsidRPr="00F0595E" w:rsidRDefault="00182C83" w:rsidP="00F70C4C">
            <w:pPr>
              <w:spacing w:line="360" w:lineRule="auto"/>
              <w:jc w:val="center"/>
              <w:rPr>
                <w:ins w:id="1908" w:author="Mostafa Sameer" w:date="2024-10-16T01:57:00Z" w16du:dateUtc="2024-10-16T05:57:00Z"/>
                <w:sz w:val="16"/>
                <w:szCs w:val="16"/>
                <w:lang w:val="en-US"/>
              </w:rPr>
            </w:pPr>
            <w:ins w:id="1909" w:author="Mostafa Sameer" w:date="2024-10-16T01:57:00Z" w16du:dateUtc="2024-10-16T05:57:00Z">
              <w:r w:rsidRPr="00F0595E">
                <w:rPr>
                  <w:sz w:val="16"/>
                  <w:szCs w:val="16"/>
                  <w:lang w:val="en-US"/>
                </w:rPr>
                <w:t>3.6</w:t>
              </w:r>
            </w:ins>
          </w:p>
        </w:tc>
      </w:tr>
      <w:tr w:rsidR="00F70C4C" w:rsidRPr="00F0595E" w14:paraId="0B851940" w14:textId="77777777" w:rsidTr="00F70C4C">
        <w:trPr>
          <w:trHeight w:val="164"/>
          <w:ins w:id="1910"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5B11E6E1" w14:textId="77777777" w:rsidR="00182C83" w:rsidRPr="00F0595E" w:rsidRDefault="00182C83" w:rsidP="00F70C4C">
            <w:pPr>
              <w:spacing w:line="360" w:lineRule="auto"/>
              <w:jc w:val="center"/>
              <w:rPr>
                <w:ins w:id="1911"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58D31A1B" w14:textId="77777777" w:rsidR="00182C83" w:rsidRPr="00F0595E" w:rsidRDefault="00182C83" w:rsidP="00F70C4C">
            <w:pPr>
              <w:spacing w:line="360" w:lineRule="auto"/>
              <w:jc w:val="center"/>
              <w:rPr>
                <w:ins w:id="1912"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D6BE1" w14:textId="77777777" w:rsidR="00182C83" w:rsidRPr="00F0595E" w:rsidRDefault="00182C83" w:rsidP="00F70C4C">
            <w:pPr>
              <w:spacing w:line="360" w:lineRule="auto"/>
              <w:jc w:val="center"/>
              <w:rPr>
                <w:ins w:id="1913" w:author="Mostafa Sameer" w:date="2024-10-16T01:57:00Z" w16du:dateUtc="2024-10-16T05:57:00Z"/>
                <w:sz w:val="16"/>
                <w:szCs w:val="16"/>
                <w:lang w:val="en-US"/>
              </w:rPr>
            </w:pPr>
            <w:ins w:id="1914" w:author="Mostafa Sameer" w:date="2024-10-16T01:57:00Z" w16du:dateUtc="2024-10-16T05:57:00Z">
              <w:r w:rsidRPr="00F0595E">
                <w:rPr>
                  <w:sz w:val="16"/>
                  <w:szCs w:val="16"/>
                  <w:lang w:val="en-US"/>
                </w:rPr>
                <w:t>2</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406A0E" w14:textId="77777777" w:rsidR="00182C83" w:rsidRPr="00F0595E" w:rsidRDefault="00182C83" w:rsidP="00F70C4C">
            <w:pPr>
              <w:spacing w:line="360" w:lineRule="auto"/>
              <w:jc w:val="center"/>
              <w:rPr>
                <w:ins w:id="1915" w:author="Mostafa Sameer" w:date="2024-10-16T01:57:00Z" w16du:dateUtc="2024-10-16T05:57:00Z"/>
                <w:sz w:val="16"/>
                <w:szCs w:val="16"/>
                <w:lang w:val="en-US"/>
              </w:rPr>
            </w:pPr>
            <w:ins w:id="1916"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319AB1" w14:textId="77777777" w:rsidR="00182C83" w:rsidRPr="00F0595E" w:rsidRDefault="00182C83" w:rsidP="00F70C4C">
            <w:pPr>
              <w:spacing w:line="360" w:lineRule="auto"/>
              <w:jc w:val="center"/>
              <w:rPr>
                <w:ins w:id="1917" w:author="Mostafa Sameer" w:date="2024-10-16T01:57:00Z" w16du:dateUtc="2024-10-16T05:57:00Z"/>
                <w:sz w:val="16"/>
                <w:szCs w:val="16"/>
                <w:lang w:val="en-US"/>
              </w:rPr>
            </w:pPr>
            <w:ins w:id="1918" w:author="Mostafa Sameer" w:date="2024-10-16T01:57:00Z" w16du:dateUtc="2024-10-16T05:57:00Z">
              <w:r w:rsidRPr="00F0595E">
                <w:rPr>
                  <w:sz w:val="16"/>
                  <w:szCs w:val="16"/>
                  <w:lang w:val="en-US"/>
                </w:rPr>
                <w:t>115</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838AA" w14:textId="77777777" w:rsidR="00182C83" w:rsidRPr="00F0595E" w:rsidRDefault="00182C83" w:rsidP="00F70C4C">
            <w:pPr>
              <w:spacing w:line="360" w:lineRule="auto"/>
              <w:jc w:val="center"/>
              <w:rPr>
                <w:ins w:id="1919" w:author="Mostafa Sameer" w:date="2024-10-16T01:57:00Z" w16du:dateUtc="2024-10-16T05:57:00Z"/>
                <w:sz w:val="16"/>
                <w:szCs w:val="16"/>
                <w:lang w:val="en-US"/>
              </w:rPr>
            </w:pPr>
            <w:ins w:id="1920"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72ACB9" w14:textId="77777777" w:rsidR="00182C83" w:rsidRPr="00F0595E" w:rsidRDefault="00182C83" w:rsidP="00F70C4C">
            <w:pPr>
              <w:spacing w:line="360" w:lineRule="auto"/>
              <w:jc w:val="center"/>
              <w:rPr>
                <w:ins w:id="1921" w:author="Mostafa Sameer" w:date="2024-10-16T01:57:00Z" w16du:dateUtc="2024-10-16T05:57:00Z"/>
                <w:sz w:val="16"/>
                <w:szCs w:val="16"/>
                <w:lang w:val="en-US"/>
              </w:rPr>
            </w:pPr>
            <w:ins w:id="1922"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58FC51" w14:textId="77777777" w:rsidR="00182C83" w:rsidRPr="00F0595E" w:rsidRDefault="00182C83" w:rsidP="00F70C4C">
            <w:pPr>
              <w:spacing w:line="360" w:lineRule="auto"/>
              <w:jc w:val="center"/>
              <w:rPr>
                <w:ins w:id="1923" w:author="Mostafa Sameer" w:date="2024-10-16T01:57:00Z" w16du:dateUtc="2024-10-16T05:57:00Z"/>
                <w:sz w:val="16"/>
                <w:szCs w:val="16"/>
                <w:lang w:val="en-US"/>
              </w:rPr>
            </w:pPr>
            <w:ins w:id="1924" w:author="Mostafa Sameer" w:date="2024-10-16T01:57:00Z" w16du:dateUtc="2024-10-16T05:57:00Z">
              <w:r w:rsidRPr="00F0595E">
                <w:rPr>
                  <w:sz w:val="16"/>
                  <w:szCs w:val="16"/>
                  <w:lang w:val="en-US"/>
                </w:rPr>
                <w:t>1.3</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D4715C" w14:textId="77777777" w:rsidR="00182C83" w:rsidRPr="00F0595E" w:rsidRDefault="00182C83" w:rsidP="00F70C4C">
            <w:pPr>
              <w:spacing w:line="360" w:lineRule="auto"/>
              <w:jc w:val="center"/>
              <w:rPr>
                <w:ins w:id="1925" w:author="Mostafa Sameer" w:date="2024-10-16T01:57:00Z" w16du:dateUtc="2024-10-16T05:57:00Z"/>
                <w:sz w:val="16"/>
                <w:szCs w:val="16"/>
                <w:lang w:val="en-US"/>
              </w:rPr>
            </w:pPr>
            <w:ins w:id="1926" w:author="Mostafa Sameer" w:date="2024-10-16T01:57:00Z" w16du:dateUtc="2024-10-16T05:57:00Z">
              <w:r w:rsidRPr="00F0595E">
                <w:rPr>
                  <w:sz w:val="16"/>
                  <w:szCs w:val="16"/>
                  <w:lang w:val="en-US"/>
                </w:rPr>
                <w:t>1.3</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0DD0A1" w14:textId="77777777" w:rsidR="00182C83" w:rsidRPr="00F0595E" w:rsidRDefault="00182C83" w:rsidP="00F70C4C">
            <w:pPr>
              <w:spacing w:line="360" w:lineRule="auto"/>
              <w:jc w:val="center"/>
              <w:rPr>
                <w:ins w:id="1927" w:author="Mostafa Sameer" w:date="2024-10-16T01:57:00Z" w16du:dateUtc="2024-10-16T05:57:00Z"/>
                <w:sz w:val="16"/>
                <w:szCs w:val="16"/>
                <w:lang w:val="en-US"/>
              </w:rPr>
            </w:pPr>
            <w:ins w:id="1928" w:author="Mostafa Sameer" w:date="2024-10-16T01:57:00Z" w16du:dateUtc="2024-10-16T05:57:00Z">
              <w:r w:rsidRPr="00F0595E">
                <w:rPr>
                  <w:sz w:val="16"/>
                  <w:szCs w:val="16"/>
                  <w:lang w:val="en-US"/>
                </w:rPr>
                <w:t>0.16</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75099424" w14:textId="77777777" w:rsidR="00182C83" w:rsidRPr="00F0595E" w:rsidRDefault="00182C83" w:rsidP="00F70C4C">
            <w:pPr>
              <w:spacing w:line="360" w:lineRule="auto"/>
              <w:jc w:val="center"/>
              <w:rPr>
                <w:ins w:id="1929" w:author="Mostafa Sameer" w:date="2024-10-16T01:57:00Z" w16du:dateUtc="2024-10-16T05:57:00Z"/>
                <w:sz w:val="16"/>
                <w:szCs w:val="16"/>
                <w:lang w:val="en-US"/>
              </w:rPr>
            </w:pPr>
            <w:ins w:id="1930" w:author="Mostafa Sameer" w:date="2024-10-16T01:57:00Z" w16du:dateUtc="2024-10-16T05:57:00Z">
              <w:r w:rsidRPr="00F0595E">
                <w:rPr>
                  <w:sz w:val="16"/>
                  <w:szCs w:val="16"/>
                  <w:lang w:val="en-US"/>
                </w:rPr>
                <w:t>2.5</w:t>
              </w:r>
            </w:ins>
          </w:p>
        </w:tc>
      </w:tr>
      <w:tr w:rsidR="00F70C4C" w:rsidRPr="00F0595E" w14:paraId="231FFFE9" w14:textId="77777777" w:rsidTr="00F70C4C">
        <w:trPr>
          <w:trHeight w:val="17"/>
          <w:ins w:id="1931"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0C265C95" w14:textId="77777777" w:rsidR="00182C83" w:rsidRPr="00F0595E" w:rsidRDefault="00182C83" w:rsidP="00F70C4C">
            <w:pPr>
              <w:spacing w:line="360" w:lineRule="auto"/>
              <w:jc w:val="center"/>
              <w:rPr>
                <w:ins w:id="1932"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36BA79AD" w14:textId="77777777" w:rsidR="00182C83" w:rsidRPr="00F0595E" w:rsidRDefault="00182C83" w:rsidP="00F70C4C">
            <w:pPr>
              <w:spacing w:line="360" w:lineRule="auto"/>
              <w:jc w:val="center"/>
              <w:rPr>
                <w:ins w:id="1933"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ADAA882" w14:textId="77777777" w:rsidR="00182C83" w:rsidRPr="00F0595E" w:rsidRDefault="00182C83" w:rsidP="00F70C4C">
            <w:pPr>
              <w:spacing w:line="360" w:lineRule="auto"/>
              <w:jc w:val="center"/>
              <w:rPr>
                <w:ins w:id="1934" w:author="Mostafa Sameer" w:date="2024-10-16T01:57:00Z" w16du:dateUtc="2024-10-16T05:57:00Z"/>
                <w:sz w:val="16"/>
                <w:szCs w:val="16"/>
                <w:lang w:val="en-US"/>
              </w:rPr>
            </w:pPr>
            <w:ins w:id="1935" w:author="Mostafa Sameer" w:date="2024-10-16T01:57:00Z" w16du:dateUtc="2024-10-16T05:57:00Z">
              <w:r w:rsidRPr="00F0595E">
                <w:rPr>
                  <w:sz w:val="16"/>
                  <w:szCs w:val="16"/>
                  <w:lang w:val="en-US"/>
                </w:rPr>
                <w:t>3</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17F41B8" w14:textId="77777777" w:rsidR="00182C83" w:rsidRPr="00F0595E" w:rsidRDefault="00182C83" w:rsidP="00F70C4C">
            <w:pPr>
              <w:spacing w:line="360" w:lineRule="auto"/>
              <w:jc w:val="center"/>
              <w:rPr>
                <w:ins w:id="1936" w:author="Mostafa Sameer" w:date="2024-10-16T01:57:00Z" w16du:dateUtc="2024-10-16T05:57:00Z"/>
                <w:sz w:val="16"/>
                <w:szCs w:val="16"/>
                <w:lang w:val="en-US"/>
              </w:rPr>
            </w:pPr>
            <w:ins w:id="1937"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A08F60E" w14:textId="77777777" w:rsidR="00182C83" w:rsidRPr="00F0595E" w:rsidRDefault="00182C83" w:rsidP="00F70C4C">
            <w:pPr>
              <w:spacing w:line="360" w:lineRule="auto"/>
              <w:jc w:val="center"/>
              <w:rPr>
                <w:ins w:id="1938" w:author="Mostafa Sameer" w:date="2024-10-16T01:57:00Z" w16du:dateUtc="2024-10-16T05:57:00Z"/>
                <w:sz w:val="16"/>
                <w:szCs w:val="16"/>
                <w:lang w:val="en-US"/>
              </w:rPr>
            </w:pPr>
            <w:ins w:id="1939" w:author="Mostafa Sameer" w:date="2024-10-16T01:57:00Z" w16du:dateUtc="2024-10-16T05:57:00Z">
              <w:r w:rsidRPr="00F0595E">
                <w:rPr>
                  <w:sz w:val="16"/>
                  <w:szCs w:val="16"/>
                  <w:lang w:val="en-US"/>
                </w:rPr>
                <w:t>115</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4D43221" w14:textId="77777777" w:rsidR="00182C83" w:rsidRPr="00F0595E" w:rsidRDefault="00182C83" w:rsidP="00F70C4C">
            <w:pPr>
              <w:spacing w:line="360" w:lineRule="auto"/>
              <w:jc w:val="center"/>
              <w:rPr>
                <w:ins w:id="1940" w:author="Mostafa Sameer" w:date="2024-10-16T01:57:00Z" w16du:dateUtc="2024-10-16T05:57:00Z"/>
                <w:sz w:val="16"/>
                <w:szCs w:val="16"/>
                <w:lang w:val="en-US"/>
              </w:rPr>
            </w:pPr>
            <w:ins w:id="1941"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B93FAEC" w14:textId="77777777" w:rsidR="00182C83" w:rsidRPr="00F0595E" w:rsidRDefault="00182C83" w:rsidP="00F70C4C">
            <w:pPr>
              <w:spacing w:line="360" w:lineRule="auto"/>
              <w:jc w:val="center"/>
              <w:rPr>
                <w:ins w:id="1942" w:author="Mostafa Sameer" w:date="2024-10-16T01:57:00Z" w16du:dateUtc="2024-10-16T05:57:00Z"/>
                <w:sz w:val="16"/>
                <w:szCs w:val="16"/>
                <w:lang w:val="en-US"/>
              </w:rPr>
            </w:pPr>
            <w:ins w:id="1943"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70E0EE6" w14:textId="77777777" w:rsidR="00182C83" w:rsidRPr="00F0595E" w:rsidRDefault="00182C83" w:rsidP="00F70C4C">
            <w:pPr>
              <w:spacing w:line="360" w:lineRule="auto"/>
              <w:jc w:val="center"/>
              <w:rPr>
                <w:ins w:id="1944" w:author="Mostafa Sameer" w:date="2024-10-16T01:57:00Z" w16du:dateUtc="2024-10-16T05:57:00Z"/>
                <w:sz w:val="16"/>
                <w:szCs w:val="16"/>
                <w:lang w:val="en-US"/>
              </w:rPr>
            </w:pPr>
            <w:ins w:id="1945" w:author="Mostafa Sameer" w:date="2024-10-16T01:57:00Z" w16du:dateUtc="2024-10-16T05:57:00Z">
              <w:r w:rsidRPr="00F0595E">
                <w:rPr>
                  <w:sz w:val="16"/>
                  <w:szCs w:val="16"/>
                  <w:lang w:val="en-US"/>
                </w:rPr>
                <w:t>1.3</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15E34E4" w14:textId="77777777" w:rsidR="00182C83" w:rsidRPr="00F0595E" w:rsidRDefault="00182C83" w:rsidP="00F70C4C">
            <w:pPr>
              <w:spacing w:line="360" w:lineRule="auto"/>
              <w:jc w:val="center"/>
              <w:rPr>
                <w:ins w:id="1946" w:author="Mostafa Sameer" w:date="2024-10-16T01:57:00Z" w16du:dateUtc="2024-10-16T05:57:00Z"/>
                <w:sz w:val="16"/>
                <w:szCs w:val="16"/>
                <w:lang w:val="en-US"/>
              </w:rPr>
            </w:pPr>
            <w:ins w:id="1947" w:author="Mostafa Sameer" w:date="2024-10-16T01:57:00Z" w16du:dateUtc="2024-10-16T05:57:00Z">
              <w:r w:rsidRPr="00F0595E">
                <w:rPr>
                  <w:sz w:val="16"/>
                  <w:szCs w:val="16"/>
                  <w:lang w:val="en-US"/>
                </w:rPr>
                <w:t>1.3</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61FF687" w14:textId="77777777" w:rsidR="00182C83" w:rsidRPr="00F0595E" w:rsidRDefault="00182C83" w:rsidP="00F70C4C">
            <w:pPr>
              <w:spacing w:line="360" w:lineRule="auto"/>
              <w:jc w:val="center"/>
              <w:rPr>
                <w:ins w:id="1948" w:author="Mostafa Sameer" w:date="2024-10-16T01:57:00Z" w16du:dateUtc="2024-10-16T05:57:00Z"/>
                <w:sz w:val="16"/>
                <w:szCs w:val="16"/>
                <w:lang w:val="en-US"/>
              </w:rPr>
            </w:pPr>
            <w:ins w:id="1949" w:author="Mostafa Sameer" w:date="2024-10-16T01:57:00Z" w16du:dateUtc="2024-10-16T05:57:00Z">
              <w:r w:rsidRPr="00F0595E">
                <w:rPr>
                  <w:sz w:val="16"/>
                  <w:szCs w:val="16"/>
                  <w:lang w:val="en-US"/>
                </w:rPr>
                <w:t>0.16</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234181DF" w14:textId="77777777" w:rsidR="00182C83" w:rsidRPr="00F0595E" w:rsidRDefault="00182C83" w:rsidP="00F70C4C">
            <w:pPr>
              <w:spacing w:line="360" w:lineRule="auto"/>
              <w:jc w:val="center"/>
              <w:rPr>
                <w:ins w:id="1950" w:author="Mostafa Sameer" w:date="2024-10-16T01:57:00Z" w16du:dateUtc="2024-10-16T05:57:00Z"/>
                <w:sz w:val="16"/>
                <w:szCs w:val="16"/>
                <w:lang w:val="en-US"/>
              </w:rPr>
            </w:pPr>
            <w:ins w:id="1951" w:author="Mostafa Sameer" w:date="2024-10-16T01:57:00Z" w16du:dateUtc="2024-10-16T05:57:00Z">
              <w:r w:rsidRPr="00F0595E">
                <w:rPr>
                  <w:sz w:val="16"/>
                  <w:szCs w:val="16"/>
                  <w:lang w:val="en-US"/>
                </w:rPr>
                <w:t>2.5</w:t>
              </w:r>
            </w:ins>
          </w:p>
        </w:tc>
      </w:tr>
      <w:tr w:rsidR="00F70C4C" w:rsidRPr="00F0595E" w14:paraId="7D8F0DAF" w14:textId="77777777" w:rsidTr="00F70C4C">
        <w:trPr>
          <w:trHeight w:val="136"/>
          <w:ins w:id="1952"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1DA95474" w14:textId="77777777" w:rsidR="00182C83" w:rsidRPr="00F0595E" w:rsidRDefault="00182C83" w:rsidP="00F70C4C">
            <w:pPr>
              <w:spacing w:line="360" w:lineRule="auto"/>
              <w:jc w:val="center"/>
              <w:rPr>
                <w:ins w:id="1953" w:author="Mostafa Sameer" w:date="2024-10-16T01:57:00Z" w16du:dateUtc="2024-10-16T05:57:00Z"/>
                <w:sz w:val="16"/>
                <w:szCs w:val="16"/>
                <w:lang w:val="en-US"/>
              </w:rPr>
            </w:pPr>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0419B292" w14:textId="77777777" w:rsidR="00182C83" w:rsidRPr="00F0595E" w:rsidRDefault="00182C83" w:rsidP="00F70C4C">
            <w:pPr>
              <w:spacing w:line="360" w:lineRule="auto"/>
              <w:jc w:val="center"/>
              <w:rPr>
                <w:ins w:id="1954" w:author="Mostafa Sameer" w:date="2024-10-16T01:57:00Z" w16du:dateUtc="2024-10-16T05:57:00Z"/>
                <w:sz w:val="16"/>
                <w:szCs w:val="16"/>
                <w:lang w:val="en-US"/>
              </w:rPr>
            </w:pPr>
            <w:ins w:id="1955" w:author="Mostafa Sameer" w:date="2024-10-16T01:57:00Z" w16du:dateUtc="2024-10-16T05:57:00Z">
              <w:r w:rsidRPr="00F0595E">
                <w:rPr>
                  <w:sz w:val="16"/>
                  <w:szCs w:val="16"/>
                  <w:lang w:val="en-US"/>
                </w:rPr>
                <w:t>GROUP B</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E44901" w14:textId="77777777" w:rsidR="00182C83" w:rsidRPr="00F0595E" w:rsidRDefault="00182C83" w:rsidP="00F70C4C">
            <w:pPr>
              <w:spacing w:line="360" w:lineRule="auto"/>
              <w:jc w:val="center"/>
              <w:rPr>
                <w:ins w:id="1956" w:author="Mostafa Sameer" w:date="2024-10-16T01:57:00Z" w16du:dateUtc="2024-10-16T05:57:00Z"/>
                <w:sz w:val="16"/>
                <w:szCs w:val="16"/>
                <w:lang w:val="en-US"/>
              </w:rPr>
            </w:pPr>
            <w:ins w:id="1957" w:author="Mostafa Sameer" w:date="2024-10-16T01:57:00Z" w16du:dateUtc="2024-10-16T05:57:00Z">
              <w:r w:rsidRPr="00F0595E">
                <w:rPr>
                  <w:sz w:val="16"/>
                  <w:szCs w:val="16"/>
                  <w:lang w:val="en-US"/>
                </w:rPr>
                <w:t>4</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D18D86" w14:textId="77777777" w:rsidR="00182C83" w:rsidRPr="00F0595E" w:rsidRDefault="00182C83" w:rsidP="00F70C4C">
            <w:pPr>
              <w:spacing w:line="360" w:lineRule="auto"/>
              <w:jc w:val="center"/>
              <w:rPr>
                <w:ins w:id="1958" w:author="Mostafa Sameer" w:date="2024-10-16T01:57:00Z" w16du:dateUtc="2024-10-16T05:57:00Z"/>
                <w:sz w:val="16"/>
                <w:szCs w:val="16"/>
                <w:lang w:val="en-US"/>
              </w:rPr>
            </w:pPr>
            <w:ins w:id="1959"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2EFF35" w14:textId="77777777" w:rsidR="00182C83" w:rsidRPr="00F0595E" w:rsidRDefault="00182C83" w:rsidP="00F70C4C">
            <w:pPr>
              <w:spacing w:line="360" w:lineRule="auto"/>
              <w:jc w:val="center"/>
              <w:rPr>
                <w:ins w:id="1960" w:author="Mostafa Sameer" w:date="2024-10-16T01:57:00Z" w16du:dateUtc="2024-10-16T05:57:00Z"/>
                <w:sz w:val="16"/>
                <w:szCs w:val="16"/>
                <w:lang w:val="en-US"/>
              </w:rPr>
            </w:pPr>
            <w:ins w:id="1961" w:author="Mostafa Sameer" w:date="2024-10-16T01:57:00Z" w16du:dateUtc="2024-10-16T05:57:00Z">
              <w:r w:rsidRPr="00F0595E">
                <w:rPr>
                  <w:sz w:val="16"/>
                  <w:szCs w:val="16"/>
                  <w:lang w:val="en-US"/>
                </w:rPr>
                <w:t>115</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017091" w14:textId="77777777" w:rsidR="00182C83" w:rsidRPr="00F0595E" w:rsidRDefault="00182C83" w:rsidP="00F70C4C">
            <w:pPr>
              <w:spacing w:line="360" w:lineRule="auto"/>
              <w:jc w:val="center"/>
              <w:rPr>
                <w:ins w:id="1962" w:author="Mostafa Sameer" w:date="2024-10-16T01:57:00Z" w16du:dateUtc="2024-10-16T05:57:00Z"/>
                <w:sz w:val="16"/>
                <w:szCs w:val="16"/>
                <w:lang w:val="en-US"/>
              </w:rPr>
            </w:pPr>
            <w:ins w:id="1963"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483C20" w14:textId="036022EC" w:rsidR="00182C83" w:rsidRPr="00F0595E" w:rsidRDefault="0036219E" w:rsidP="00F70C4C">
            <w:pPr>
              <w:spacing w:line="360" w:lineRule="auto"/>
              <w:jc w:val="center"/>
              <w:rPr>
                <w:ins w:id="1964" w:author="Mostafa Sameer" w:date="2024-10-16T01:57:00Z" w16du:dateUtc="2024-10-16T05:57:00Z"/>
                <w:sz w:val="16"/>
                <w:szCs w:val="16"/>
                <w:lang w:val="en-US"/>
              </w:rPr>
            </w:pPr>
            <w:r>
              <w:rPr>
                <w:sz w:val="16"/>
                <w:szCs w:val="16"/>
                <w:lang w:val="en-US"/>
              </w:rPr>
              <w:t>OF</w:t>
            </w:r>
            <w:ins w:id="1965" w:author="Mostafa Sameer" w:date="2024-10-16T01:57:00Z" w16du:dateUtc="2024-10-16T05:57:00Z">
              <w:r w:rsidR="00182C83" w:rsidRPr="00F0595E">
                <w:rPr>
                  <w:sz w:val="16"/>
                  <w:szCs w:val="16"/>
                  <w:lang w:val="en-US"/>
                </w:rPr>
                <w:t>F</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375C1C" w14:textId="77777777" w:rsidR="00182C83" w:rsidRPr="00F0595E" w:rsidRDefault="00182C83" w:rsidP="00F70C4C">
            <w:pPr>
              <w:spacing w:line="360" w:lineRule="auto"/>
              <w:jc w:val="center"/>
              <w:rPr>
                <w:ins w:id="1966" w:author="Mostafa Sameer" w:date="2024-10-16T01:57:00Z" w16du:dateUtc="2024-10-16T05:57:00Z"/>
                <w:sz w:val="16"/>
                <w:szCs w:val="16"/>
                <w:lang w:val="en-US"/>
              </w:rPr>
            </w:pPr>
            <w:ins w:id="1967" w:author="Mostafa Sameer" w:date="2024-10-16T01:57:00Z" w16du:dateUtc="2024-10-16T05:57:00Z">
              <w:r w:rsidRPr="00F0595E">
                <w:rPr>
                  <w:sz w:val="16"/>
                  <w:szCs w:val="16"/>
                  <w:lang w:val="en-US"/>
                </w:rPr>
                <w:t>46.6</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D578C2" w14:textId="77777777" w:rsidR="00182C83" w:rsidRPr="00F0595E" w:rsidRDefault="00182C83" w:rsidP="00F70C4C">
            <w:pPr>
              <w:spacing w:line="360" w:lineRule="auto"/>
              <w:jc w:val="center"/>
              <w:rPr>
                <w:ins w:id="1968" w:author="Mostafa Sameer" w:date="2024-10-16T01:57:00Z" w16du:dateUtc="2024-10-16T05:57:00Z"/>
                <w:sz w:val="16"/>
                <w:szCs w:val="16"/>
                <w:lang w:val="en-US"/>
              </w:rPr>
            </w:pPr>
            <w:ins w:id="1969" w:author="Mostafa Sameer" w:date="2024-10-16T01:57:00Z" w16du:dateUtc="2024-10-16T05:57:00Z">
              <w:r w:rsidRPr="00F0595E">
                <w:rPr>
                  <w:sz w:val="16"/>
                  <w:szCs w:val="16"/>
                  <w:lang w:val="en-US"/>
                </w:rPr>
                <w:t>46.6</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869B78" w14:textId="77777777" w:rsidR="00182C83" w:rsidRPr="00F0595E" w:rsidRDefault="00182C83" w:rsidP="00F70C4C">
            <w:pPr>
              <w:spacing w:line="360" w:lineRule="auto"/>
              <w:jc w:val="center"/>
              <w:rPr>
                <w:ins w:id="1970" w:author="Mostafa Sameer" w:date="2024-10-16T01:57:00Z" w16du:dateUtc="2024-10-16T05:57:00Z"/>
                <w:sz w:val="16"/>
                <w:szCs w:val="16"/>
                <w:lang w:val="en-US"/>
              </w:rPr>
            </w:pPr>
            <w:ins w:id="1971" w:author="Mostafa Sameer" w:date="2024-10-16T01:57:00Z" w16du:dateUtc="2024-10-16T05:57:00Z">
              <w:r w:rsidRPr="00F0595E">
                <w:rPr>
                  <w:sz w:val="16"/>
                  <w:szCs w:val="16"/>
                  <w:lang w:val="en-US"/>
                </w:rPr>
                <w:t>5.58</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05072124" w14:textId="77777777" w:rsidR="00182C83" w:rsidRPr="00F0595E" w:rsidRDefault="00182C83" w:rsidP="00F70C4C">
            <w:pPr>
              <w:spacing w:line="360" w:lineRule="auto"/>
              <w:jc w:val="center"/>
              <w:rPr>
                <w:ins w:id="1972" w:author="Mostafa Sameer" w:date="2024-10-16T01:57:00Z" w16du:dateUtc="2024-10-16T05:57:00Z"/>
                <w:sz w:val="16"/>
                <w:szCs w:val="16"/>
                <w:lang w:val="en-US"/>
              </w:rPr>
            </w:pPr>
            <w:ins w:id="1973" w:author="Mostafa Sameer" w:date="2024-10-16T01:57:00Z" w16du:dateUtc="2024-10-16T05:57:00Z">
              <w:r w:rsidRPr="00F0595E">
                <w:rPr>
                  <w:sz w:val="16"/>
                  <w:szCs w:val="16"/>
                  <w:lang w:val="en-US"/>
                </w:rPr>
                <w:t>89.3</w:t>
              </w:r>
            </w:ins>
          </w:p>
        </w:tc>
      </w:tr>
      <w:tr w:rsidR="00F70C4C" w:rsidRPr="00F0595E" w14:paraId="59428446" w14:textId="77777777" w:rsidTr="00F70C4C">
        <w:trPr>
          <w:trHeight w:val="51"/>
          <w:ins w:id="1974"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740CE7D6" w14:textId="77777777" w:rsidR="00182C83" w:rsidRPr="00F0595E" w:rsidRDefault="00182C83" w:rsidP="00F70C4C">
            <w:pPr>
              <w:spacing w:line="360" w:lineRule="auto"/>
              <w:jc w:val="center"/>
              <w:rPr>
                <w:ins w:id="1975"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2E26E0EC" w14:textId="77777777" w:rsidR="00182C83" w:rsidRPr="00F0595E" w:rsidRDefault="00182C83" w:rsidP="00F70C4C">
            <w:pPr>
              <w:spacing w:line="360" w:lineRule="auto"/>
              <w:jc w:val="center"/>
              <w:rPr>
                <w:ins w:id="1976"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8F9208" w14:textId="77777777" w:rsidR="00182C83" w:rsidRPr="00F0595E" w:rsidRDefault="00182C83" w:rsidP="00F70C4C">
            <w:pPr>
              <w:spacing w:line="360" w:lineRule="auto"/>
              <w:jc w:val="center"/>
              <w:rPr>
                <w:ins w:id="1977" w:author="Mostafa Sameer" w:date="2024-10-16T01:57:00Z" w16du:dateUtc="2024-10-16T05:57:00Z"/>
                <w:sz w:val="16"/>
                <w:szCs w:val="16"/>
                <w:lang w:val="en-US"/>
              </w:rPr>
            </w:pPr>
            <w:ins w:id="1978" w:author="Mostafa Sameer" w:date="2024-10-16T01:57:00Z" w16du:dateUtc="2024-10-16T05:57:00Z">
              <w:r w:rsidRPr="00F0595E">
                <w:rPr>
                  <w:sz w:val="16"/>
                  <w:szCs w:val="16"/>
                  <w:lang w:val="en-US"/>
                </w:rPr>
                <w:t>5</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E1FDA5" w14:textId="77777777" w:rsidR="00182C83" w:rsidRPr="00F0595E" w:rsidRDefault="00182C83" w:rsidP="00F70C4C">
            <w:pPr>
              <w:spacing w:line="360" w:lineRule="auto"/>
              <w:jc w:val="center"/>
              <w:rPr>
                <w:ins w:id="1979" w:author="Mostafa Sameer" w:date="2024-10-16T01:57:00Z" w16du:dateUtc="2024-10-16T05:57:00Z"/>
                <w:sz w:val="16"/>
                <w:szCs w:val="16"/>
                <w:lang w:val="en-US"/>
              </w:rPr>
            </w:pPr>
            <w:ins w:id="1980"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CC7A63" w14:textId="77777777" w:rsidR="00182C83" w:rsidRPr="00F0595E" w:rsidRDefault="00182C83" w:rsidP="00F70C4C">
            <w:pPr>
              <w:spacing w:line="360" w:lineRule="auto"/>
              <w:jc w:val="center"/>
              <w:rPr>
                <w:ins w:id="1981" w:author="Mostafa Sameer" w:date="2024-10-16T01:57:00Z" w16du:dateUtc="2024-10-16T05:57:00Z"/>
                <w:sz w:val="16"/>
                <w:szCs w:val="16"/>
                <w:lang w:val="en-US"/>
              </w:rPr>
            </w:pPr>
            <w:ins w:id="1982" w:author="Mostafa Sameer" w:date="2024-10-16T01:57:00Z" w16du:dateUtc="2024-10-16T05:57:00Z">
              <w:r w:rsidRPr="00F0595E">
                <w:rPr>
                  <w:sz w:val="16"/>
                  <w:szCs w:val="16"/>
                  <w:lang w:val="en-US"/>
                </w:rPr>
                <w:t>115</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7FDA78" w14:textId="77777777" w:rsidR="00182C83" w:rsidRPr="00F0595E" w:rsidRDefault="00182C83" w:rsidP="00F70C4C">
            <w:pPr>
              <w:spacing w:line="360" w:lineRule="auto"/>
              <w:jc w:val="center"/>
              <w:rPr>
                <w:ins w:id="1983" w:author="Mostafa Sameer" w:date="2024-10-16T01:57:00Z" w16du:dateUtc="2024-10-16T05:57:00Z"/>
                <w:sz w:val="16"/>
                <w:szCs w:val="16"/>
                <w:lang w:val="en-US"/>
              </w:rPr>
            </w:pPr>
            <w:ins w:id="1984"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ECF167" w14:textId="1E12AC5B" w:rsidR="00182C83" w:rsidRPr="00F0595E" w:rsidRDefault="0036219E" w:rsidP="00F70C4C">
            <w:pPr>
              <w:spacing w:line="360" w:lineRule="auto"/>
              <w:jc w:val="center"/>
              <w:rPr>
                <w:ins w:id="1985" w:author="Mostafa Sameer" w:date="2024-10-16T01:57:00Z" w16du:dateUtc="2024-10-16T05:57:00Z"/>
                <w:sz w:val="16"/>
                <w:szCs w:val="16"/>
                <w:lang w:val="en-US"/>
              </w:rPr>
            </w:pPr>
            <w:r>
              <w:rPr>
                <w:sz w:val="16"/>
                <w:szCs w:val="16"/>
                <w:lang w:val="en-US"/>
              </w:rPr>
              <w:t>OF</w:t>
            </w:r>
            <w:ins w:id="1986"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F5E505" w14:textId="77777777" w:rsidR="00182C83" w:rsidRPr="00F0595E" w:rsidRDefault="00182C83" w:rsidP="00F70C4C">
            <w:pPr>
              <w:spacing w:line="360" w:lineRule="auto"/>
              <w:jc w:val="center"/>
              <w:rPr>
                <w:ins w:id="1987" w:author="Mostafa Sameer" w:date="2024-10-16T01:57:00Z" w16du:dateUtc="2024-10-16T05:57:00Z"/>
                <w:sz w:val="16"/>
                <w:szCs w:val="16"/>
                <w:lang w:val="en-US"/>
              </w:rPr>
            </w:pPr>
            <w:ins w:id="1988" w:author="Mostafa Sameer" w:date="2024-10-16T01:57:00Z" w16du:dateUtc="2024-10-16T05:57:00Z">
              <w:r w:rsidRPr="00F0595E">
                <w:rPr>
                  <w:sz w:val="16"/>
                  <w:szCs w:val="16"/>
                  <w:lang w:val="en-US"/>
                </w:rPr>
                <w:t>44.7</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5FBA2C" w14:textId="77777777" w:rsidR="00182C83" w:rsidRPr="00F0595E" w:rsidRDefault="00182C83" w:rsidP="00F70C4C">
            <w:pPr>
              <w:spacing w:line="360" w:lineRule="auto"/>
              <w:jc w:val="center"/>
              <w:rPr>
                <w:ins w:id="1989" w:author="Mostafa Sameer" w:date="2024-10-16T01:57:00Z" w16du:dateUtc="2024-10-16T05:57:00Z"/>
                <w:sz w:val="16"/>
                <w:szCs w:val="16"/>
                <w:lang w:val="en-US"/>
              </w:rPr>
            </w:pPr>
            <w:ins w:id="1990" w:author="Mostafa Sameer" w:date="2024-10-16T01:57:00Z" w16du:dateUtc="2024-10-16T05:57:00Z">
              <w:r w:rsidRPr="00F0595E">
                <w:rPr>
                  <w:sz w:val="16"/>
                  <w:szCs w:val="16"/>
                  <w:lang w:val="en-US"/>
                </w:rPr>
                <w:t>44.7</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75FD28" w14:textId="77777777" w:rsidR="00182C83" w:rsidRPr="00F0595E" w:rsidRDefault="00182C83" w:rsidP="00F70C4C">
            <w:pPr>
              <w:spacing w:line="360" w:lineRule="auto"/>
              <w:jc w:val="center"/>
              <w:rPr>
                <w:ins w:id="1991" w:author="Mostafa Sameer" w:date="2024-10-16T01:57:00Z" w16du:dateUtc="2024-10-16T05:57:00Z"/>
                <w:sz w:val="16"/>
                <w:szCs w:val="16"/>
                <w:lang w:val="en-US"/>
              </w:rPr>
            </w:pPr>
            <w:ins w:id="1992" w:author="Mostafa Sameer" w:date="2024-10-16T01:57:00Z" w16du:dateUtc="2024-10-16T05:57:00Z">
              <w:r w:rsidRPr="00F0595E">
                <w:rPr>
                  <w:sz w:val="16"/>
                  <w:szCs w:val="16"/>
                  <w:lang w:val="en-US"/>
                </w:rPr>
                <w:t>5.35</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087DB2D7" w14:textId="77777777" w:rsidR="00182C83" w:rsidRPr="00F0595E" w:rsidRDefault="00182C83" w:rsidP="00F70C4C">
            <w:pPr>
              <w:spacing w:line="360" w:lineRule="auto"/>
              <w:jc w:val="center"/>
              <w:rPr>
                <w:ins w:id="1993" w:author="Mostafa Sameer" w:date="2024-10-16T01:57:00Z" w16du:dateUtc="2024-10-16T05:57:00Z"/>
                <w:sz w:val="16"/>
                <w:szCs w:val="16"/>
                <w:lang w:val="en-US"/>
              </w:rPr>
            </w:pPr>
            <w:ins w:id="1994" w:author="Mostafa Sameer" w:date="2024-10-16T01:57:00Z" w16du:dateUtc="2024-10-16T05:57:00Z">
              <w:r w:rsidRPr="00F0595E">
                <w:rPr>
                  <w:sz w:val="16"/>
                  <w:szCs w:val="16"/>
                  <w:lang w:val="en-US"/>
                </w:rPr>
                <w:t>85.7</w:t>
              </w:r>
            </w:ins>
          </w:p>
        </w:tc>
      </w:tr>
      <w:tr w:rsidR="00F70C4C" w:rsidRPr="00F0595E" w14:paraId="75948F67" w14:textId="77777777" w:rsidTr="00F70C4C">
        <w:trPr>
          <w:trHeight w:val="222"/>
          <w:ins w:id="1995"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67D944AC" w14:textId="77777777" w:rsidR="00182C83" w:rsidRPr="00F0595E" w:rsidRDefault="00182C83" w:rsidP="00F70C4C">
            <w:pPr>
              <w:spacing w:line="360" w:lineRule="auto"/>
              <w:jc w:val="center"/>
              <w:rPr>
                <w:ins w:id="1996"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152C731F" w14:textId="77777777" w:rsidR="00182C83" w:rsidRPr="00F0595E" w:rsidRDefault="00182C83" w:rsidP="00F70C4C">
            <w:pPr>
              <w:spacing w:line="360" w:lineRule="auto"/>
              <w:jc w:val="center"/>
              <w:rPr>
                <w:ins w:id="1997"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654930AB" w14:textId="77777777" w:rsidR="00182C83" w:rsidRPr="00F0595E" w:rsidRDefault="00182C83" w:rsidP="00F70C4C">
            <w:pPr>
              <w:spacing w:line="360" w:lineRule="auto"/>
              <w:jc w:val="center"/>
              <w:rPr>
                <w:ins w:id="1998" w:author="Mostafa Sameer" w:date="2024-10-16T01:57:00Z" w16du:dateUtc="2024-10-16T05:57:00Z"/>
                <w:sz w:val="16"/>
                <w:szCs w:val="16"/>
                <w:lang w:val="en-US"/>
              </w:rPr>
            </w:pPr>
            <w:ins w:id="1999" w:author="Mostafa Sameer" w:date="2024-10-16T01:57:00Z" w16du:dateUtc="2024-10-16T05:57:00Z">
              <w:r w:rsidRPr="00F0595E">
                <w:rPr>
                  <w:sz w:val="16"/>
                  <w:szCs w:val="16"/>
                  <w:lang w:val="en-US"/>
                </w:rPr>
                <w:t>6</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3DD0A1B" w14:textId="77777777" w:rsidR="00182C83" w:rsidRPr="00F0595E" w:rsidRDefault="00182C83" w:rsidP="00F70C4C">
            <w:pPr>
              <w:spacing w:line="360" w:lineRule="auto"/>
              <w:jc w:val="center"/>
              <w:rPr>
                <w:ins w:id="2000" w:author="Mostafa Sameer" w:date="2024-10-16T01:57:00Z" w16du:dateUtc="2024-10-16T05:57:00Z"/>
                <w:sz w:val="16"/>
                <w:szCs w:val="16"/>
                <w:lang w:val="en-US"/>
              </w:rPr>
            </w:pPr>
            <w:ins w:id="2001"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1D97C90" w14:textId="77777777" w:rsidR="00182C83" w:rsidRPr="00F0595E" w:rsidRDefault="00182C83" w:rsidP="00F70C4C">
            <w:pPr>
              <w:spacing w:line="360" w:lineRule="auto"/>
              <w:jc w:val="center"/>
              <w:rPr>
                <w:ins w:id="2002" w:author="Mostafa Sameer" w:date="2024-10-16T01:57:00Z" w16du:dateUtc="2024-10-16T05:57:00Z"/>
                <w:sz w:val="16"/>
                <w:szCs w:val="16"/>
                <w:lang w:val="en-US"/>
              </w:rPr>
            </w:pPr>
            <w:ins w:id="2003" w:author="Mostafa Sameer" w:date="2024-10-16T01:57:00Z" w16du:dateUtc="2024-10-16T05:57:00Z">
              <w:r w:rsidRPr="00F0595E">
                <w:rPr>
                  <w:sz w:val="16"/>
                  <w:szCs w:val="16"/>
                  <w:lang w:val="en-US"/>
                </w:rPr>
                <w:t>115</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F8C501D" w14:textId="77777777" w:rsidR="00182C83" w:rsidRPr="00F0595E" w:rsidRDefault="00182C83" w:rsidP="00F70C4C">
            <w:pPr>
              <w:spacing w:line="360" w:lineRule="auto"/>
              <w:jc w:val="center"/>
              <w:rPr>
                <w:ins w:id="2004" w:author="Mostafa Sameer" w:date="2024-10-16T01:57:00Z" w16du:dateUtc="2024-10-16T05:57:00Z"/>
                <w:sz w:val="16"/>
                <w:szCs w:val="16"/>
                <w:lang w:val="en-US"/>
              </w:rPr>
            </w:pPr>
            <w:ins w:id="2005"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4EA6465" w14:textId="1A9F2F74" w:rsidR="00182C83" w:rsidRPr="00F0595E" w:rsidRDefault="0036219E" w:rsidP="00F70C4C">
            <w:pPr>
              <w:spacing w:line="360" w:lineRule="auto"/>
              <w:jc w:val="center"/>
              <w:rPr>
                <w:ins w:id="2006" w:author="Mostafa Sameer" w:date="2024-10-16T01:57:00Z" w16du:dateUtc="2024-10-16T05:57:00Z"/>
                <w:sz w:val="16"/>
                <w:szCs w:val="16"/>
                <w:lang w:val="en-US"/>
              </w:rPr>
            </w:pPr>
            <w:r>
              <w:rPr>
                <w:sz w:val="16"/>
                <w:szCs w:val="16"/>
                <w:lang w:val="en-US"/>
              </w:rPr>
              <w:t>OF</w:t>
            </w:r>
            <w:ins w:id="2007"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F1A33D5" w14:textId="77777777" w:rsidR="00182C83" w:rsidRPr="00F0595E" w:rsidRDefault="00182C83" w:rsidP="00F70C4C">
            <w:pPr>
              <w:spacing w:line="360" w:lineRule="auto"/>
              <w:jc w:val="center"/>
              <w:rPr>
                <w:ins w:id="2008" w:author="Mostafa Sameer" w:date="2024-10-16T01:57:00Z" w16du:dateUtc="2024-10-16T05:57:00Z"/>
                <w:sz w:val="16"/>
                <w:szCs w:val="16"/>
                <w:lang w:val="en-US"/>
              </w:rPr>
            </w:pPr>
            <w:ins w:id="2009" w:author="Mostafa Sameer" w:date="2024-10-16T01:57:00Z" w16du:dateUtc="2024-10-16T05:57:00Z">
              <w:r w:rsidRPr="00F0595E">
                <w:rPr>
                  <w:sz w:val="16"/>
                  <w:szCs w:val="16"/>
                  <w:lang w:val="en-US"/>
                </w:rPr>
                <w:t>46.9</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B43549C" w14:textId="77777777" w:rsidR="00182C83" w:rsidRPr="00F0595E" w:rsidRDefault="00182C83" w:rsidP="00F70C4C">
            <w:pPr>
              <w:spacing w:line="360" w:lineRule="auto"/>
              <w:jc w:val="center"/>
              <w:rPr>
                <w:ins w:id="2010" w:author="Mostafa Sameer" w:date="2024-10-16T01:57:00Z" w16du:dateUtc="2024-10-16T05:57:00Z"/>
                <w:sz w:val="16"/>
                <w:szCs w:val="16"/>
                <w:lang w:val="en-US"/>
              </w:rPr>
            </w:pPr>
            <w:ins w:id="2011" w:author="Mostafa Sameer" w:date="2024-10-16T01:57:00Z" w16du:dateUtc="2024-10-16T05:57:00Z">
              <w:r w:rsidRPr="00F0595E">
                <w:rPr>
                  <w:sz w:val="16"/>
                  <w:szCs w:val="16"/>
                  <w:lang w:val="en-US"/>
                </w:rPr>
                <w:t>46.9</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111C389" w14:textId="77777777" w:rsidR="00182C83" w:rsidRPr="00F0595E" w:rsidRDefault="00182C83" w:rsidP="00F70C4C">
            <w:pPr>
              <w:spacing w:line="360" w:lineRule="auto"/>
              <w:jc w:val="center"/>
              <w:rPr>
                <w:ins w:id="2012" w:author="Mostafa Sameer" w:date="2024-10-16T01:57:00Z" w16du:dateUtc="2024-10-16T05:57:00Z"/>
                <w:sz w:val="16"/>
                <w:szCs w:val="16"/>
                <w:lang w:val="en-US"/>
              </w:rPr>
            </w:pPr>
            <w:ins w:id="2013" w:author="Mostafa Sameer" w:date="2024-10-16T01:57:00Z" w16du:dateUtc="2024-10-16T05:57:00Z">
              <w:r w:rsidRPr="00F0595E">
                <w:rPr>
                  <w:sz w:val="16"/>
                  <w:szCs w:val="16"/>
                  <w:lang w:val="en-US"/>
                </w:rPr>
                <w:t>5.62</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41871099" w14:textId="77777777" w:rsidR="00182C83" w:rsidRPr="00F0595E" w:rsidRDefault="00182C83" w:rsidP="00F70C4C">
            <w:pPr>
              <w:spacing w:line="360" w:lineRule="auto"/>
              <w:jc w:val="center"/>
              <w:rPr>
                <w:ins w:id="2014" w:author="Mostafa Sameer" w:date="2024-10-16T01:57:00Z" w16du:dateUtc="2024-10-16T05:57:00Z"/>
                <w:sz w:val="16"/>
                <w:szCs w:val="16"/>
                <w:lang w:val="en-US"/>
              </w:rPr>
            </w:pPr>
            <w:ins w:id="2015" w:author="Mostafa Sameer" w:date="2024-10-16T01:57:00Z" w16du:dateUtc="2024-10-16T05:57:00Z">
              <w:r w:rsidRPr="00F0595E">
                <w:rPr>
                  <w:sz w:val="16"/>
                  <w:szCs w:val="16"/>
                  <w:lang w:val="en-US"/>
                </w:rPr>
                <w:t>89.9</w:t>
              </w:r>
            </w:ins>
          </w:p>
        </w:tc>
      </w:tr>
      <w:tr w:rsidR="00F70C4C" w:rsidRPr="00F0595E" w14:paraId="1DC617FD" w14:textId="77777777" w:rsidTr="00F70C4C">
        <w:trPr>
          <w:trHeight w:val="301"/>
          <w:ins w:id="2016" w:author="Mostafa Sameer" w:date="2024-10-16T01:57:00Z"/>
        </w:trPr>
        <w:tc>
          <w:tcPr>
            <w:tcW w:w="900" w:type="dxa"/>
            <w:vMerge w:val="restart"/>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5F4E49BE" w14:textId="77777777" w:rsidR="00182C83" w:rsidRPr="00F0595E" w:rsidRDefault="00182C83" w:rsidP="00F70C4C">
            <w:pPr>
              <w:spacing w:line="360" w:lineRule="auto"/>
              <w:jc w:val="center"/>
              <w:rPr>
                <w:ins w:id="2017" w:author="Mostafa Sameer" w:date="2024-10-16T01:57:00Z" w16du:dateUtc="2024-10-16T05:57:00Z"/>
                <w:sz w:val="16"/>
                <w:szCs w:val="16"/>
                <w:lang w:val="en-US"/>
              </w:rPr>
            </w:pPr>
            <w:ins w:id="2018" w:author="Mostafa Sameer" w:date="2024-10-16T01:57:00Z" w16du:dateUtc="2024-10-16T05:57:00Z">
              <w:r w:rsidRPr="00F0595E">
                <w:rPr>
                  <w:sz w:val="16"/>
                  <w:szCs w:val="16"/>
                  <w:lang w:val="en-US"/>
                </w:rPr>
                <w:t>ES-SGD</w:t>
              </w:r>
              <w:r w:rsidRPr="00F0595E">
                <w:rPr>
                  <w:sz w:val="16"/>
                  <w:szCs w:val="16"/>
                  <w:lang w:val="en-US"/>
                </w:rPr>
                <w:br/>
                <w:t>2020</w:t>
              </w:r>
            </w:ins>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596FEA72" w14:textId="77777777" w:rsidR="00182C83" w:rsidRPr="00F0595E" w:rsidRDefault="00182C83" w:rsidP="00F70C4C">
            <w:pPr>
              <w:spacing w:line="360" w:lineRule="auto"/>
              <w:jc w:val="center"/>
              <w:rPr>
                <w:ins w:id="2019" w:author="Mostafa Sameer" w:date="2024-10-16T01:57:00Z" w16du:dateUtc="2024-10-16T05:57:00Z"/>
                <w:sz w:val="16"/>
                <w:szCs w:val="16"/>
                <w:lang w:val="en-US"/>
              </w:rPr>
            </w:pPr>
            <w:ins w:id="2020" w:author="Mostafa Sameer" w:date="2024-10-16T01:57:00Z" w16du:dateUtc="2024-10-16T05:57:00Z">
              <w:r w:rsidRPr="00F0595E">
                <w:rPr>
                  <w:sz w:val="16"/>
                  <w:szCs w:val="16"/>
                  <w:lang w:val="en-US"/>
                </w:rPr>
                <w:t>GROUP C</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81EAE3" w14:textId="77777777" w:rsidR="00182C83" w:rsidRPr="00F0595E" w:rsidRDefault="00182C83" w:rsidP="00F70C4C">
            <w:pPr>
              <w:spacing w:line="360" w:lineRule="auto"/>
              <w:jc w:val="center"/>
              <w:rPr>
                <w:ins w:id="2021" w:author="Mostafa Sameer" w:date="2024-10-16T01:57:00Z" w16du:dateUtc="2024-10-16T05:57:00Z"/>
                <w:sz w:val="16"/>
                <w:szCs w:val="16"/>
                <w:lang w:val="en-US"/>
              </w:rPr>
            </w:pPr>
            <w:ins w:id="2022" w:author="Mostafa Sameer" w:date="2024-10-16T01:57:00Z" w16du:dateUtc="2024-10-16T05:57:00Z">
              <w:r w:rsidRPr="00F0595E">
                <w:rPr>
                  <w:sz w:val="16"/>
                  <w:szCs w:val="16"/>
                  <w:lang w:val="en-US"/>
                </w:rPr>
                <w:t>7</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1CC747" w14:textId="77777777" w:rsidR="00182C83" w:rsidRPr="00F0595E" w:rsidRDefault="00182C83" w:rsidP="00F70C4C">
            <w:pPr>
              <w:spacing w:line="360" w:lineRule="auto"/>
              <w:jc w:val="center"/>
              <w:rPr>
                <w:ins w:id="2023" w:author="Mostafa Sameer" w:date="2024-10-16T01:57:00Z" w16du:dateUtc="2024-10-16T05:57:00Z"/>
                <w:sz w:val="16"/>
                <w:szCs w:val="16"/>
                <w:lang w:val="en-US"/>
              </w:rPr>
            </w:pPr>
            <w:ins w:id="2024"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15CD33" w14:textId="77777777" w:rsidR="00182C83" w:rsidRPr="00F0595E" w:rsidRDefault="00182C83" w:rsidP="00F70C4C">
            <w:pPr>
              <w:spacing w:line="360" w:lineRule="auto"/>
              <w:jc w:val="center"/>
              <w:rPr>
                <w:ins w:id="2025" w:author="Mostafa Sameer" w:date="2024-10-16T01:57:00Z" w16du:dateUtc="2024-10-16T05:57:00Z"/>
                <w:sz w:val="16"/>
                <w:szCs w:val="16"/>
                <w:lang w:val="en-US"/>
              </w:rPr>
            </w:pPr>
            <w:ins w:id="2026" w:author="Mostafa Sameer" w:date="2024-10-16T01:57:00Z" w16du:dateUtc="2024-10-16T05:57:00Z">
              <w:r w:rsidRPr="00F0595E">
                <w:rPr>
                  <w:sz w:val="16"/>
                  <w:szCs w:val="16"/>
                  <w:lang w:val="en-US"/>
                </w:rPr>
                <w:t>100</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6E18A3" w14:textId="77777777" w:rsidR="00182C83" w:rsidRPr="00F0595E" w:rsidRDefault="00182C83" w:rsidP="00F70C4C">
            <w:pPr>
              <w:spacing w:line="360" w:lineRule="auto"/>
              <w:jc w:val="center"/>
              <w:rPr>
                <w:ins w:id="2027" w:author="Mostafa Sameer" w:date="2024-10-16T01:57:00Z" w16du:dateUtc="2024-10-16T05:57:00Z"/>
                <w:sz w:val="16"/>
                <w:szCs w:val="16"/>
                <w:lang w:val="en-US"/>
              </w:rPr>
            </w:pPr>
            <w:ins w:id="2028"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B3E979" w14:textId="77777777" w:rsidR="00182C83" w:rsidRPr="00F0595E" w:rsidRDefault="00182C83" w:rsidP="00F70C4C">
            <w:pPr>
              <w:spacing w:line="360" w:lineRule="auto"/>
              <w:jc w:val="center"/>
              <w:rPr>
                <w:ins w:id="2029" w:author="Mostafa Sameer" w:date="2024-10-16T01:57:00Z" w16du:dateUtc="2024-10-16T05:57:00Z"/>
                <w:sz w:val="16"/>
                <w:szCs w:val="16"/>
                <w:lang w:val="en-US"/>
              </w:rPr>
            </w:pPr>
            <w:ins w:id="2030" w:author="Mostafa Sameer" w:date="2024-10-16T01:57:00Z" w16du:dateUtc="2024-10-16T05:57:00Z">
              <w:r w:rsidRPr="00F0595E">
                <w:rPr>
                  <w:sz w:val="16"/>
                  <w:szCs w:val="16"/>
                  <w:lang w:val="en-US"/>
                </w:rPr>
                <w:t>ON</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10B301" w14:textId="77777777" w:rsidR="00182C83" w:rsidRPr="00F0595E" w:rsidRDefault="00182C83" w:rsidP="00F70C4C">
            <w:pPr>
              <w:spacing w:line="360" w:lineRule="auto"/>
              <w:jc w:val="center"/>
              <w:rPr>
                <w:ins w:id="2031" w:author="Mostafa Sameer" w:date="2024-10-16T01:57:00Z" w16du:dateUtc="2024-10-16T05:57:00Z"/>
                <w:sz w:val="16"/>
                <w:szCs w:val="16"/>
                <w:lang w:val="en-US"/>
              </w:rPr>
            </w:pPr>
            <w:ins w:id="2032" w:author="Mostafa Sameer" w:date="2024-10-16T01:57:00Z" w16du:dateUtc="2024-10-16T05:57:00Z">
              <w:r w:rsidRPr="00F0595E">
                <w:rPr>
                  <w:sz w:val="16"/>
                  <w:szCs w:val="16"/>
                  <w:lang w:val="en-US"/>
                </w:rPr>
                <w:t>1.1</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0045B" w14:textId="77777777" w:rsidR="00182C83" w:rsidRPr="00F0595E" w:rsidRDefault="00182C83" w:rsidP="00F70C4C">
            <w:pPr>
              <w:spacing w:line="360" w:lineRule="auto"/>
              <w:jc w:val="center"/>
              <w:rPr>
                <w:ins w:id="2033" w:author="Mostafa Sameer" w:date="2024-10-16T01:57:00Z" w16du:dateUtc="2024-10-16T05:57:00Z"/>
                <w:sz w:val="16"/>
                <w:szCs w:val="16"/>
                <w:lang w:val="en-US"/>
              </w:rPr>
            </w:pPr>
            <w:ins w:id="2034" w:author="Mostafa Sameer" w:date="2024-10-16T01:57:00Z" w16du:dateUtc="2024-10-16T05:57:00Z">
              <w:r w:rsidRPr="00F0595E">
                <w:rPr>
                  <w:sz w:val="16"/>
                  <w:szCs w:val="16"/>
                  <w:lang w:val="en-US"/>
                </w:rPr>
                <w:t>1.1</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A3EC79" w14:textId="77777777" w:rsidR="00182C83" w:rsidRPr="00F0595E" w:rsidRDefault="00182C83" w:rsidP="00F70C4C">
            <w:pPr>
              <w:spacing w:line="360" w:lineRule="auto"/>
              <w:jc w:val="center"/>
              <w:rPr>
                <w:ins w:id="2035" w:author="Mostafa Sameer" w:date="2024-10-16T01:57:00Z" w16du:dateUtc="2024-10-16T05:57:00Z"/>
                <w:sz w:val="16"/>
                <w:szCs w:val="16"/>
                <w:lang w:val="en-US"/>
              </w:rPr>
            </w:pPr>
            <w:ins w:id="2036" w:author="Mostafa Sameer" w:date="2024-10-16T01:57:00Z" w16du:dateUtc="2024-10-16T05:57:00Z">
              <w:r w:rsidRPr="00F0595E">
                <w:rPr>
                  <w:sz w:val="16"/>
                  <w:szCs w:val="16"/>
                  <w:lang w:val="en-US"/>
                </w:rPr>
                <w:t>0.13</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66B3E0DB" w14:textId="77777777" w:rsidR="00182C83" w:rsidRPr="00F0595E" w:rsidRDefault="00182C83" w:rsidP="00F70C4C">
            <w:pPr>
              <w:spacing w:line="360" w:lineRule="auto"/>
              <w:jc w:val="center"/>
              <w:rPr>
                <w:ins w:id="2037" w:author="Mostafa Sameer" w:date="2024-10-16T01:57:00Z" w16du:dateUtc="2024-10-16T05:57:00Z"/>
                <w:sz w:val="16"/>
                <w:szCs w:val="16"/>
                <w:lang w:val="en-US"/>
              </w:rPr>
            </w:pPr>
            <w:ins w:id="2038" w:author="Mostafa Sameer" w:date="2024-10-16T01:57:00Z" w16du:dateUtc="2024-10-16T05:57:00Z">
              <w:r w:rsidRPr="00F0595E">
                <w:rPr>
                  <w:sz w:val="16"/>
                  <w:szCs w:val="16"/>
                  <w:lang w:val="en-US"/>
                </w:rPr>
                <w:t>2.1</w:t>
              </w:r>
            </w:ins>
          </w:p>
        </w:tc>
      </w:tr>
      <w:tr w:rsidR="00F70C4C" w:rsidRPr="00F0595E" w14:paraId="7F4F6320" w14:textId="77777777" w:rsidTr="00F70C4C">
        <w:trPr>
          <w:trHeight w:val="164"/>
          <w:ins w:id="2039"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53930400" w14:textId="77777777" w:rsidR="00182C83" w:rsidRPr="00F0595E" w:rsidRDefault="00182C83" w:rsidP="00F70C4C">
            <w:pPr>
              <w:spacing w:line="360" w:lineRule="auto"/>
              <w:jc w:val="center"/>
              <w:rPr>
                <w:ins w:id="2040"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4A0D4B97" w14:textId="77777777" w:rsidR="00182C83" w:rsidRPr="00F0595E" w:rsidRDefault="00182C83" w:rsidP="00F70C4C">
            <w:pPr>
              <w:spacing w:line="360" w:lineRule="auto"/>
              <w:jc w:val="center"/>
              <w:rPr>
                <w:ins w:id="2041"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19C6A7" w14:textId="77777777" w:rsidR="00182C83" w:rsidRPr="00F0595E" w:rsidRDefault="00182C83" w:rsidP="00F70C4C">
            <w:pPr>
              <w:spacing w:line="360" w:lineRule="auto"/>
              <w:jc w:val="center"/>
              <w:rPr>
                <w:ins w:id="2042" w:author="Mostafa Sameer" w:date="2024-10-16T01:57:00Z" w16du:dateUtc="2024-10-16T05:57:00Z"/>
                <w:sz w:val="16"/>
                <w:szCs w:val="16"/>
                <w:lang w:val="en-US"/>
              </w:rPr>
            </w:pPr>
            <w:ins w:id="2043" w:author="Mostafa Sameer" w:date="2024-10-16T01:57:00Z" w16du:dateUtc="2024-10-16T05:57:00Z">
              <w:r w:rsidRPr="00F0595E">
                <w:rPr>
                  <w:sz w:val="16"/>
                  <w:szCs w:val="16"/>
                  <w:lang w:val="en-US"/>
                </w:rPr>
                <w:t>8</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6FCF7" w14:textId="77777777" w:rsidR="00182C83" w:rsidRPr="00F0595E" w:rsidRDefault="00182C83" w:rsidP="00F70C4C">
            <w:pPr>
              <w:spacing w:line="360" w:lineRule="auto"/>
              <w:jc w:val="center"/>
              <w:rPr>
                <w:ins w:id="2044" w:author="Mostafa Sameer" w:date="2024-10-16T01:57:00Z" w16du:dateUtc="2024-10-16T05:57:00Z"/>
                <w:sz w:val="16"/>
                <w:szCs w:val="16"/>
                <w:lang w:val="en-US"/>
              </w:rPr>
            </w:pPr>
            <w:ins w:id="2045"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8352CC" w14:textId="77777777" w:rsidR="00182C83" w:rsidRPr="00F0595E" w:rsidRDefault="00182C83" w:rsidP="00F70C4C">
            <w:pPr>
              <w:spacing w:line="360" w:lineRule="auto"/>
              <w:jc w:val="center"/>
              <w:rPr>
                <w:ins w:id="2046" w:author="Mostafa Sameer" w:date="2024-10-16T01:57:00Z" w16du:dateUtc="2024-10-16T05:57:00Z"/>
                <w:sz w:val="16"/>
                <w:szCs w:val="16"/>
                <w:lang w:val="en-US"/>
              </w:rPr>
            </w:pPr>
            <w:ins w:id="2047"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BFF06" w14:textId="77777777" w:rsidR="00182C83" w:rsidRPr="00F0595E" w:rsidRDefault="00182C83" w:rsidP="00F70C4C">
            <w:pPr>
              <w:spacing w:line="360" w:lineRule="auto"/>
              <w:jc w:val="center"/>
              <w:rPr>
                <w:ins w:id="2048" w:author="Mostafa Sameer" w:date="2024-10-16T01:57:00Z" w16du:dateUtc="2024-10-16T05:57:00Z"/>
                <w:sz w:val="16"/>
                <w:szCs w:val="16"/>
                <w:lang w:val="en-US"/>
              </w:rPr>
            </w:pPr>
            <w:ins w:id="2049"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437BBF" w14:textId="77777777" w:rsidR="00182C83" w:rsidRPr="00F0595E" w:rsidRDefault="00182C83" w:rsidP="00F70C4C">
            <w:pPr>
              <w:spacing w:line="360" w:lineRule="auto"/>
              <w:jc w:val="center"/>
              <w:rPr>
                <w:ins w:id="2050" w:author="Mostafa Sameer" w:date="2024-10-16T01:57:00Z" w16du:dateUtc="2024-10-16T05:57:00Z"/>
                <w:sz w:val="16"/>
                <w:szCs w:val="16"/>
                <w:lang w:val="en-US"/>
              </w:rPr>
            </w:pPr>
            <w:ins w:id="2051"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EF1DE4" w14:textId="77777777" w:rsidR="00182C83" w:rsidRPr="00F0595E" w:rsidRDefault="00182C83" w:rsidP="00F70C4C">
            <w:pPr>
              <w:spacing w:line="360" w:lineRule="auto"/>
              <w:jc w:val="center"/>
              <w:rPr>
                <w:ins w:id="2052" w:author="Mostafa Sameer" w:date="2024-10-16T01:57:00Z" w16du:dateUtc="2024-10-16T05:57:00Z"/>
                <w:sz w:val="16"/>
                <w:szCs w:val="16"/>
                <w:lang w:val="en-US"/>
              </w:rPr>
            </w:pPr>
            <w:ins w:id="2053" w:author="Mostafa Sameer" w:date="2024-10-16T01:57:00Z" w16du:dateUtc="2024-10-16T05:57:00Z">
              <w:r w:rsidRPr="00F0595E">
                <w:rPr>
                  <w:sz w:val="16"/>
                  <w:szCs w:val="16"/>
                  <w:lang w:val="en-US"/>
                </w:rPr>
                <w:t>1</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5A5C97" w14:textId="77777777" w:rsidR="00182C83" w:rsidRPr="00F0595E" w:rsidRDefault="00182C83" w:rsidP="00F70C4C">
            <w:pPr>
              <w:spacing w:line="360" w:lineRule="auto"/>
              <w:jc w:val="center"/>
              <w:rPr>
                <w:ins w:id="2054" w:author="Mostafa Sameer" w:date="2024-10-16T01:57:00Z" w16du:dateUtc="2024-10-16T05:57:00Z"/>
                <w:sz w:val="16"/>
                <w:szCs w:val="16"/>
                <w:lang w:val="en-US"/>
              </w:rPr>
            </w:pPr>
            <w:ins w:id="2055" w:author="Mostafa Sameer" w:date="2024-10-16T01:57:00Z" w16du:dateUtc="2024-10-16T05:57:00Z">
              <w:r w:rsidRPr="00F0595E">
                <w:rPr>
                  <w:sz w:val="16"/>
                  <w:szCs w:val="16"/>
                  <w:lang w:val="en-US"/>
                </w:rPr>
                <w:t>1</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9EDF81" w14:textId="77777777" w:rsidR="00182C83" w:rsidRPr="00F0595E" w:rsidRDefault="00182C83" w:rsidP="00F70C4C">
            <w:pPr>
              <w:spacing w:line="360" w:lineRule="auto"/>
              <w:jc w:val="center"/>
              <w:rPr>
                <w:ins w:id="2056" w:author="Mostafa Sameer" w:date="2024-10-16T01:57:00Z" w16du:dateUtc="2024-10-16T05:57:00Z"/>
                <w:sz w:val="16"/>
                <w:szCs w:val="16"/>
                <w:lang w:val="en-US"/>
              </w:rPr>
            </w:pPr>
            <w:ins w:id="2057" w:author="Mostafa Sameer" w:date="2024-10-16T01:57:00Z" w16du:dateUtc="2024-10-16T05:57:00Z">
              <w:r w:rsidRPr="00F0595E">
                <w:rPr>
                  <w:sz w:val="16"/>
                  <w:szCs w:val="16"/>
                  <w:lang w:val="en-US"/>
                </w:rPr>
                <w:t>0.12</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1FF118C1" w14:textId="77777777" w:rsidR="00182C83" w:rsidRPr="00F0595E" w:rsidRDefault="00182C83" w:rsidP="00F70C4C">
            <w:pPr>
              <w:spacing w:line="360" w:lineRule="auto"/>
              <w:jc w:val="center"/>
              <w:rPr>
                <w:ins w:id="2058" w:author="Mostafa Sameer" w:date="2024-10-16T01:57:00Z" w16du:dateUtc="2024-10-16T05:57:00Z"/>
                <w:sz w:val="16"/>
                <w:szCs w:val="16"/>
                <w:lang w:val="en-US"/>
              </w:rPr>
            </w:pPr>
            <w:ins w:id="2059" w:author="Mostafa Sameer" w:date="2024-10-16T01:57:00Z" w16du:dateUtc="2024-10-16T05:57:00Z">
              <w:r w:rsidRPr="00F0595E">
                <w:rPr>
                  <w:sz w:val="16"/>
                  <w:szCs w:val="16"/>
                  <w:lang w:val="en-US"/>
                </w:rPr>
                <w:t>1.9</w:t>
              </w:r>
            </w:ins>
          </w:p>
        </w:tc>
      </w:tr>
      <w:tr w:rsidR="00F70C4C" w:rsidRPr="00F0595E" w14:paraId="614E628A" w14:textId="77777777" w:rsidTr="00F70C4C">
        <w:trPr>
          <w:trHeight w:val="164"/>
          <w:ins w:id="2060"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239AB99D" w14:textId="77777777" w:rsidR="00182C83" w:rsidRPr="00F0595E" w:rsidRDefault="00182C83" w:rsidP="00F70C4C">
            <w:pPr>
              <w:spacing w:line="360" w:lineRule="auto"/>
              <w:jc w:val="center"/>
              <w:rPr>
                <w:ins w:id="2061"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01CF8099" w14:textId="77777777" w:rsidR="00182C83" w:rsidRPr="00F0595E" w:rsidRDefault="00182C83" w:rsidP="00F70C4C">
            <w:pPr>
              <w:spacing w:line="360" w:lineRule="auto"/>
              <w:jc w:val="center"/>
              <w:rPr>
                <w:ins w:id="2062"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8528C7" w14:textId="77777777" w:rsidR="00182C83" w:rsidRPr="00F0595E" w:rsidRDefault="00182C83" w:rsidP="00F70C4C">
            <w:pPr>
              <w:spacing w:line="360" w:lineRule="auto"/>
              <w:jc w:val="center"/>
              <w:rPr>
                <w:ins w:id="2063" w:author="Mostafa Sameer" w:date="2024-10-16T01:57:00Z" w16du:dateUtc="2024-10-16T05:57:00Z"/>
                <w:sz w:val="16"/>
                <w:szCs w:val="16"/>
                <w:lang w:val="en-US"/>
              </w:rPr>
            </w:pPr>
            <w:ins w:id="2064" w:author="Mostafa Sameer" w:date="2024-10-16T01:57:00Z" w16du:dateUtc="2024-10-16T05:57:00Z">
              <w:r w:rsidRPr="00F0595E">
                <w:rPr>
                  <w:sz w:val="16"/>
                  <w:szCs w:val="16"/>
                  <w:lang w:val="en-US"/>
                </w:rPr>
                <w:t>9</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7A20CD" w14:textId="77777777" w:rsidR="00182C83" w:rsidRPr="00F0595E" w:rsidRDefault="00182C83" w:rsidP="00F70C4C">
            <w:pPr>
              <w:spacing w:line="360" w:lineRule="auto"/>
              <w:jc w:val="center"/>
              <w:rPr>
                <w:ins w:id="2065" w:author="Mostafa Sameer" w:date="2024-10-16T01:57:00Z" w16du:dateUtc="2024-10-16T05:57:00Z"/>
                <w:sz w:val="16"/>
                <w:szCs w:val="16"/>
                <w:lang w:val="en-US"/>
              </w:rPr>
            </w:pPr>
            <w:ins w:id="2066"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494664" w14:textId="77777777" w:rsidR="00182C83" w:rsidRPr="00F0595E" w:rsidRDefault="00182C83" w:rsidP="00F70C4C">
            <w:pPr>
              <w:spacing w:line="360" w:lineRule="auto"/>
              <w:jc w:val="center"/>
              <w:rPr>
                <w:ins w:id="2067" w:author="Mostafa Sameer" w:date="2024-10-16T01:57:00Z" w16du:dateUtc="2024-10-16T05:57:00Z"/>
                <w:sz w:val="16"/>
                <w:szCs w:val="16"/>
                <w:lang w:val="en-US"/>
              </w:rPr>
            </w:pPr>
            <w:ins w:id="2068"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1E5612" w14:textId="77777777" w:rsidR="00182C83" w:rsidRPr="00F0595E" w:rsidRDefault="00182C83" w:rsidP="00F70C4C">
            <w:pPr>
              <w:spacing w:line="360" w:lineRule="auto"/>
              <w:jc w:val="center"/>
              <w:rPr>
                <w:ins w:id="2069" w:author="Mostafa Sameer" w:date="2024-10-16T01:57:00Z" w16du:dateUtc="2024-10-16T05:57:00Z"/>
                <w:sz w:val="16"/>
                <w:szCs w:val="16"/>
                <w:lang w:val="en-US"/>
              </w:rPr>
            </w:pPr>
            <w:ins w:id="2070"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D8F889" w14:textId="77777777" w:rsidR="00182C83" w:rsidRPr="00F0595E" w:rsidRDefault="00182C83" w:rsidP="00F70C4C">
            <w:pPr>
              <w:spacing w:line="360" w:lineRule="auto"/>
              <w:jc w:val="center"/>
              <w:rPr>
                <w:ins w:id="2071" w:author="Mostafa Sameer" w:date="2024-10-16T01:57:00Z" w16du:dateUtc="2024-10-16T05:57:00Z"/>
                <w:sz w:val="16"/>
                <w:szCs w:val="16"/>
                <w:lang w:val="en-US"/>
              </w:rPr>
            </w:pPr>
            <w:ins w:id="2072"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36D52" w14:textId="77777777" w:rsidR="00182C83" w:rsidRPr="00F0595E" w:rsidRDefault="00182C83" w:rsidP="00F70C4C">
            <w:pPr>
              <w:spacing w:line="360" w:lineRule="auto"/>
              <w:jc w:val="center"/>
              <w:rPr>
                <w:ins w:id="2073" w:author="Mostafa Sameer" w:date="2024-10-16T01:57:00Z" w16du:dateUtc="2024-10-16T05:57:00Z"/>
                <w:sz w:val="16"/>
                <w:szCs w:val="16"/>
                <w:lang w:val="en-US"/>
              </w:rPr>
            </w:pPr>
            <w:ins w:id="2074" w:author="Mostafa Sameer" w:date="2024-10-16T01:57:00Z" w16du:dateUtc="2024-10-16T05:57:00Z">
              <w:r w:rsidRPr="00F0595E">
                <w:rPr>
                  <w:sz w:val="16"/>
                  <w:szCs w:val="16"/>
                  <w:lang w:val="en-US"/>
                </w:rPr>
                <w:t>0.6</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45BC8D" w14:textId="77777777" w:rsidR="00182C83" w:rsidRPr="00F0595E" w:rsidRDefault="00182C83" w:rsidP="00F70C4C">
            <w:pPr>
              <w:spacing w:line="360" w:lineRule="auto"/>
              <w:jc w:val="center"/>
              <w:rPr>
                <w:ins w:id="2075" w:author="Mostafa Sameer" w:date="2024-10-16T01:57:00Z" w16du:dateUtc="2024-10-16T05:57:00Z"/>
                <w:sz w:val="16"/>
                <w:szCs w:val="16"/>
                <w:lang w:val="en-US"/>
              </w:rPr>
            </w:pPr>
            <w:ins w:id="2076" w:author="Mostafa Sameer" w:date="2024-10-16T01:57:00Z" w16du:dateUtc="2024-10-16T05:57:00Z">
              <w:r w:rsidRPr="00F0595E">
                <w:rPr>
                  <w:sz w:val="16"/>
                  <w:szCs w:val="16"/>
                  <w:lang w:val="en-US"/>
                </w:rPr>
                <w:t>0.6</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5F5E4A" w14:textId="77777777" w:rsidR="00182C83" w:rsidRPr="00F0595E" w:rsidRDefault="00182C83" w:rsidP="00F70C4C">
            <w:pPr>
              <w:spacing w:line="360" w:lineRule="auto"/>
              <w:jc w:val="center"/>
              <w:rPr>
                <w:ins w:id="2077" w:author="Mostafa Sameer" w:date="2024-10-16T01:57:00Z" w16du:dateUtc="2024-10-16T05:57:00Z"/>
                <w:sz w:val="16"/>
                <w:szCs w:val="16"/>
                <w:lang w:val="en-US"/>
              </w:rPr>
            </w:pPr>
            <w:ins w:id="2078" w:author="Mostafa Sameer" w:date="2024-10-16T01:57:00Z" w16du:dateUtc="2024-10-16T05:57:00Z">
              <w:r w:rsidRPr="00F0595E">
                <w:rPr>
                  <w:sz w:val="16"/>
                  <w:szCs w:val="16"/>
                  <w:lang w:val="en-US"/>
                </w:rPr>
                <w:t>0.07</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6CB11A64" w14:textId="77777777" w:rsidR="00182C83" w:rsidRPr="00F0595E" w:rsidRDefault="00182C83" w:rsidP="00F70C4C">
            <w:pPr>
              <w:spacing w:line="360" w:lineRule="auto"/>
              <w:jc w:val="center"/>
              <w:rPr>
                <w:ins w:id="2079" w:author="Mostafa Sameer" w:date="2024-10-16T01:57:00Z" w16du:dateUtc="2024-10-16T05:57:00Z"/>
                <w:sz w:val="16"/>
                <w:szCs w:val="16"/>
                <w:lang w:val="en-US"/>
              </w:rPr>
            </w:pPr>
            <w:ins w:id="2080" w:author="Mostafa Sameer" w:date="2024-10-16T01:57:00Z" w16du:dateUtc="2024-10-16T05:57:00Z">
              <w:r w:rsidRPr="00F0595E">
                <w:rPr>
                  <w:sz w:val="16"/>
                  <w:szCs w:val="16"/>
                  <w:lang w:val="en-US"/>
                </w:rPr>
                <w:t>1.1</w:t>
              </w:r>
            </w:ins>
          </w:p>
        </w:tc>
      </w:tr>
      <w:tr w:rsidR="00F70C4C" w:rsidRPr="00F0595E" w14:paraId="256E572D" w14:textId="77777777" w:rsidTr="00F70C4C">
        <w:trPr>
          <w:trHeight w:val="164"/>
          <w:ins w:id="2081"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17273DD9" w14:textId="77777777" w:rsidR="00182C83" w:rsidRPr="00F0595E" w:rsidRDefault="00182C83" w:rsidP="00F70C4C">
            <w:pPr>
              <w:spacing w:line="360" w:lineRule="auto"/>
              <w:jc w:val="center"/>
              <w:rPr>
                <w:ins w:id="2082"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577C6F05" w14:textId="77777777" w:rsidR="00182C83" w:rsidRPr="00F0595E" w:rsidRDefault="00182C83" w:rsidP="00F70C4C">
            <w:pPr>
              <w:spacing w:line="360" w:lineRule="auto"/>
              <w:jc w:val="center"/>
              <w:rPr>
                <w:ins w:id="2083"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BBBEDB4" w14:textId="77777777" w:rsidR="00182C83" w:rsidRPr="00F0595E" w:rsidRDefault="00182C83" w:rsidP="00F70C4C">
            <w:pPr>
              <w:spacing w:line="360" w:lineRule="auto"/>
              <w:jc w:val="center"/>
              <w:rPr>
                <w:ins w:id="2084" w:author="Mostafa Sameer" w:date="2024-10-16T01:57:00Z" w16du:dateUtc="2024-10-16T05:57:00Z"/>
                <w:sz w:val="16"/>
                <w:szCs w:val="16"/>
                <w:lang w:val="en-US"/>
              </w:rPr>
            </w:pPr>
            <w:ins w:id="2085" w:author="Mostafa Sameer" w:date="2024-10-16T01:57:00Z" w16du:dateUtc="2024-10-16T05:57:00Z">
              <w:r w:rsidRPr="00F0595E">
                <w:rPr>
                  <w:sz w:val="16"/>
                  <w:szCs w:val="16"/>
                  <w:lang w:val="en-US"/>
                </w:rPr>
                <w:t>10</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39AF8E4" w14:textId="77777777" w:rsidR="00182C83" w:rsidRPr="00F0595E" w:rsidRDefault="00182C83" w:rsidP="00F70C4C">
            <w:pPr>
              <w:spacing w:line="360" w:lineRule="auto"/>
              <w:jc w:val="center"/>
              <w:rPr>
                <w:ins w:id="2086" w:author="Mostafa Sameer" w:date="2024-10-16T01:57:00Z" w16du:dateUtc="2024-10-16T05:57:00Z"/>
                <w:sz w:val="16"/>
                <w:szCs w:val="16"/>
                <w:lang w:val="en-US"/>
              </w:rPr>
            </w:pPr>
            <w:ins w:id="2087"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B4B2F3F" w14:textId="77777777" w:rsidR="00182C83" w:rsidRPr="00F0595E" w:rsidRDefault="00182C83" w:rsidP="00F70C4C">
            <w:pPr>
              <w:spacing w:line="360" w:lineRule="auto"/>
              <w:jc w:val="center"/>
              <w:rPr>
                <w:ins w:id="2088" w:author="Mostafa Sameer" w:date="2024-10-16T01:57:00Z" w16du:dateUtc="2024-10-16T05:57:00Z"/>
                <w:sz w:val="16"/>
                <w:szCs w:val="16"/>
                <w:lang w:val="en-US"/>
              </w:rPr>
            </w:pPr>
            <w:ins w:id="2089"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E607DB9" w14:textId="77777777" w:rsidR="00182C83" w:rsidRPr="00F0595E" w:rsidRDefault="00182C83" w:rsidP="00F70C4C">
            <w:pPr>
              <w:spacing w:line="360" w:lineRule="auto"/>
              <w:jc w:val="center"/>
              <w:rPr>
                <w:ins w:id="2090" w:author="Mostafa Sameer" w:date="2024-10-16T01:57:00Z" w16du:dateUtc="2024-10-16T05:57:00Z"/>
                <w:sz w:val="16"/>
                <w:szCs w:val="16"/>
                <w:lang w:val="en-US"/>
              </w:rPr>
            </w:pPr>
            <w:ins w:id="2091"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6C3E32C" w14:textId="77777777" w:rsidR="00182C83" w:rsidRPr="00F0595E" w:rsidRDefault="00182C83" w:rsidP="00F70C4C">
            <w:pPr>
              <w:spacing w:line="360" w:lineRule="auto"/>
              <w:jc w:val="center"/>
              <w:rPr>
                <w:ins w:id="2092" w:author="Mostafa Sameer" w:date="2024-10-16T01:57:00Z" w16du:dateUtc="2024-10-16T05:57:00Z"/>
                <w:sz w:val="16"/>
                <w:szCs w:val="16"/>
                <w:lang w:val="en-US"/>
              </w:rPr>
            </w:pPr>
            <w:ins w:id="2093"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3EED4F8" w14:textId="77777777" w:rsidR="00182C83" w:rsidRPr="00F0595E" w:rsidRDefault="00182C83" w:rsidP="00F70C4C">
            <w:pPr>
              <w:spacing w:line="360" w:lineRule="auto"/>
              <w:jc w:val="center"/>
              <w:rPr>
                <w:ins w:id="2094" w:author="Mostafa Sameer" w:date="2024-10-16T01:57:00Z" w16du:dateUtc="2024-10-16T05:57:00Z"/>
                <w:sz w:val="16"/>
                <w:szCs w:val="16"/>
                <w:lang w:val="en-US"/>
              </w:rPr>
            </w:pPr>
            <w:ins w:id="2095" w:author="Mostafa Sameer" w:date="2024-10-16T01:57:00Z" w16du:dateUtc="2024-10-16T05:57:00Z">
              <w:r w:rsidRPr="00F0595E">
                <w:rPr>
                  <w:sz w:val="16"/>
                  <w:szCs w:val="16"/>
                  <w:lang w:val="en-US"/>
                </w:rPr>
                <w:t>0.6</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C6CFA99" w14:textId="77777777" w:rsidR="00182C83" w:rsidRPr="00F0595E" w:rsidRDefault="00182C83" w:rsidP="00F70C4C">
            <w:pPr>
              <w:spacing w:line="360" w:lineRule="auto"/>
              <w:jc w:val="center"/>
              <w:rPr>
                <w:ins w:id="2096" w:author="Mostafa Sameer" w:date="2024-10-16T01:57:00Z" w16du:dateUtc="2024-10-16T05:57:00Z"/>
                <w:sz w:val="16"/>
                <w:szCs w:val="16"/>
                <w:lang w:val="en-US"/>
              </w:rPr>
            </w:pPr>
            <w:ins w:id="2097" w:author="Mostafa Sameer" w:date="2024-10-16T01:57:00Z" w16du:dateUtc="2024-10-16T05:57:00Z">
              <w:r w:rsidRPr="00F0595E">
                <w:rPr>
                  <w:sz w:val="16"/>
                  <w:szCs w:val="16"/>
                  <w:lang w:val="en-US"/>
                </w:rPr>
                <w:t>0.6</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BD68484" w14:textId="77777777" w:rsidR="00182C83" w:rsidRPr="00F0595E" w:rsidRDefault="00182C83" w:rsidP="00F70C4C">
            <w:pPr>
              <w:spacing w:line="360" w:lineRule="auto"/>
              <w:jc w:val="center"/>
              <w:rPr>
                <w:ins w:id="2098" w:author="Mostafa Sameer" w:date="2024-10-16T01:57:00Z" w16du:dateUtc="2024-10-16T05:57:00Z"/>
                <w:sz w:val="16"/>
                <w:szCs w:val="16"/>
                <w:lang w:val="en-US"/>
              </w:rPr>
            </w:pPr>
            <w:ins w:id="2099" w:author="Mostafa Sameer" w:date="2024-10-16T01:57:00Z" w16du:dateUtc="2024-10-16T05:57:00Z">
              <w:r w:rsidRPr="00F0595E">
                <w:rPr>
                  <w:sz w:val="16"/>
                  <w:szCs w:val="16"/>
                  <w:lang w:val="en-US"/>
                </w:rPr>
                <w:t>0.07</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2FA699FD" w14:textId="77777777" w:rsidR="00182C83" w:rsidRPr="00F0595E" w:rsidRDefault="00182C83" w:rsidP="00F70C4C">
            <w:pPr>
              <w:spacing w:line="360" w:lineRule="auto"/>
              <w:jc w:val="center"/>
              <w:rPr>
                <w:ins w:id="2100" w:author="Mostafa Sameer" w:date="2024-10-16T01:57:00Z" w16du:dateUtc="2024-10-16T05:57:00Z"/>
                <w:sz w:val="16"/>
                <w:szCs w:val="16"/>
                <w:lang w:val="en-US"/>
              </w:rPr>
            </w:pPr>
            <w:ins w:id="2101" w:author="Mostafa Sameer" w:date="2024-10-16T01:57:00Z" w16du:dateUtc="2024-10-16T05:57:00Z">
              <w:r w:rsidRPr="00F0595E">
                <w:rPr>
                  <w:sz w:val="16"/>
                  <w:szCs w:val="16"/>
                  <w:lang w:val="en-US"/>
                </w:rPr>
                <w:t>1.1</w:t>
              </w:r>
            </w:ins>
          </w:p>
        </w:tc>
      </w:tr>
      <w:tr w:rsidR="00F70C4C" w:rsidRPr="00F0595E" w14:paraId="4B4D1211" w14:textId="77777777" w:rsidTr="00F70C4C">
        <w:trPr>
          <w:trHeight w:val="164"/>
          <w:ins w:id="2102"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15133224" w14:textId="77777777" w:rsidR="00182C83" w:rsidRPr="00F0595E" w:rsidRDefault="00182C83" w:rsidP="00F70C4C">
            <w:pPr>
              <w:spacing w:line="360" w:lineRule="auto"/>
              <w:jc w:val="center"/>
              <w:rPr>
                <w:ins w:id="2103" w:author="Mostafa Sameer" w:date="2024-10-16T01:57:00Z" w16du:dateUtc="2024-10-16T05:57:00Z"/>
                <w:sz w:val="16"/>
                <w:szCs w:val="16"/>
                <w:lang w:val="en-US"/>
              </w:rPr>
            </w:pPr>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1C774BEC" w14:textId="77777777" w:rsidR="00182C83" w:rsidRPr="00F0595E" w:rsidRDefault="00182C83" w:rsidP="00F70C4C">
            <w:pPr>
              <w:spacing w:line="360" w:lineRule="auto"/>
              <w:jc w:val="center"/>
              <w:rPr>
                <w:ins w:id="2104" w:author="Mostafa Sameer" w:date="2024-10-16T01:57:00Z" w16du:dateUtc="2024-10-16T05:57:00Z"/>
                <w:sz w:val="16"/>
                <w:szCs w:val="16"/>
                <w:lang w:val="en-US"/>
              </w:rPr>
            </w:pPr>
            <w:ins w:id="2105" w:author="Mostafa Sameer" w:date="2024-10-16T01:57:00Z" w16du:dateUtc="2024-10-16T05:57:00Z">
              <w:r w:rsidRPr="00F0595E">
                <w:rPr>
                  <w:sz w:val="16"/>
                  <w:szCs w:val="16"/>
                  <w:lang w:val="en-US"/>
                </w:rPr>
                <w:t>GROUP D</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A86318" w14:textId="77777777" w:rsidR="00182C83" w:rsidRPr="00F0595E" w:rsidRDefault="00182C83" w:rsidP="00F70C4C">
            <w:pPr>
              <w:spacing w:line="360" w:lineRule="auto"/>
              <w:jc w:val="center"/>
              <w:rPr>
                <w:ins w:id="2106" w:author="Mostafa Sameer" w:date="2024-10-16T01:57:00Z" w16du:dateUtc="2024-10-16T05:57:00Z"/>
                <w:sz w:val="16"/>
                <w:szCs w:val="16"/>
                <w:lang w:val="en-US"/>
              </w:rPr>
            </w:pPr>
            <w:ins w:id="2107" w:author="Mostafa Sameer" w:date="2024-10-16T01:57:00Z" w16du:dateUtc="2024-10-16T05:57:00Z">
              <w:r w:rsidRPr="00F0595E">
                <w:rPr>
                  <w:sz w:val="16"/>
                  <w:szCs w:val="16"/>
                  <w:lang w:val="en-US"/>
                </w:rPr>
                <w:t>11</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EE58B4" w14:textId="77777777" w:rsidR="00182C83" w:rsidRPr="00F0595E" w:rsidRDefault="00182C83" w:rsidP="00F70C4C">
            <w:pPr>
              <w:spacing w:line="360" w:lineRule="auto"/>
              <w:jc w:val="center"/>
              <w:rPr>
                <w:ins w:id="2108" w:author="Mostafa Sameer" w:date="2024-10-16T01:57:00Z" w16du:dateUtc="2024-10-16T05:57:00Z"/>
                <w:sz w:val="16"/>
                <w:szCs w:val="16"/>
                <w:lang w:val="en-US"/>
              </w:rPr>
            </w:pPr>
            <w:ins w:id="2109"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CDA1B8" w14:textId="77777777" w:rsidR="00182C83" w:rsidRPr="00F0595E" w:rsidRDefault="00182C83" w:rsidP="00F70C4C">
            <w:pPr>
              <w:spacing w:line="360" w:lineRule="auto"/>
              <w:jc w:val="center"/>
              <w:rPr>
                <w:ins w:id="2110" w:author="Mostafa Sameer" w:date="2024-10-16T01:57:00Z" w16du:dateUtc="2024-10-16T05:57:00Z"/>
                <w:sz w:val="16"/>
                <w:szCs w:val="16"/>
                <w:lang w:val="en-US"/>
              </w:rPr>
            </w:pPr>
            <w:ins w:id="2111" w:author="Mostafa Sameer" w:date="2024-10-16T01:57:00Z" w16du:dateUtc="2024-10-16T05:57:00Z">
              <w:r w:rsidRPr="00F0595E">
                <w:rPr>
                  <w:sz w:val="16"/>
                  <w:szCs w:val="16"/>
                  <w:lang w:val="en-US"/>
                </w:rPr>
                <w:t>100</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C1EFC0" w14:textId="77777777" w:rsidR="00182C83" w:rsidRPr="00F0595E" w:rsidRDefault="00182C83" w:rsidP="00F70C4C">
            <w:pPr>
              <w:spacing w:line="360" w:lineRule="auto"/>
              <w:jc w:val="center"/>
              <w:rPr>
                <w:ins w:id="2112" w:author="Mostafa Sameer" w:date="2024-10-16T01:57:00Z" w16du:dateUtc="2024-10-16T05:57:00Z"/>
                <w:sz w:val="16"/>
                <w:szCs w:val="16"/>
                <w:lang w:val="en-US"/>
              </w:rPr>
            </w:pPr>
            <w:ins w:id="2113"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179CC5" w14:textId="6E7F51C9" w:rsidR="00182C83" w:rsidRPr="00F0595E" w:rsidRDefault="0036219E" w:rsidP="00F70C4C">
            <w:pPr>
              <w:spacing w:line="360" w:lineRule="auto"/>
              <w:jc w:val="center"/>
              <w:rPr>
                <w:ins w:id="2114" w:author="Mostafa Sameer" w:date="2024-10-16T01:57:00Z" w16du:dateUtc="2024-10-16T05:57:00Z"/>
                <w:sz w:val="16"/>
                <w:szCs w:val="16"/>
                <w:lang w:val="en-US"/>
              </w:rPr>
            </w:pPr>
            <w:r>
              <w:rPr>
                <w:sz w:val="16"/>
                <w:szCs w:val="16"/>
                <w:lang w:val="en-US"/>
              </w:rPr>
              <w:t>OF</w:t>
            </w:r>
            <w:ins w:id="2115" w:author="Mostafa Sameer" w:date="2024-10-16T01:57:00Z" w16du:dateUtc="2024-10-16T05:57:00Z">
              <w:r w:rsidR="00182C83" w:rsidRPr="00F0595E">
                <w:rPr>
                  <w:sz w:val="16"/>
                  <w:szCs w:val="16"/>
                  <w:lang w:val="en-US"/>
                </w:rPr>
                <w:t>F</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E633DE" w14:textId="77777777" w:rsidR="00182C83" w:rsidRPr="00F0595E" w:rsidRDefault="00182C83" w:rsidP="00F70C4C">
            <w:pPr>
              <w:spacing w:line="360" w:lineRule="auto"/>
              <w:jc w:val="center"/>
              <w:rPr>
                <w:ins w:id="2116" w:author="Mostafa Sameer" w:date="2024-10-16T01:57:00Z" w16du:dateUtc="2024-10-16T05:57:00Z"/>
                <w:sz w:val="16"/>
                <w:szCs w:val="16"/>
                <w:lang w:val="en-US"/>
              </w:rPr>
            </w:pPr>
            <w:ins w:id="2117" w:author="Mostafa Sameer" w:date="2024-10-16T01:57:00Z" w16du:dateUtc="2024-10-16T05:57:00Z">
              <w:r w:rsidRPr="00F0595E">
                <w:rPr>
                  <w:sz w:val="16"/>
                  <w:szCs w:val="16"/>
                  <w:lang w:val="en-US"/>
                </w:rPr>
                <w:t>44.4</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60A0B1" w14:textId="77777777" w:rsidR="00182C83" w:rsidRPr="00F0595E" w:rsidRDefault="00182C83" w:rsidP="00F70C4C">
            <w:pPr>
              <w:spacing w:line="360" w:lineRule="auto"/>
              <w:jc w:val="center"/>
              <w:rPr>
                <w:ins w:id="2118" w:author="Mostafa Sameer" w:date="2024-10-16T01:57:00Z" w16du:dateUtc="2024-10-16T05:57:00Z"/>
                <w:sz w:val="16"/>
                <w:szCs w:val="16"/>
                <w:lang w:val="en-US"/>
              </w:rPr>
            </w:pPr>
            <w:ins w:id="2119" w:author="Mostafa Sameer" w:date="2024-10-16T01:57:00Z" w16du:dateUtc="2024-10-16T05:57:00Z">
              <w:r w:rsidRPr="00F0595E">
                <w:rPr>
                  <w:sz w:val="16"/>
                  <w:szCs w:val="16"/>
                  <w:lang w:val="en-US"/>
                </w:rPr>
                <w:t>44.4</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01865D" w14:textId="77777777" w:rsidR="00182C83" w:rsidRPr="00F0595E" w:rsidRDefault="00182C83" w:rsidP="00F70C4C">
            <w:pPr>
              <w:spacing w:line="360" w:lineRule="auto"/>
              <w:jc w:val="center"/>
              <w:rPr>
                <w:ins w:id="2120" w:author="Mostafa Sameer" w:date="2024-10-16T01:57:00Z" w16du:dateUtc="2024-10-16T05:57:00Z"/>
                <w:sz w:val="16"/>
                <w:szCs w:val="16"/>
                <w:lang w:val="en-US"/>
              </w:rPr>
            </w:pPr>
            <w:ins w:id="2121" w:author="Mostafa Sameer" w:date="2024-10-16T01:57:00Z" w16du:dateUtc="2024-10-16T05:57:00Z">
              <w:r w:rsidRPr="00F0595E">
                <w:rPr>
                  <w:sz w:val="16"/>
                  <w:szCs w:val="16"/>
                  <w:lang w:val="en-US"/>
                </w:rPr>
                <w:t>5.32</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328C4C04" w14:textId="77777777" w:rsidR="00182C83" w:rsidRPr="00F0595E" w:rsidRDefault="00182C83" w:rsidP="00F70C4C">
            <w:pPr>
              <w:spacing w:line="360" w:lineRule="auto"/>
              <w:jc w:val="center"/>
              <w:rPr>
                <w:ins w:id="2122" w:author="Mostafa Sameer" w:date="2024-10-16T01:57:00Z" w16du:dateUtc="2024-10-16T05:57:00Z"/>
                <w:sz w:val="16"/>
                <w:szCs w:val="16"/>
                <w:lang w:val="en-US"/>
              </w:rPr>
            </w:pPr>
            <w:ins w:id="2123" w:author="Mostafa Sameer" w:date="2024-10-16T01:57:00Z" w16du:dateUtc="2024-10-16T05:57:00Z">
              <w:r w:rsidRPr="00F0595E">
                <w:rPr>
                  <w:sz w:val="16"/>
                  <w:szCs w:val="16"/>
                  <w:lang w:val="en-US"/>
                </w:rPr>
                <w:t>85.1</w:t>
              </w:r>
            </w:ins>
          </w:p>
        </w:tc>
      </w:tr>
      <w:tr w:rsidR="00F70C4C" w:rsidRPr="00F0595E" w14:paraId="1C70D2AF" w14:textId="77777777" w:rsidTr="00F70C4C">
        <w:trPr>
          <w:trHeight w:val="85"/>
          <w:ins w:id="2124"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66BAE8A2" w14:textId="77777777" w:rsidR="00182C83" w:rsidRPr="00F0595E" w:rsidRDefault="00182C83" w:rsidP="00F70C4C">
            <w:pPr>
              <w:spacing w:line="360" w:lineRule="auto"/>
              <w:jc w:val="center"/>
              <w:rPr>
                <w:ins w:id="2125"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2B7B77E7" w14:textId="77777777" w:rsidR="00182C83" w:rsidRPr="00F0595E" w:rsidRDefault="00182C83" w:rsidP="00F70C4C">
            <w:pPr>
              <w:spacing w:line="360" w:lineRule="auto"/>
              <w:jc w:val="center"/>
              <w:rPr>
                <w:ins w:id="2126"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B3A5B8" w14:textId="77777777" w:rsidR="00182C83" w:rsidRPr="00F0595E" w:rsidRDefault="00182C83" w:rsidP="00F70C4C">
            <w:pPr>
              <w:spacing w:line="360" w:lineRule="auto"/>
              <w:jc w:val="center"/>
              <w:rPr>
                <w:ins w:id="2127" w:author="Mostafa Sameer" w:date="2024-10-16T01:57:00Z" w16du:dateUtc="2024-10-16T05:57:00Z"/>
                <w:sz w:val="16"/>
                <w:szCs w:val="16"/>
                <w:lang w:val="en-US"/>
              </w:rPr>
            </w:pPr>
            <w:ins w:id="2128" w:author="Mostafa Sameer" w:date="2024-10-16T01:57:00Z" w16du:dateUtc="2024-10-16T05:57:00Z">
              <w:r w:rsidRPr="00F0595E">
                <w:rPr>
                  <w:sz w:val="16"/>
                  <w:szCs w:val="16"/>
                  <w:lang w:val="en-US"/>
                </w:rPr>
                <w:t>12</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E964A7" w14:textId="77777777" w:rsidR="00182C83" w:rsidRPr="00F0595E" w:rsidRDefault="00182C83" w:rsidP="00F70C4C">
            <w:pPr>
              <w:spacing w:line="360" w:lineRule="auto"/>
              <w:jc w:val="center"/>
              <w:rPr>
                <w:ins w:id="2129" w:author="Mostafa Sameer" w:date="2024-10-16T01:57:00Z" w16du:dateUtc="2024-10-16T05:57:00Z"/>
                <w:sz w:val="16"/>
                <w:szCs w:val="16"/>
                <w:lang w:val="en-US"/>
              </w:rPr>
            </w:pPr>
            <w:ins w:id="2130"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72838" w14:textId="77777777" w:rsidR="00182C83" w:rsidRPr="00F0595E" w:rsidRDefault="00182C83" w:rsidP="00F70C4C">
            <w:pPr>
              <w:spacing w:line="360" w:lineRule="auto"/>
              <w:jc w:val="center"/>
              <w:rPr>
                <w:ins w:id="2131" w:author="Mostafa Sameer" w:date="2024-10-16T01:57:00Z" w16du:dateUtc="2024-10-16T05:57:00Z"/>
                <w:sz w:val="16"/>
                <w:szCs w:val="16"/>
                <w:lang w:val="en-US"/>
              </w:rPr>
            </w:pPr>
            <w:ins w:id="2132"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5EC61C" w14:textId="77777777" w:rsidR="00182C83" w:rsidRPr="00F0595E" w:rsidRDefault="00182C83" w:rsidP="00F70C4C">
            <w:pPr>
              <w:spacing w:line="360" w:lineRule="auto"/>
              <w:jc w:val="center"/>
              <w:rPr>
                <w:ins w:id="2133" w:author="Mostafa Sameer" w:date="2024-10-16T01:57:00Z" w16du:dateUtc="2024-10-16T05:57:00Z"/>
                <w:sz w:val="16"/>
                <w:szCs w:val="16"/>
                <w:lang w:val="en-US"/>
              </w:rPr>
            </w:pPr>
            <w:ins w:id="2134"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E2EAE0" w14:textId="0E908A4E" w:rsidR="00182C83" w:rsidRPr="00F0595E" w:rsidRDefault="0036219E" w:rsidP="00F70C4C">
            <w:pPr>
              <w:spacing w:line="360" w:lineRule="auto"/>
              <w:jc w:val="center"/>
              <w:rPr>
                <w:ins w:id="2135" w:author="Mostafa Sameer" w:date="2024-10-16T01:57:00Z" w16du:dateUtc="2024-10-16T05:57:00Z"/>
                <w:sz w:val="16"/>
                <w:szCs w:val="16"/>
                <w:lang w:val="en-US"/>
              </w:rPr>
            </w:pPr>
            <w:r>
              <w:rPr>
                <w:sz w:val="16"/>
                <w:szCs w:val="16"/>
                <w:lang w:val="en-US"/>
              </w:rPr>
              <w:t>OF</w:t>
            </w:r>
            <w:ins w:id="2136"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5970E3" w14:textId="77777777" w:rsidR="00182C83" w:rsidRPr="00F0595E" w:rsidRDefault="00182C83" w:rsidP="00F70C4C">
            <w:pPr>
              <w:spacing w:line="360" w:lineRule="auto"/>
              <w:jc w:val="center"/>
              <w:rPr>
                <w:ins w:id="2137" w:author="Mostafa Sameer" w:date="2024-10-16T01:57:00Z" w16du:dateUtc="2024-10-16T05:57:00Z"/>
                <w:sz w:val="16"/>
                <w:szCs w:val="16"/>
                <w:lang w:val="en-US"/>
              </w:rPr>
            </w:pPr>
            <w:ins w:id="2138" w:author="Mostafa Sameer" w:date="2024-10-16T01:57:00Z" w16du:dateUtc="2024-10-16T05:57:00Z">
              <w:r w:rsidRPr="00F0595E">
                <w:rPr>
                  <w:sz w:val="16"/>
                  <w:szCs w:val="16"/>
                  <w:lang w:val="en-US"/>
                </w:rPr>
                <w:t>50.1</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4C8251" w14:textId="77777777" w:rsidR="00182C83" w:rsidRPr="00F0595E" w:rsidRDefault="00182C83" w:rsidP="00F70C4C">
            <w:pPr>
              <w:spacing w:line="360" w:lineRule="auto"/>
              <w:jc w:val="center"/>
              <w:rPr>
                <w:ins w:id="2139" w:author="Mostafa Sameer" w:date="2024-10-16T01:57:00Z" w16du:dateUtc="2024-10-16T05:57:00Z"/>
                <w:sz w:val="16"/>
                <w:szCs w:val="16"/>
                <w:lang w:val="en-US"/>
              </w:rPr>
            </w:pPr>
            <w:ins w:id="2140" w:author="Mostafa Sameer" w:date="2024-10-16T01:57:00Z" w16du:dateUtc="2024-10-16T05:57:00Z">
              <w:r w:rsidRPr="00F0595E">
                <w:rPr>
                  <w:sz w:val="16"/>
                  <w:szCs w:val="16"/>
                  <w:lang w:val="en-US"/>
                </w:rPr>
                <w:t>50.1</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302CB4" w14:textId="77777777" w:rsidR="00182C83" w:rsidRPr="00F0595E" w:rsidRDefault="00182C83" w:rsidP="00F70C4C">
            <w:pPr>
              <w:spacing w:line="360" w:lineRule="auto"/>
              <w:jc w:val="center"/>
              <w:rPr>
                <w:ins w:id="2141" w:author="Mostafa Sameer" w:date="2024-10-16T01:57:00Z" w16du:dateUtc="2024-10-16T05:57:00Z"/>
                <w:sz w:val="16"/>
                <w:szCs w:val="16"/>
                <w:lang w:val="en-US"/>
              </w:rPr>
            </w:pPr>
            <w:ins w:id="2142" w:author="Mostafa Sameer" w:date="2024-10-16T01:57:00Z" w16du:dateUtc="2024-10-16T05:57:00Z">
              <w:r w:rsidRPr="00F0595E">
                <w:rPr>
                  <w:sz w:val="16"/>
                  <w:szCs w:val="16"/>
                  <w:lang w:val="en-US"/>
                </w:rPr>
                <w:t>6</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0C2FAF9D" w14:textId="77777777" w:rsidR="00182C83" w:rsidRPr="00F0595E" w:rsidRDefault="00182C83" w:rsidP="00F70C4C">
            <w:pPr>
              <w:spacing w:line="360" w:lineRule="auto"/>
              <w:jc w:val="center"/>
              <w:rPr>
                <w:ins w:id="2143" w:author="Mostafa Sameer" w:date="2024-10-16T01:57:00Z" w16du:dateUtc="2024-10-16T05:57:00Z"/>
                <w:sz w:val="16"/>
                <w:szCs w:val="16"/>
                <w:lang w:val="en-US"/>
              </w:rPr>
            </w:pPr>
            <w:ins w:id="2144" w:author="Mostafa Sameer" w:date="2024-10-16T01:57:00Z" w16du:dateUtc="2024-10-16T05:57:00Z">
              <w:r w:rsidRPr="00F0595E">
                <w:rPr>
                  <w:sz w:val="16"/>
                  <w:szCs w:val="16"/>
                  <w:lang w:val="en-US"/>
                </w:rPr>
                <w:t>96</w:t>
              </w:r>
            </w:ins>
          </w:p>
        </w:tc>
      </w:tr>
      <w:tr w:rsidR="00F70C4C" w:rsidRPr="00F0595E" w14:paraId="5147B4A5" w14:textId="77777777" w:rsidTr="00F70C4C">
        <w:trPr>
          <w:trHeight w:val="51"/>
          <w:ins w:id="2145"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2F4F4357" w14:textId="77777777" w:rsidR="00182C83" w:rsidRPr="00F0595E" w:rsidRDefault="00182C83" w:rsidP="00F70C4C">
            <w:pPr>
              <w:spacing w:line="360" w:lineRule="auto"/>
              <w:jc w:val="center"/>
              <w:rPr>
                <w:ins w:id="2146"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0ED72A30" w14:textId="77777777" w:rsidR="00182C83" w:rsidRPr="00F0595E" w:rsidRDefault="00182C83" w:rsidP="00F70C4C">
            <w:pPr>
              <w:spacing w:line="360" w:lineRule="auto"/>
              <w:jc w:val="center"/>
              <w:rPr>
                <w:ins w:id="2147"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7A3526" w14:textId="77777777" w:rsidR="00182C83" w:rsidRPr="00F0595E" w:rsidRDefault="00182C83" w:rsidP="00F70C4C">
            <w:pPr>
              <w:spacing w:line="360" w:lineRule="auto"/>
              <w:jc w:val="center"/>
              <w:rPr>
                <w:ins w:id="2148" w:author="Mostafa Sameer" w:date="2024-10-16T01:57:00Z" w16du:dateUtc="2024-10-16T05:57:00Z"/>
                <w:sz w:val="16"/>
                <w:szCs w:val="16"/>
                <w:lang w:val="en-US"/>
              </w:rPr>
            </w:pPr>
            <w:ins w:id="2149" w:author="Mostafa Sameer" w:date="2024-10-16T01:57:00Z" w16du:dateUtc="2024-10-16T05:57:00Z">
              <w:r w:rsidRPr="00F0595E">
                <w:rPr>
                  <w:sz w:val="16"/>
                  <w:szCs w:val="16"/>
                  <w:lang w:val="en-US"/>
                </w:rPr>
                <w:t>13</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55D81C" w14:textId="77777777" w:rsidR="00182C83" w:rsidRPr="00F0595E" w:rsidRDefault="00182C83" w:rsidP="00F70C4C">
            <w:pPr>
              <w:spacing w:line="360" w:lineRule="auto"/>
              <w:jc w:val="center"/>
              <w:rPr>
                <w:ins w:id="2150" w:author="Mostafa Sameer" w:date="2024-10-16T01:57:00Z" w16du:dateUtc="2024-10-16T05:57:00Z"/>
                <w:sz w:val="16"/>
                <w:szCs w:val="16"/>
                <w:lang w:val="en-US"/>
              </w:rPr>
            </w:pPr>
            <w:ins w:id="2151"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5073D3" w14:textId="77777777" w:rsidR="00182C83" w:rsidRPr="00F0595E" w:rsidRDefault="00182C83" w:rsidP="00F70C4C">
            <w:pPr>
              <w:spacing w:line="360" w:lineRule="auto"/>
              <w:jc w:val="center"/>
              <w:rPr>
                <w:ins w:id="2152" w:author="Mostafa Sameer" w:date="2024-10-16T01:57:00Z" w16du:dateUtc="2024-10-16T05:57:00Z"/>
                <w:sz w:val="16"/>
                <w:szCs w:val="16"/>
                <w:lang w:val="en-US"/>
              </w:rPr>
            </w:pPr>
            <w:ins w:id="2153"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7854B2" w14:textId="77777777" w:rsidR="00182C83" w:rsidRPr="00F0595E" w:rsidRDefault="00182C83" w:rsidP="00F70C4C">
            <w:pPr>
              <w:spacing w:line="360" w:lineRule="auto"/>
              <w:jc w:val="center"/>
              <w:rPr>
                <w:ins w:id="2154" w:author="Mostafa Sameer" w:date="2024-10-16T01:57:00Z" w16du:dateUtc="2024-10-16T05:57:00Z"/>
                <w:sz w:val="16"/>
                <w:szCs w:val="16"/>
                <w:lang w:val="en-US"/>
              </w:rPr>
            </w:pPr>
            <w:ins w:id="2155"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5611FE" w14:textId="2D0FAEA0" w:rsidR="00182C83" w:rsidRPr="00F0595E" w:rsidRDefault="0036219E" w:rsidP="00F70C4C">
            <w:pPr>
              <w:spacing w:line="360" w:lineRule="auto"/>
              <w:jc w:val="center"/>
              <w:rPr>
                <w:ins w:id="2156" w:author="Mostafa Sameer" w:date="2024-10-16T01:57:00Z" w16du:dateUtc="2024-10-16T05:57:00Z"/>
                <w:sz w:val="16"/>
                <w:szCs w:val="16"/>
                <w:lang w:val="en-US"/>
              </w:rPr>
            </w:pPr>
            <w:r>
              <w:rPr>
                <w:sz w:val="16"/>
                <w:szCs w:val="16"/>
                <w:lang w:val="en-US"/>
              </w:rPr>
              <w:t>OF</w:t>
            </w:r>
            <w:ins w:id="2157"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FD3BAD" w14:textId="77777777" w:rsidR="00182C83" w:rsidRPr="00F0595E" w:rsidRDefault="00182C83" w:rsidP="00F70C4C">
            <w:pPr>
              <w:spacing w:line="360" w:lineRule="auto"/>
              <w:jc w:val="center"/>
              <w:rPr>
                <w:ins w:id="2158" w:author="Mostafa Sameer" w:date="2024-10-16T01:57:00Z" w16du:dateUtc="2024-10-16T05:57:00Z"/>
                <w:sz w:val="16"/>
                <w:szCs w:val="16"/>
                <w:lang w:val="en-US"/>
              </w:rPr>
            </w:pPr>
            <w:ins w:id="2159" w:author="Mostafa Sameer" w:date="2024-10-16T01:57:00Z" w16du:dateUtc="2024-10-16T05:57:00Z">
              <w:r w:rsidRPr="00F0595E">
                <w:rPr>
                  <w:sz w:val="16"/>
                  <w:szCs w:val="16"/>
                  <w:lang w:val="en-US"/>
                </w:rPr>
                <w:t>49</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E7462C" w14:textId="77777777" w:rsidR="00182C83" w:rsidRPr="00F0595E" w:rsidRDefault="00182C83" w:rsidP="00F70C4C">
            <w:pPr>
              <w:spacing w:line="360" w:lineRule="auto"/>
              <w:jc w:val="center"/>
              <w:rPr>
                <w:ins w:id="2160" w:author="Mostafa Sameer" w:date="2024-10-16T01:57:00Z" w16du:dateUtc="2024-10-16T05:57:00Z"/>
                <w:sz w:val="16"/>
                <w:szCs w:val="16"/>
                <w:lang w:val="en-US"/>
              </w:rPr>
            </w:pPr>
            <w:ins w:id="2161" w:author="Mostafa Sameer" w:date="2024-10-16T01:57:00Z" w16du:dateUtc="2024-10-16T05:57:00Z">
              <w:r w:rsidRPr="00F0595E">
                <w:rPr>
                  <w:sz w:val="16"/>
                  <w:szCs w:val="16"/>
                  <w:lang w:val="en-US"/>
                </w:rPr>
                <w:t>49</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7BD628" w14:textId="77777777" w:rsidR="00182C83" w:rsidRPr="00F0595E" w:rsidRDefault="00182C83" w:rsidP="00F70C4C">
            <w:pPr>
              <w:spacing w:line="360" w:lineRule="auto"/>
              <w:jc w:val="center"/>
              <w:rPr>
                <w:ins w:id="2162" w:author="Mostafa Sameer" w:date="2024-10-16T01:57:00Z" w16du:dateUtc="2024-10-16T05:57:00Z"/>
                <w:sz w:val="16"/>
                <w:szCs w:val="16"/>
                <w:lang w:val="en-US"/>
              </w:rPr>
            </w:pPr>
            <w:ins w:id="2163" w:author="Mostafa Sameer" w:date="2024-10-16T01:57:00Z" w16du:dateUtc="2024-10-16T05:57:00Z">
              <w:r w:rsidRPr="00F0595E">
                <w:rPr>
                  <w:sz w:val="16"/>
                  <w:szCs w:val="16"/>
                  <w:lang w:val="en-US"/>
                </w:rPr>
                <w:t>5.87</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0BD3A403" w14:textId="77777777" w:rsidR="00182C83" w:rsidRPr="00F0595E" w:rsidRDefault="00182C83" w:rsidP="00F70C4C">
            <w:pPr>
              <w:spacing w:line="360" w:lineRule="auto"/>
              <w:jc w:val="center"/>
              <w:rPr>
                <w:ins w:id="2164" w:author="Mostafa Sameer" w:date="2024-10-16T01:57:00Z" w16du:dateUtc="2024-10-16T05:57:00Z"/>
                <w:sz w:val="16"/>
                <w:szCs w:val="16"/>
                <w:lang w:val="en-US"/>
              </w:rPr>
            </w:pPr>
            <w:ins w:id="2165" w:author="Mostafa Sameer" w:date="2024-10-16T01:57:00Z" w16du:dateUtc="2024-10-16T05:57:00Z">
              <w:r w:rsidRPr="00F0595E">
                <w:rPr>
                  <w:sz w:val="16"/>
                  <w:szCs w:val="16"/>
                  <w:lang w:val="en-US"/>
                </w:rPr>
                <w:t>93.9</w:t>
              </w:r>
            </w:ins>
          </w:p>
        </w:tc>
      </w:tr>
      <w:tr w:rsidR="00F70C4C" w:rsidRPr="00F0595E" w14:paraId="10758E2E" w14:textId="77777777" w:rsidTr="00F70C4C">
        <w:trPr>
          <w:trHeight w:val="51"/>
          <w:ins w:id="2166"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46EA0890" w14:textId="77777777" w:rsidR="00182C83" w:rsidRPr="00F0595E" w:rsidRDefault="00182C83" w:rsidP="00F70C4C">
            <w:pPr>
              <w:spacing w:line="360" w:lineRule="auto"/>
              <w:jc w:val="center"/>
              <w:rPr>
                <w:ins w:id="2167"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1B57685D" w14:textId="77777777" w:rsidR="00182C83" w:rsidRPr="00F0595E" w:rsidRDefault="00182C83" w:rsidP="00F70C4C">
            <w:pPr>
              <w:spacing w:line="360" w:lineRule="auto"/>
              <w:jc w:val="center"/>
              <w:rPr>
                <w:ins w:id="2168"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34B686B" w14:textId="77777777" w:rsidR="00182C83" w:rsidRPr="00F0595E" w:rsidRDefault="00182C83" w:rsidP="00F70C4C">
            <w:pPr>
              <w:spacing w:line="360" w:lineRule="auto"/>
              <w:jc w:val="center"/>
              <w:rPr>
                <w:ins w:id="2169" w:author="Mostafa Sameer" w:date="2024-10-16T01:57:00Z" w16du:dateUtc="2024-10-16T05:57:00Z"/>
                <w:sz w:val="16"/>
                <w:szCs w:val="16"/>
                <w:lang w:val="en-US"/>
              </w:rPr>
            </w:pPr>
            <w:ins w:id="2170" w:author="Mostafa Sameer" w:date="2024-10-16T01:57:00Z" w16du:dateUtc="2024-10-16T05:57:00Z">
              <w:r w:rsidRPr="00F0595E">
                <w:rPr>
                  <w:sz w:val="16"/>
                  <w:szCs w:val="16"/>
                  <w:lang w:val="en-US"/>
                </w:rPr>
                <w:t>14</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EF17FEC" w14:textId="77777777" w:rsidR="00182C83" w:rsidRPr="00F0595E" w:rsidRDefault="00182C83" w:rsidP="00F70C4C">
            <w:pPr>
              <w:spacing w:line="360" w:lineRule="auto"/>
              <w:jc w:val="center"/>
              <w:rPr>
                <w:ins w:id="2171" w:author="Mostafa Sameer" w:date="2024-10-16T01:57:00Z" w16du:dateUtc="2024-10-16T05:57:00Z"/>
                <w:sz w:val="16"/>
                <w:szCs w:val="16"/>
                <w:lang w:val="en-US"/>
              </w:rPr>
            </w:pPr>
            <w:ins w:id="2172"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1C583A4" w14:textId="77777777" w:rsidR="00182C83" w:rsidRPr="00F0595E" w:rsidRDefault="00182C83" w:rsidP="00F70C4C">
            <w:pPr>
              <w:spacing w:line="360" w:lineRule="auto"/>
              <w:jc w:val="center"/>
              <w:rPr>
                <w:ins w:id="2173" w:author="Mostafa Sameer" w:date="2024-10-16T01:57:00Z" w16du:dateUtc="2024-10-16T05:57:00Z"/>
                <w:sz w:val="16"/>
                <w:szCs w:val="16"/>
                <w:lang w:val="en-US"/>
              </w:rPr>
            </w:pPr>
            <w:ins w:id="2174"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6157DB34" w14:textId="77777777" w:rsidR="00182C83" w:rsidRPr="00F0595E" w:rsidRDefault="00182C83" w:rsidP="00F70C4C">
            <w:pPr>
              <w:spacing w:line="360" w:lineRule="auto"/>
              <w:jc w:val="center"/>
              <w:rPr>
                <w:ins w:id="2175" w:author="Mostafa Sameer" w:date="2024-10-16T01:57:00Z" w16du:dateUtc="2024-10-16T05:57:00Z"/>
                <w:sz w:val="16"/>
                <w:szCs w:val="16"/>
                <w:lang w:val="en-US"/>
              </w:rPr>
            </w:pPr>
            <w:ins w:id="2176"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28155AD" w14:textId="31B3680E" w:rsidR="00182C83" w:rsidRPr="00F0595E" w:rsidRDefault="0036219E" w:rsidP="00F70C4C">
            <w:pPr>
              <w:spacing w:line="360" w:lineRule="auto"/>
              <w:jc w:val="center"/>
              <w:rPr>
                <w:ins w:id="2177" w:author="Mostafa Sameer" w:date="2024-10-16T01:57:00Z" w16du:dateUtc="2024-10-16T05:57:00Z"/>
                <w:sz w:val="16"/>
                <w:szCs w:val="16"/>
                <w:lang w:val="en-US"/>
              </w:rPr>
            </w:pPr>
            <w:r>
              <w:rPr>
                <w:sz w:val="16"/>
                <w:szCs w:val="16"/>
                <w:lang w:val="en-US"/>
              </w:rPr>
              <w:t>OF</w:t>
            </w:r>
            <w:ins w:id="2178"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6C08406" w14:textId="77777777" w:rsidR="00182C83" w:rsidRPr="00F0595E" w:rsidRDefault="00182C83" w:rsidP="00F70C4C">
            <w:pPr>
              <w:spacing w:line="360" w:lineRule="auto"/>
              <w:jc w:val="center"/>
              <w:rPr>
                <w:ins w:id="2179" w:author="Mostafa Sameer" w:date="2024-10-16T01:57:00Z" w16du:dateUtc="2024-10-16T05:57:00Z"/>
                <w:sz w:val="16"/>
                <w:szCs w:val="16"/>
                <w:lang w:val="en-US"/>
              </w:rPr>
            </w:pPr>
            <w:ins w:id="2180" w:author="Mostafa Sameer" w:date="2024-10-16T01:57:00Z" w16du:dateUtc="2024-10-16T05:57:00Z">
              <w:r w:rsidRPr="00F0595E">
                <w:rPr>
                  <w:sz w:val="16"/>
                  <w:szCs w:val="16"/>
                  <w:lang w:val="en-US"/>
                </w:rPr>
                <w:t>48</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2959A2D" w14:textId="77777777" w:rsidR="00182C83" w:rsidRPr="00F0595E" w:rsidRDefault="00182C83" w:rsidP="00F70C4C">
            <w:pPr>
              <w:spacing w:line="360" w:lineRule="auto"/>
              <w:jc w:val="center"/>
              <w:rPr>
                <w:ins w:id="2181" w:author="Mostafa Sameer" w:date="2024-10-16T01:57:00Z" w16du:dateUtc="2024-10-16T05:57:00Z"/>
                <w:sz w:val="16"/>
                <w:szCs w:val="16"/>
                <w:lang w:val="en-US"/>
              </w:rPr>
            </w:pPr>
            <w:ins w:id="2182" w:author="Mostafa Sameer" w:date="2024-10-16T01:57:00Z" w16du:dateUtc="2024-10-16T05:57:00Z">
              <w:r w:rsidRPr="00F0595E">
                <w:rPr>
                  <w:sz w:val="16"/>
                  <w:szCs w:val="16"/>
                  <w:lang w:val="en-US"/>
                </w:rPr>
                <w:t>48</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048591D" w14:textId="77777777" w:rsidR="00182C83" w:rsidRPr="00F0595E" w:rsidRDefault="00182C83" w:rsidP="00F70C4C">
            <w:pPr>
              <w:spacing w:line="360" w:lineRule="auto"/>
              <w:jc w:val="center"/>
              <w:rPr>
                <w:ins w:id="2183" w:author="Mostafa Sameer" w:date="2024-10-16T01:57:00Z" w16du:dateUtc="2024-10-16T05:57:00Z"/>
                <w:sz w:val="16"/>
                <w:szCs w:val="16"/>
                <w:lang w:val="en-US"/>
              </w:rPr>
            </w:pPr>
            <w:ins w:id="2184" w:author="Mostafa Sameer" w:date="2024-10-16T01:57:00Z" w16du:dateUtc="2024-10-16T05:57:00Z">
              <w:r w:rsidRPr="00F0595E">
                <w:rPr>
                  <w:sz w:val="16"/>
                  <w:szCs w:val="16"/>
                  <w:lang w:val="en-US"/>
                </w:rPr>
                <w:t>5.75</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428F59D1" w14:textId="77777777" w:rsidR="00182C83" w:rsidRPr="00F0595E" w:rsidRDefault="00182C83" w:rsidP="00F70C4C">
            <w:pPr>
              <w:spacing w:line="360" w:lineRule="auto"/>
              <w:jc w:val="center"/>
              <w:rPr>
                <w:ins w:id="2185" w:author="Mostafa Sameer" w:date="2024-10-16T01:57:00Z" w16du:dateUtc="2024-10-16T05:57:00Z"/>
                <w:sz w:val="16"/>
                <w:szCs w:val="16"/>
                <w:lang w:val="en-US"/>
              </w:rPr>
            </w:pPr>
            <w:ins w:id="2186" w:author="Mostafa Sameer" w:date="2024-10-16T01:57:00Z" w16du:dateUtc="2024-10-16T05:57:00Z">
              <w:r w:rsidRPr="00F0595E">
                <w:rPr>
                  <w:sz w:val="16"/>
                  <w:szCs w:val="16"/>
                  <w:lang w:val="en-US"/>
                </w:rPr>
                <w:t>92</w:t>
              </w:r>
            </w:ins>
          </w:p>
        </w:tc>
      </w:tr>
      <w:tr w:rsidR="00F70C4C" w:rsidRPr="00F0595E" w14:paraId="64C7E509" w14:textId="77777777" w:rsidTr="00F70C4C">
        <w:trPr>
          <w:trHeight w:val="301"/>
          <w:ins w:id="2187" w:author="Mostafa Sameer" w:date="2024-10-16T01:57:00Z"/>
        </w:trPr>
        <w:tc>
          <w:tcPr>
            <w:tcW w:w="900" w:type="dxa"/>
            <w:vMerge w:val="restart"/>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08DC39BB" w14:textId="77777777" w:rsidR="00182C83" w:rsidRPr="00F0595E" w:rsidRDefault="00182C83" w:rsidP="00F70C4C">
            <w:pPr>
              <w:spacing w:line="360" w:lineRule="auto"/>
              <w:jc w:val="center"/>
              <w:rPr>
                <w:ins w:id="2188" w:author="Mostafa Sameer" w:date="2024-10-16T01:57:00Z" w16du:dateUtc="2024-10-16T05:57:00Z"/>
                <w:sz w:val="16"/>
                <w:szCs w:val="16"/>
                <w:lang w:val="en-US"/>
              </w:rPr>
            </w:pPr>
            <w:ins w:id="2189" w:author="Mostafa Sameer" w:date="2024-10-16T01:57:00Z" w16du:dateUtc="2024-10-16T05:57:00Z">
              <w:r w:rsidRPr="00F0595E">
                <w:rPr>
                  <w:sz w:val="16"/>
                  <w:szCs w:val="16"/>
                  <w:lang w:val="en-US"/>
                </w:rPr>
                <w:t>Competitor</w:t>
              </w:r>
              <w:r w:rsidRPr="00F0595E">
                <w:rPr>
                  <w:sz w:val="16"/>
                  <w:szCs w:val="16"/>
                  <w:lang w:val="en-US"/>
                </w:rPr>
                <w:br/>
                <w:t>#1</w:t>
              </w:r>
            </w:ins>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039F6532" w14:textId="77777777" w:rsidR="00182C83" w:rsidRPr="00F0595E" w:rsidRDefault="00182C83" w:rsidP="00F70C4C">
            <w:pPr>
              <w:spacing w:line="360" w:lineRule="auto"/>
              <w:jc w:val="center"/>
              <w:rPr>
                <w:ins w:id="2190" w:author="Mostafa Sameer" w:date="2024-10-16T01:57:00Z" w16du:dateUtc="2024-10-16T05:57:00Z"/>
                <w:sz w:val="16"/>
                <w:szCs w:val="16"/>
                <w:lang w:val="en-US"/>
              </w:rPr>
            </w:pPr>
            <w:ins w:id="2191" w:author="Mostafa Sameer" w:date="2024-10-16T01:57:00Z" w16du:dateUtc="2024-10-16T05:57:00Z">
              <w:r w:rsidRPr="00F0595E">
                <w:rPr>
                  <w:sz w:val="16"/>
                  <w:szCs w:val="16"/>
                  <w:lang w:val="en-US"/>
                </w:rPr>
                <w:t>GROUP A</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F9F3BA" w14:textId="77777777" w:rsidR="00182C83" w:rsidRPr="00F0595E" w:rsidRDefault="00182C83" w:rsidP="00F70C4C">
            <w:pPr>
              <w:spacing w:line="360" w:lineRule="auto"/>
              <w:jc w:val="center"/>
              <w:rPr>
                <w:ins w:id="2192" w:author="Mostafa Sameer" w:date="2024-10-16T01:57:00Z" w16du:dateUtc="2024-10-16T05:57:00Z"/>
                <w:sz w:val="16"/>
                <w:szCs w:val="16"/>
                <w:lang w:val="en-US"/>
              </w:rPr>
            </w:pPr>
            <w:ins w:id="2193" w:author="Mostafa Sameer" w:date="2024-10-16T01:57:00Z" w16du:dateUtc="2024-10-16T05:57:00Z">
              <w:r w:rsidRPr="00F0595E">
                <w:rPr>
                  <w:sz w:val="16"/>
                  <w:szCs w:val="16"/>
                  <w:lang w:val="en-US"/>
                </w:rPr>
                <w:t>15</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07E1C3" w14:textId="77777777" w:rsidR="00182C83" w:rsidRPr="00F0595E" w:rsidRDefault="00182C83" w:rsidP="00F70C4C">
            <w:pPr>
              <w:spacing w:line="360" w:lineRule="auto"/>
              <w:jc w:val="center"/>
              <w:rPr>
                <w:ins w:id="2194" w:author="Mostafa Sameer" w:date="2024-10-16T01:57:00Z" w16du:dateUtc="2024-10-16T05:57:00Z"/>
                <w:sz w:val="16"/>
                <w:szCs w:val="16"/>
                <w:lang w:val="en-US"/>
              </w:rPr>
            </w:pPr>
            <w:ins w:id="2195"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6CE2B6" w14:textId="77777777" w:rsidR="00182C83" w:rsidRPr="00F0595E" w:rsidRDefault="00182C83" w:rsidP="00F70C4C">
            <w:pPr>
              <w:spacing w:line="360" w:lineRule="auto"/>
              <w:jc w:val="center"/>
              <w:rPr>
                <w:ins w:id="2196" w:author="Mostafa Sameer" w:date="2024-10-16T01:57:00Z" w16du:dateUtc="2024-10-16T05:57:00Z"/>
                <w:sz w:val="16"/>
                <w:szCs w:val="16"/>
                <w:lang w:val="en-US"/>
              </w:rPr>
            </w:pPr>
            <w:ins w:id="2197" w:author="Mostafa Sameer" w:date="2024-10-16T01:57:00Z" w16du:dateUtc="2024-10-16T05:57:00Z">
              <w:r w:rsidRPr="00F0595E">
                <w:rPr>
                  <w:sz w:val="16"/>
                  <w:szCs w:val="16"/>
                  <w:lang w:val="en-US"/>
                </w:rPr>
                <w:t>100</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423708" w14:textId="77777777" w:rsidR="00182C83" w:rsidRPr="00F0595E" w:rsidRDefault="00182C83" w:rsidP="00F70C4C">
            <w:pPr>
              <w:spacing w:line="360" w:lineRule="auto"/>
              <w:jc w:val="center"/>
              <w:rPr>
                <w:ins w:id="2198" w:author="Mostafa Sameer" w:date="2024-10-16T01:57:00Z" w16du:dateUtc="2024-10-16T05:57:00Z"/>
                <w:sz w:val="16"/>
                <w:szCs w:val="16"/>
                <w:lang w:val="en-US"/>
              </w:rPr>
            </w:pPr>
            <w:ins w:id="2199"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4622B8" w14:textId="77777777" w:rsidR="00182C83" w:rsidRPr="00F0595E" w:rsidRDefault="00182C83" w:rsidP="00F70C4C">
            <w:pPr>
              <w:spacing w:line="360" w:lineRule="auto"/>
              <w:jc w:val="center"/>
              <w:rPr>
                <w:ins w:id="2200" w:author="Mostafa Sameer" w:date="2024-10-16T01:57:00Z" w16du:dateUtc="2024-10-16T05:57:00Z"/>
                <w:sz w:val="16"/>
                <w:szCs w:val="16"/>
                <w:lang w:val="en-US"/>
              </w:rPr>
            </w:pPr>
            <w:ins w:id="2201" w:author="Mostafa Sameer" w:date="2024-10-16T01:57:00Z" w16du:dateUtc="2024-10-16T05:57:00Z">
              <w:r w:rsidRPr="00F0595E">
                <w:rPr>
                  <w:sz w:val="16"/>
                  <w:szCs w:val="16"/>
                  <w:lang w:val="en-US"/>
                </w:rPr>
                <w:t>ON</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ECD80" w14:textId="77777777" w:rsidR="00182C83" w:rsidRPr="00F0595E" w:rsidRDefault="00182C83" w:rsidP="00F70C4C">
            <w:pPr>
              <w:spacing w:line="360" w:lineRule="auto"/>
              <w:jc w:val="center"/>
              <w:rPr>
                <w:ins w:id="2202" w:author="Mostafa Sameer" w:date="2024-10-16T01:57:00Z" w16du:dateUtc="2024-10-16T05:57:00Z"/>
                <w:sz w:val="16"/>
                <w:szCs w:val="16"/>
                <w:lang w:val="en-US"/>
              </w:rPr>
            </w:pPr>
            <w:ins w:id="2203" w:author="Mostafa Sameer" w:date="2024-10-16T01:57:00Z" w16du:dateUtc="2024-10-16T05:57:00Z">
              <w:r w:rsidRPr="00F0595E">
                <w:rPr>
                  <w:sz w:val="16"/>
                  <w:szCs w:val="16"/>
                  <w:lang w:val="en-US"/>
                </w:rPr>
                <w:t>0.3</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0E8D7A" w14:textId="77777777" w:rsidR="00182C83" w:rsidRPr="00F0595E" w:rsidRDefault="00182C83" w:rsidP="00F70C4C">
            <w:pPr>
              <w:spacing w:line="360" w:lineRule="auto"/>
              <w:jc w:val="center"/>
              <w:rPr>
                <w:ins w:id="2204" w:author="Mostafa Sameer" w:date="2024-10-16T01:57:00Z" w16du:dateUtc="2024-10-16T05:57:00Z"/>
                <w:sz w:val="16"/>
                <w:szCs w:val="16"/>
                <w:lang w:val="en-US"/>
              </w:rPr>
            </w:pPr>
            <w:ins w:id="2205" w:author="Mostafa Sameer" w:date="2024-10-16T01:57:00Z" w16du:dateUtc="2024-10-16T05:57:00Z">
              <w:r w:rsidRPr="00F0595E">
                <w:rPr>
                  <w:sz w:val="16"/>
                  <w:szCs w:val="16"/>
                  <w:lang w:val="en-US"/>
                </w:rPr>
                <w:t>0.3</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566367" w14:textId="77777777" w:rsidR="00182C83" w:rsidRPr="00F0595E" w:rsidRDefault="00182C83" w:rsidP="00F70C4C">
            <w:pPr>
              <w:spacing w:line="360" w:lineRule="auto"/>
              <w:jc w:val="center"/>
              <w:rPr>
                <w:ins w:id="2206" w:author="Mostafa Sameer" w:date="2024-10-16T01:57:00Z" w16du:dateUtc="2024-10-16T05:57:00Z"/>
                <w:sz w:val="16"/>
                <w:szCs w:val="16"/>
                <w:lang w:val="en-US"/>
              </w:rPr>
            </w:pPr>
            <w:ins w:id="2207" w:author="Mostafa Sameer" w:date="2024-10-16T01:57:00Z" w16du:dateUtc="2024-10-16T05:57:00Z">
              <w:r w:rsidRPr="00F0595E">
                <w:rPr>
                  <w:sz w:val="16"/>
                  <w:szCs w:val="16"/>
                  <w:lang w:val="en-US"/>
                </w:rPr>
                <w:t>0.04</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50303757" w14:textId="77777777" w:rsidR="00182C83" w:rsidRPr="00F0595E" w:rsidRDefault="00182C83" w:rsidP="00F70C4C">
            <w:pPr>
              <w:spacing w:line="360" w:lineRule="auto"/>
              <w:jc w:val="center"/>
              <w:rPr>
                <w:ins w:id="2208" w:author="Mostafa Sameer" w:date="2024-10-16T01:57:00Z" w16du:dateUtc="2024-10-16T05:57:00Z"/>
                <w:sz w:val="16"/>
                <w:szCs w:val="16"/>
                <w:lang w:val="en-US"/>
              </w:rPr>
            </w:pPr>
            <w:ins w:id="2209" w:author="Mostafa Sameer" w:date="2024-10-16T01:57:00Z" w16du:dateUtc="2024-10-16T05:57:00Z">
              <w:r w:rsidRPr="00F0595E">
                <w:rPr>
                  <w:sz w:val="16"/>
                  <w:szCs w:val="16"/>
                  <w:lang w:val="en-US"/>
                </w:rPr>
                <w:t>0.6</w:t>
              </w:r>
            </w:ins>
          </w:p>
        </w:tc>
      </w:tr>
      <w:tr w:rsidR="00F70C4C" w:rsidRPr="00F0595E" w14:paraId="2A4B84AB" w14:textId="77777777" w:rsidTr="00F70C4C">
        <w:trPr>
          <w:trHeight w:val="188"/>
          <w:ins w:id="2210"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63AA81B4" w14:textId="77777777" w:rsidR="00182C83" w:rsidRPr="00F0595E" w:rsidRDefault="00182C83" w:rsidP="00F70C4C">
            <w:pPr>
              <w:spacing w:line="360" w:lineRule="auto"/>
              <w:jc w:val="center"/>
              <w:rPr>
                <w:ins w:id="2211"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1F3EC4C3" w14:textId="77777777" w:rsidR="00182C83" w:rsidRPr="00F0595E" w:rsidRDefault="00182C83" w:rsidP="00F70C4C">
            <w:pPr>
              <w:spacing w:line="360" w:lineRule="auto"/>
              <w:jc w:val="center"/>
              <w:rPr>
                <w:ins w:id="2212"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0F35AC" w14:textId="77777777" w:rsidR="00182C83" w:rsidRPr="00F0595E" w:rsidRDefault="00182C83" w:rsidP="00F70C4C">
            <w:pPr>
              <w:spacing w:line="360" w:lineRule="auto"/>
              <w:jc w:val="center"/>
              <w:rPr>
                <w:ins w:id="2213" w:author="Mostafa Sameer" w:date="2024-10-16T01:57:00Z" w16du:dateUtc="2024-10-16T05:57:00Z"/>
                <w:sz w:val="16"/>
                <w:szCs w:val="16"/>
                <w:lang w:val="en-US"/>
              </w:rPr>
            </w:pPr>
            <w:ins w:id="2214" w:author="Mostafa Sameer" w:date="2024-10-16T01:57:00Z" w16du:dateUtc="2024-10-16T05:57:00Z">
              <w:r w:rsidRPr="00F0595E">
                <w:rPr>
                  <w:sz w:val="16"/>
                  <w:szCs w:val="16"/>
                  <w:lang w:val="en-US"/>
                </w:rPr>
                <w:t>16</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8AD03D" w14:textId="77777777" w:rsidR="00182C83" w:rsidRPr="00F0595E" w:rsidRDefault="00182C83" w:rsidP="00F70C4C">
            <w:pPr>
              <w:spacing w:line="360" w:lineRule="auto"/>
              <w:jc w:val="center"/>
              <w:rPr>
                <w:ins w:id="2215" w:author="Mostafa Sameer" w:date="2024-10-16T01:57:00Z" w16du:dateUtc="2024-10-16T05:57:00Z"/>
                <w:sz w:val="16"/>
                <w:szCs w:val="16"/>
                <w:lang w:val="en-US"/>
              </w:rPr>
            </w:pPr>
            <w:ins w:id="2216"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39C4F" w14:textId="77777777" w:rsidR="00182C83" w:rsidRPr="00F0595E" w:rsidRDefault="00182C83" w:rsidP="00F70C4C">
            <w:pPr>
              <w:spacing w:line="360" w:lineRule="auto"/>
              <w:jc w:val="center"/>
              <w:rPr>
                <w:ins w:id="2217" w:author="Mostafa Sameer" w:date="2024-10-16T01:57:00Z" w16du:dateUtc="2024-10-16T05:57:00Z"/>
                <w:sz w:val="16"/>
                <w:szCs w:val="16"/>
                <w:lang w:val="en-US"/>
              </w:rPr>
            </w:pPr>
            <w:ins w:id="2218"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706EF9" w14:textId="77777777" w:rsidR="00182C83" w:rsidRPr="00F0595E" w:rsidRDefault="00182C83" w:rsidP="00F70C4C">
            <w:pPr>
              <w:spacing w:line="360" w:lineRule="auto"/>
              <w:jc w:val="center"/>
              <w:rPr>
                <w:ins w:id="2219" w:author="Mostafa Sameer" w:date="2024-10-16T01:57:00Z" w16du:dateUtc="2024-10-16T05:57:00Z"/>
                <w:sz w:val="16"/>
                <w:szCs w:val="16"/>
                <w:lang w:val="en-US"/>
              </w:rPr>
            </w:pPr>
            <w:ins w:id="2220"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5E0C12" w14:textId="77777777" w:rsidR="00182C83" w:rsidRPr="00F0595E" w:rsidRDefault="00182C83" w:rsidP="00F70C4C">
            <w:pPr>
              <w:spacing w:line="360" w:lineRule="auto"/>
              <w:jc w:val="center"/>
              <w:rPr>
                <w:ins w:id="2221" w:author="Mostafa Sameer" w:date="2024-10-16T01:57:00Z" w16du:dateUtc="2024-10-16T05:57:00Z"/>
                <w:sz w:val="16"/>
                <w:szCs w:val="16"/>
                <w:lang w:val="en-US"/>
              </w:rPr>
            </w:pPr>
            <w:ins w:id="2222"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1B832" w14:textId="77777777" w:rsidR="00182C83" w:rsidRPr="00F0595E" w:rsidRDefault="00182C83" w:rsidP="00F70C4C">
            <w:pPr>
              <w:spacing w:line="360" w:lineRule="auto"/>
              <w:jc w:val="center"/>
              <w:rPr>
                <w:ins w:id="2223" w:author="Mostafa Sameer" w:date="2024-10-16T01:57:00Z" w16du:dateUtc="2024-10-16T05:57:00Z"/>
                <w:sz w:val="16"/>
                <w:szCs w:val="16"/>
                <w:lang w:val="en-US"/>
              </w:rPr>
            </w:pPr>
            <w:ins w:id="2224" w:author="Mostafa Sameer" w:date="2024-10-16T01:57:00Z" w16du:dateUtc="2024-10-16T05:57:00Z">
              <w:r w:rsidRPr="00F0595E">
                <w:rPr>
                  <w:sz w:val="16"/>
                  <w:szCs w:val="16"/>
                  <w:lang w:val="en-US"/>
                </w:rPr>
                <w:t>0.4</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045612" w14:textId="77777777" w:rsidR="00182C83" w:rsidRPr="00F0595E" w:rsidRDefault="00182C83" w:rsidP="00F70C4C">
            <w:pPr>
              <w:spacing w:line="360" w:lineRule="auto"/>
              <w:jc w:val="center"/>
              <w:rPr>
                <w:ins w:id="2225" w:author="Mostafa Sameer" w:date="2024-10-16T01:57:00Z" w16du:dateUtc="2024-10-16T05:57:00Z"/>
                <w:sz w:val="16"/>
                <w:szCs w:val="16"/>
                <w:lang w:val="en-US"/>
              </w:rPr>
            </w:pPr>
            <w:ins w:id="2226" w:author="Mostafa Sameer" w:date="2024-10-16T01:57:00Z" w16du:dateUtc="2024-10-16T05:57:00Z">
              <w:r w:rsidRPr="00F0595E">
                <w:rPr>
                  <w:sz w:val="16"/>
                  <w:szCs w:val="16"/>
                  <w:lang w:val="en-US"/>
                </w:rPr>
                <w:t>0.4</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6A669" w14:textId="77777777" w:rsidR="00182C83" w:rsidRPr="00F0595E" w:rsidRDefault="00182C83" w:rsidP="00F70C4C">
            <w:pPr>
              <w:spacing w:line="360" w:lineRule="auto"/>
              <w:jc w:val="center"/>
              <w:rPr>
                <w:ins w:id="2227" w:author="Mostafa Sameer" w:date="2024-10-16T01:57:00Z" w16du:dateUtc="2024-10-16T05:57:00Z"/>
                <w:sz w:val="16"/>
                <w:szCs w:val="16"/>
                <w:lang w:val="en-US"/>
              </w:rPr>
            </w:pPr>
            <w:ins w:id="2228" w:author="Mostafa Sameer" w:date="2024-10-16T01:57:00Z" w16du:dateUtc="2024-10-16T05:57:00Z">
              <w:r w:rsidRPr="00F0595E">
                <w:rPr>
                  <w:sz w:val="16"/>
                  <w:szCs w:val="16"/>
                  <w:lang w:val="en-US"/>
                </w:rPr>
                <w:t>0.05</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720AFAFC" w14:textId="77777777" w:rsidR="00182C83" w:rsidRPr="00F0595E" w:rsidRDefault="00182C83" w:rsidP="00F70C4C">
            <w:pPr>
              <w:spacing w:line="360" w:lineRule="auto"/>
              <w:jc w:val="center"/>
              <w:rPr>
                <w:ins w:id="2229" w:author="Mostafa Sameer" w:date="2024-10-16T01:57:00Z" w16du:dateUtc="2024-10-16T05:57:00Z"/>
                <w:sz w:val="16"/>
                <w:szCs w:val="16"/>
                <w:lang w:val="en-US"/>
              </w:rPr>
            </w:pPr>
            <w:ins w:id="2230" w:author="Mostafa Sameer" w:date="2024-10-16T01:57:00Z" w16du:dateUtc="2024-10-16T05:57:00Z">
              <w:r w:rsidRPr="00F0595E">
                <w:rPr>
                  <w:sz w:val="16"/>
                  <w:szCs w:val="16"/>
                  <w:lang w:val="en-US"/>
                </w:rPr>
                <w:t>0.8</w:t>
              </w:r>
            </w:ins>
          </w:p>
        </w:tc>
      </w:tr>
      <w:tr w:rsidR="00F70C4C" w:rsidRPr="00F0595E" w14:paraId="186BF462" w14:textId="77777777" w:rsidTr="00F70C4C">
        <w:trPr>
          <w:trHeight w:val="188"/>
          <w:ins w:id="2231"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2E2D55FC" w14:textId="77777777" w:rsidR="00182C83" w:rsidRPr="00F0595E" w:rsidRDefault="00182C83" w:rsidP="00F70C4C">
            <w:pPr>
              <w:spacing w:line="360" w:lineRule="auto"/>
              <w:jc w:val="center"/>
              <w:rPr>
                <w:ins w:id="2232"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1C48716D" w14:textId="77777777" w:rsidR="00182C83" w:rsidRPr="00F0595E" w:rsidRDefault="00182C83" w:rsidP="00F70C4C">
            <w:pPr>
              <w:spacing w:line="360" w:lineRule="auto"/>
              <w:jc w:val="center"/>
              <w:rPr>
                <w:ins w:id="2233"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2342403" w14:textId="77777777" w:rsidR="00182C83" w:rsidRPr="00F0595E" w:rsidRDefault="00182C83" w:rsidP="00F70C4C">
            <w:pPr>
              <w:spacing w:line="360" w:lineRule="auto"/>
              <w:jc w:val="center"/>
              <w:rPr>
                <w:ins w:id="2234" w:author="Mostafa Sameer" w:date="2024-10-16T01:57:00Z" w16du:dateUtc="2024-10-16T05:57:00Z"/>
                <w:sz w:val="16"/>
                <w:szCs w:val="16"/>
                <w:lang w:val="en-US"/>
              </w:rPr>
            </w:pPr>
            <w:ins w:id="2235" w:author="Mostafa Sameer" w:date="2024-10-16T01:57:00Z" w16du:dateUtc="2024-10-16T05:57:00Z">
              <w:r w:rsidRPr="00F0595E">
                <w:rPr>
                  <w:sz w:val="16"/>
                  <w:szCs w:val="16"/>
                  <w:lang w:val="en-US"/>
                </w:rPr>
                <w:t>17</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5565085" w14:textId="77777777" w:rsidR="00182C83" w:rsidRPr="00F0595E" w:rsidRDefault="00182C83" w:rsidP="00F70C4C">
            <w:pPr>
              <w:spacing w:line="360" w:lineRule="auto"/>
              <w:jc w:val="center"/>
              <w:rPr>
                <w:ins w:id="2236" w:author="Mostafa Sameer" w:date="2024-10-16T01:57:00Z" w16du:dateUtc="2024-10-16T05:57:00Z"/>
                <w:sz w:val="16"/>
                <w:szCs w:val="16"/>
                <w:lang w:val="en-US"/>
              </w:rPr>
            </w:pPr>
            <w:ins w:id="2237"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B5BD875" w14:textId="77777777" w:rsidR="00182C83" w:rsidRPr="00F0595E" w:rsidRDefault="00182C83" w:rsidP="00F70C4C">
            <w:pPr>
              <w:spacing w:line="360" w:lineRule="auto"/>
              <w:jc w:val="center"/>
              <w:rPr>
                <w:ins w:id="2238" w:author="Mostafa Sameer" w:date="2024-10-16T01:57:00Z" w16du:dateUtc="2024-10-16T05:57:00Z"/>
                <w:sz w:val="16"/>
                <w:szCs w:val="16"/>
                <w:lang w:val="en-US"/>
              </w:rPr>
            </w:pPr>
            <w:ins w:id="2239"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D8BC7B0" w14:textId="77777777" w:rsidR="00182C83" w:rsidRPr="00F0595E" w:rsidRDefault="00182C83" w:rsidP="00F70C4C">
            <w:pPr>
              <w:spacing w:line="360" w:lineRule="auto"/>
              <w:jc w:val="center"/>
              <w:rPr>
                <w:ins w:id="2240" w:author="Mostafa Sameer" w:date="2024-10-16T01:57:00Z" w16du:dateUtc="2024-10-16T05:57:00Z"/>
                <w:sz w:val="16"/>
                <w:szCs w:val="16"/>
                <w:lang w:val="en-US"/>
              </w:rPr>
            </w:pPr>
            <w:ins w:id="2241"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667873D7" w14:textId="77777777" w:rsidR="00182C83" w:rsidRPr="00F0595E" w:rsidRDefault="00182C83" w:rsidP="00F70C4C">
            <w:pPr>
              <w:spacing w:line="360" w:lineRule="auto"/>
              <w:jc w:val="center"/>
              <w:rPr>
                <w:ins w:id="2242" w:author="Mostafa Sameer" w:date="2024-10-16T01:57:00Z" w16du:dateUtc="2024-10-16T05:57:00Z"/>
                <w:sz w:val="16"/>
                <w:szCs w:val="16"/>
                <w:lang w:val="en-US"/>
              </w:rPr>
            </w:pPr>
            <w:ins w:id="2243"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600F532" w14:textId="77777777" w:rsidR="00182C83" w:rsidRPr="00F0595E" w:rsidRDefault="00182C83" w:rsidP="00F70C4C">
            <w:pPr>
              <w:spacing w:line="360" w:lineRule="auto"/>
              <w:jc w:val="center"/>
              <w:rPr>
                <w:ins w:id="2244" w:author="Mostafa Sameer" w:date="2024-10-16T01:57:00Z" w16du:dateUtc="2024-10-16T05:57:00Z"/>
                <w:sz w:val="16"/>
                <w:szCs w:val="16"/>
                <w:lang w:val="en-US"/>
              </w:rPr>
            </w:pPr>
            <w:ins w:id="2245" w:author="Mostafa Sameer" w:date="2024-10-16T01:57:00Z" w16du:dateUtc="2024-10-16T05:57:00Z">
              <w:r w:rsidRPr="00F0595E">
                <w:rPr>
                  <w:sz w:val="16"/>
                  <w:szCs w:val="16"/>
                  <w:lang w:val="en-US"/>
                </w:rPr>
                <w:t>0.2</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DCB3CD4" w14:textId="77777777" w:rsidR="00182C83" w:rsidRPr="00F0595E" w:rsidRDefault="00182C83" w:rsidP="00F70C4C">
            <w:pPr>
              <w:spacing w:line="360" w:lineRule="auto"/>
              <w:jc w:val="center"/>
              <w:rPr>
                <w:ins w:id="2246" w:author="Mostafa Sameer" w:date="2024-10-16T01:57:00Z" w16du:dateUtc="2024-10-16T05:57:00Z"/>
                <w:sz w:val="16"/>
                <w:szCs w:val="16"/>
                <w:lang w:val="en-US"/>
              </w:rPr>
            </w:pPr>
            <w:ins w:id="2247" w:author="Mostafa Sameer" w:date="2024-10-16T01:57:00Z" w16du:dateUtc="2024-10-16T05:57:00Z">
              <w:r w:rsidRPr="00F0595E">
                <w:rPr>
                  <w:sz w:val="16"/>
                  <w:szCs w:val="16"/>
                  <w:lang w:val="en-US"/>
                </w:rPr>
                <w:t>0.2</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8E97DA9" w14:textId="77777777" w:rsidR="00182C83" w:rsidRPr="00F0595E" w:rsidRDefault="00182C83" w:rsidP="00F70C4C">
            <w:pPr>
              <w:spacing w:line="360" w:lineRule="auto"/>
              <w:jc w:val="center"/>
              <w:rPr>
                <w:ins w:id="2248" w:author="Mostafa Sameer" w:date="2024-10-16T01:57:00Z" w16du:dateUtc="2024-10-16T05:57:00Z"/>
                <w:sz w:val="16"/>
                <w:szCs w:val="16"/>
                <w:lang w:val="en-US"/>
              </w:rPr>
            </w:pPr>
            <w:ins w:id="2249" w:author="Mostafa Sameer" w:date="2024-10-16T01:57:00Z" w16du:dateUtc="2024-10-16T05:57:00Z">
              <w:r w:rsidRPr="00F0595E">
                <w:rPr>
                  <w:sz w:val="16"/>
                  <w:szCs w:val="16"/>
                  <w:lang w:val="en-US"/>
                </w:rPr>
                <w:t>0.02</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1086A4C6" w14:textId="77777777" w:rsidR="00182C83" w:rsidRPr="00F0595E" w:rsidRDefault="00182C83" w:rsidP="00F70C4C">
            <w:pPr>
              <w:spacing w:line="360" w:lineRule="auto"/>
              <w:jc w:val="center"/>
              <w:rPr>
                <w:ins w:id="2250" w:author="Mostafa Sameer" w:date="2024-10-16T01:57:00Z" w16du:dateUtc="2024-10-16T05:57:00Z"/>
                <w:sz w:val="16"/>
                <w:szCs w:val="16"/>
                <w:lang w:val="en-US"/>
              </w:rPr>
            </w:pPr>
            <w:ins w:id="2251" w:author="Mostafa Sameer" w:date="2024-10-16T01:57:00Z" w16du:dateUtc="2024-10-16T05:57:00Z">
              <w:r w:rsidRPr="00F0595E">
                <w:rPr>
                  <w:sz w:val="16"/>
                  <w:szCs w:val="16"/>
                  <w:lang w:val="en-US"/>
                </w:rPr>
                <w:t>0.4</w:t>
              </w:r>
            </w:ins>
          </w:p>
        </w:tc>
      </w:tr>
      <w:tr w:rsidR="00F70C4C" w:rsidRPr="00F0595E" w14:paraId="6A965C04" w14:textId="77777777" w:rsidTr="00F70C4C">
        <w:trPr>
          <w:trHeight w:val="85"/>
          <w:ins w:id="2252"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008B0CC7" w14:textId="77777777" w:rsidR="00182C83" w:rsidRPr="00F0595E" w:rsidRDefault="00182C83" w:rsidP="00F70C4C">
            <w:pPr>
              <w:spacing w:line="360" w:lineRule="auto"/>
              <w:jc w:val="center"/>
              <w:rPr>
                <w:ins w:id="2253" w:author="Mostafa Sameer" w:date="2024-10-16T01:57:00Z" w16du:dateUtc="2024-10-16T05:57:00Z"/>
                <w:sz w:val="16"/>
                <w:szCs w:val="16"/>
                <w:lang w:val="en-US"/>
              </w:rPr>
            </w:pPr>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7175D21B" w14:textId="77777777" w:rsidR="00182C83" w:rsidRPr="00F0595E" w:rsidRDefault="00182C83" w:rsidP="00F70C4C">
            <w:pPr>
              <w:spacing w:line="360" w:lineRule="auto"/>
              <w:jc w:val="center"/>
              <w:rPr>
                <w:ins w:id="2254" w:author="Mostafa Sameer" w:date="2024-10-16T01:57:00Z" w16du:dateUtc="2024-10-16T05:57:00Z"/>
                <w:sz w:val="16"/>
                <w:szCs w:val="16"/>
                <w:lang w:val="en-US"/>
              </w:rPr>
            </w:pPr>
            <w:ins w:id="2255" w:author="Mostafa Sameer" w:date="2024-10-16T01:57:00Z" w16du:dateUtc="2024-10-16T05:57:00Z">
              <w:r w:rsidRPr="00F0595E">
                <w:rPr>
                  <w:sz w:val="16"/>
                  <w:szCs w:val="16"/>
                  <w:lang w:val="en-US"/>
                </w:rPr>
                <w:t>GROUP B</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A4F45" w14:textId="77777777" w:rsidR="00182C83" w:rsidRPr="00F0595E" w:rsidRDefault="00182C83" w:rsidP="00F70C4C">
            <w:pPr>
              <w:spacing w:line="360" w:lineRule="auto"/>
              <w:jc w:val="center"/>
              <w:rPr>
                <w:ins w:id="2256" w:author="Mostafa Sameer" w:date="2024-10-16T01:57:00Z" w16du:dateUtc="2024-10-16T05:57:00Z"/>
                <w:sz w:val="16"/>
                <w:szCs w:val="16"/>
                <w:lang w:val="en-US"/>
              </w:rPr>
            </w:pPr>
            <w:ins w:id="2257" w:author="Mostafa Sameer" w:date="2024-10-16T01:57:00Z" w16du:dateUtc="2024-10-16T05:57:00Z">
              <w:r w:rsidRPr="00F0595E">
                <w:rPr>
                  <w:sz w:val="16"/>
                  <w:szCs w:val="16"/>
                  <w:lang w:val="en-US"/>
                </w:rPr>
                <w:t>18</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FDA04" w14:textId="77777777" w:rsidR="00182C83" w:rsidRPr="00F0595E" w:rsidRDefault="00182C83" w:rsidP="00F70C4C">
            <w:pPr>
              <w:spacing w:line="360" w:lineRule="auto"/>
              <w:jc w:val="center"/>
              <w:rPr>
                <w:ins w:id="2258" w:author="Mostafa Sameer" w:date="2024-10-16T01:57:00Z" w16du:dateUtc="2024-10-16T05:57:00Z"/>
                <w:sz w:val="16"/>
                <w:szCs w:val="16"/>
                <w:lang w:val="en-US"/>
              </w:rPr>
            </w:pPr>
            <w:ins w:id="2259"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AB9E06" w14:textId="77777777" w:rsidR="00182C83" w:rsidRPr="00F0595E" w:rsidRDefault="00182C83" w:rsidP="00F70C4C">
            <w:pPr>
              <w:spacing w:line="360" w:lineRule="auto"/>
              <w:jc w:val="center"/>
              <w:rPr>
                <w:ins w:id="2260" w:author="Mostafa Sameer" w:date="2024-10-16T01:57:00Z" w16du:dateUtc="2024-10-16T05:57:00Z"/>
                <w:sz w:val="16"/>
                <w:szCs w:val="16"/>
                <w:lang w:val="en-US"/>
              </w:rPr>
            </w:pPr>
            <w:ins w:id="2261" w:author="Mostafa Sameer" w:date="2024-10-16T01:57:00Z" w16du:dateUtc="2024-10-16T05:57:00Z">
              <w:r w:rsidRPr="00F0595E">
                <w:rPr>
                  <w:sz w:val="16"/>
                  <w:szCs w:val="16"/>
                  <w:lang w:val="en-US"/>
                </w:rPr>
                <w:t>100</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DA2C77" w14:textId="77777777" w:rsidR="00182C83" w:rsidRPr="00F0595E" w:rsidRDefault="00182C83" w:rsidP="00F70C4C">
            <w:pPr>
              <w:spacing w:line="360" w:lineRule="auto"/>
              <w:jc w:val="center"/>
              <w:rPr>
                <w:ins w:id="2262" w:author="Mostafa Sameer" w:date="2024-10-16T01:57:00Z" w16du:dateUtc="2024-10-16T05:57:00Z"/>
                <w:sz w:val="16"/>
                <w:szCs w:val="16"/>
                <w:lang w:val="en-US"/>
              </w:rPr>
            </w:pPr>
            <w:ins w:id="2263"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E8945D" w14:textId="38A7CDD9" w:rsidR="00182C83" w:rsidRPr="00F0595E" w:rsidRDefault="0036219E" w:rsidP="00F70C4C">
            <w:pPr>
              <w:spacing w:line="360" w:lineRule="auto"/>
              <w:jc w:val="center"/>
              <w:rPr>
                <w:ins w:id="2264" w:author="Mostafa Sameer" w:date="2024-10-16T01:57:00Z" w16du:dateUtc="2024-10-16T05:57:00Z"/>
                <w:sz w:val="16"/>
                <w:szCs w:val="16"/>
                <w:lang w:val="en-US"/>
              </w:rPr>
            </w:pPr>
            <w:r>
              <w:rPr>
                <w:sz w:val="16"/>
                <w:szCs w:val="16"/>
                <w:lang w:val="en-US"/>
              </w:rPr>
              <w:t>OF</w:t>
            </w:r>
            <w:ins w:id="2265" w:author="Mostafa Sameer" w:date="2024-10-16T01:57:00Z" w16du:dateUtc="2024-10-16T05:57:00Z">
              <w:r w:rsidR="00182C83" w:rsidRPr="00F0595E">
                <w:rPr>
                  <w:sz w:val="16"/>
                  <w:szCs w:val="16"/>
                  <w:lang w:val="en-US"/>
                </w:rPr>
                <w:t>F</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90AA65" w14:textId="77777777" w:rsidR="00182C83" w:rsidRPr="00F0595E" w:rsidRDefault="00182C83" w:rsidP="00F70C4C">
            <w:pPr>
              <w:spacing w:line="360" w:lineRule="auto"/>
              <w:jc w:val="center"/>
              <w:rPr>
                <w:ins w:id="2266" w:author="Mostafa Sameer" w:date="2024-10-16T01:57:00Z" w16du:dateUtc="2024-10-16T05:57:00Z"/>
                <w:sz w:val="16"/>
                <w:szCs w:val="16"/>
                <w:lang w:val="en-US"/>
              </w:rPr>
            </w:pPr>
            <w:ins w:id="2267" w:author="Mostafa Sameer" w:date="2024-10-16T01:57:00Z" w16du:dateUtc="2024-10-16T05:57:00Z">
              <w:r w:rsidRPr="00F0595E">
                <w:rPr>
                  <w:sz w:val="16"/>
                  <w:szCs w:val="16"/>
                  <w:lang w:val="en-US"/>
                </w:rPr>
                <w:t>38</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E5D324" w14:textId="77777777" w:rsidR="00182C83" w:rsidRPr="00F0595E" w:rsidRDefault="00182C83" w:rsidP="00F70C4C">
            <w:pPr>
              <w:spacing w:line="360" w:lineRule="auto"/>
              <w:jc w:val="center"/>
              <w:rPr>
                <w:ins w:id="2268" w:author="Mostafa Sameer" w:date="2024-10-16T01:57:00Z" w16du:dateUtc="2024-10-16T05:57:00Z"/>
                <w:sz w:val="16"/>
                <w:szCs w:val="16"/>
                <w:lang w:val="en-US"/>
              </w:rPr>
            </w:pPr>
            <w:ins w:id="2269" w:author="Mostafa Sameer" w:date="2024-10-16T01:57:00Z" w16du:dateUtc="2024-10-16T05:57:00Z">
              <w:r w:rsidRPr="00F0595E">
                <w:rPr>
                  <w:sz w:val="16"/>
                  <w:szCs w:val="16"/>
                  <w:lang w:val="en-US"/>
                </w:rPr>
                <w:t>38</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E1B584" w14:textId="77777777" w:rsidR="00182C83" w:rsidRPr="00F0595E" w:rsidRDefault="00182C83" w:rsidP="00F70C4C">
            <w:pPr>
              <w:spacing w:line="360" w:lineRule="auto"/>
              <w:jc w:val="center"/>
              <w:rPr>
                <w:ins w:id="2270" w:author="Mostafa Sameer" w:date="2024-10-16T01:57:00Z" w16du:dateUtc="2024-10-16T05:57:00Z"/>
                <w:sz w:val="16"/>
                <w:szCs w:val="16"/>
                <w:lang w:val="en-US"/>
              </w:rPr>
            </w:pPr>
            <w:ins w:id="2271" w:author="Mostafa Sameer" w:date="2024-10-16T01:57:00Z" w16du:dateUtc="2024-10-16T05:57:00Z">
              <w:r w:rsidRPr="00F0595E">
                <w:rPr>
                  <w:sz w:val="16"/>
                  <w:szCs w:val="16"/>
                  <w:lang w:val="en-US"/>
                </w:rPr>
                <w:t>4.55</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22FD4D97" w14:textId="77777777" w:rsidR="00182C83" w:rsidRPr="00F0595E" w:rsidRDefault="00182C83" w:rsidP="00F70C4C">
            <w:pPr>
              <w:spacing w:line="360" w:lineRule="auto"/>
              <w:jc w:val="center"/>
              <w:rPr>
                <w:ins w:id="2272" w:author="Mostafa Sameer" w:date="2024-10-16T01:57:00Z" w16du:dateUtc="2024-10-16T05:57:00Z"/>
                <w:sz w:val="16"/>
                <w:szCs w:val="16"/>
                <w:lang w:val="en-US"/>
              </w:rPr>
            </w:pPr>
            <w:ins w:id="2273" w:author="Mostafa Sameer" w:date="2024-10-16T01:57:00Z" w16du:dateUtc="2024-10-16T05:57:00Z">
              <w:r w:rsidRPr="00F0595E">
                <w:rPr>
                  <w:sz w:val="16"/>
                  <w:szCs w:val="16"/>
                  <w:lang w:val="en-US"/>
                </w:rPr>
                <w:t>72.8</w:t>
              </w:r>
            </w:ins>
          </w:p>
        </w:tc>
      </w:tr>
      <w:tr w:rsidR="00F70C4C" w:rsidRPr="00F0595E" w14:paraId="64951D6F" w14:textId="77777777" w:rsidTr="00F70C4C">
        <w:trPr>
          <w:trHeight w:val="136"/>
          <w:ins w:id="2274"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2554EE34" w14:textId="77777777" w:rsidR="00182C83" w:rsidRPr="00F0595E" w:rsidRDefault="00182C83" w:rsidP="00F70C4C">
            <w:pPr>
              <w:spacing w:line="360" w:lineRule="auto"/>
              <w:jc w:val="center"/>
              <w:rPr>
                <w:ins w:id="2275"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4643182F" w14:textId="77777777" w:rsidR="00182C83" w:rsidRPr="00F0595E" w:rsidRDefault="00182C83" w:rsidP="00F70C4C">
            <w:pPr>
              <w:spacing w:line="360" w:lineRule="auto"/>
              <w:jc w:val="center"/>
              <w:rPr>
                <w:ins w:id="2276"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038E01" w14:textId="77777777" w:rsidR="00182C83" w:rsidRPr="00F0595E" w:rsidRDefault="00182C83" w:rsidP="00F70C4C">
            <w:pPr>
              <w:spacing w:line="360" w:lineRule="auto"/>
              <w:jc w:val="center"/>
              <w:rPr>
                <w:ins w:id="2277" w:author="Mostafa Sameer" w:date="2024-10-16T01:57:00Z" w16du:dateUtc="2024-10-16T05:57:00Z"/>
                <w:sz w:val="16"/>
                <w:szCs w:val="16"/>
                <w:lang w:val="en-US"/>
              </w:rPr>
            </w:pPr>
            <w:ins w:id="2278" w:author="Mostafa Sameer" w:date="2024-10-16T01:57:00Z" w16du:dateUtc="2024-10-16T05:57:00Z">
              <w:r w:rsidRPr="00F0595E">
                <w:rPr>
                  <w:sz w:val="16"/>
                  <w:szCs w:val="16"/>
                  <w:lang w:val="en-US"/>
                </w:rPr>
                <w:t>19</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6B8869" w14:textId="77777777" w:rsidR="00182C83" w:rsidRPr="00F0595E" w:rsidRDefault="00182C83" w:rsidP="00F70C4C">
            <w:pPr>
              <w:spacing w:line="360" w:lineRule="auto"/>
              <w:jc w:val="center"/>
              <w:rPr>
                <w:ins w:id="2279" w:author="Mostafa Sameer" w:date="2024-10-16T01:57:00Z" w16du:dateUtc="2024-10-16T05:57:00Z"/>
                <w:sz w:val="16"/>
                <w:szCs w:val="16"/>
                <w:lang w:val="en-US"/>
              </w:rPr>
            </w:pPr>
            <w:ins w:id="2280"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5D325B" w14:textId="77777777" w:rsidR="00182C83" w:rsidRPr="00F0595E" w:rsidRDefault="00182C83" w:rsidP="00F70C4C">
            <w:pPr>
              <w:spacing w:line="360" w:lineRule="auto"/>
              <w:jc w:val="center"/>
              <w:rPr>
                <w:ins w:id="2281" w:author="Mostafa Sameer" w:date="2024-10-16T01:57:00Z" w16du:dateUtc="2024-10-16T05:57:00Z"/>
                <w:sz w:val="16"/>
                <w:szCs w:val="16"/>
                <w:lang w:val="en-US"/>
              </w:rPr>
            </w:pPr>
            <w:ins w:id="2282"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61C3F8" w14:textId="77777777" w:rsidR="00182C83" w:rsidRPr="00F0595E" w:rsidRDefault="00182C83" w:rsidP="00F70C4C">
            <w:pPr>
              <w:spacing w:line="360" w:lineRule="auto"/>
              <w:jc w:val="center"/>
              <w:rPr>
                <w:ins w:id="2283" w:author="Mostafa Sameer" w:date="2024-10-16T01:57:00Z" w16du:dateUtc="2024-10-16T05:57:00Z"/>
                <w:sz w:val="16"/>
                <w:szCs w:val="16"/>
                <w:lang w:val="en-US"/>
              </w:rPr>
            </w:pPr>
            <w:ins w:id="2284"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A7E520" w14:textId="07E550B4" w:rsidR="00182C83" w:rsidRPr="00F0595E" w:rsidRDefault="0036219E" w:rsidP="00F70C4C">
            <w:pPr>
              <w:spacing w:line="360" w:lineRule="auto"/>
              <w:jc w:val="center"/>
              <w:rPr>
                <w:ins w:id="2285" w:author="Mostafa Sameer" w:date="2024-10-16T01:57:00Z" w16du:dateUtc="2024-10-16T05:57:00Z"/>
                <w:sz w:val="16"/>
                <w:szCs w:val="16"/>
                <w:lang w:val="en-US"/>
              </w:rPr>
            </w:pPr>
            <w:r>
              <w:rPr>
                <w:sz w:val="16"/>
                <w:szCs w:val="16"/>
                <w:lang w:val="en-US"/>
              </w:rPr>
              <w:t>OF</w:t>
            </w:r>
            <w:ins w:id="2286"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DC2E8" w14:textId="77777777" w:rsidR="00182C83" w:rsidRPr="00F0595E" w:rsidRDefault="00182C83" w:rsidP="00F70C4C">
            <w:pPr>
              <w:spacing w:line="360" w:lineRule="auto"/>
              <w:jc w:val="center"/>
              <w:rPr>
                <w:ins w:id="2287" w:author="Mostafa Sameer" w:date="2024-10-16T01:57:00Z" w16du:dateUtc="2024-10-16T05:57:00Z"/>
                <w:sz w:val="16"/>
                <w:szCs w:val="16"/>
                <w:lang w:val="en-US"/>
              </w:rPr>
            </w:pPr>
            <w:ins w:id="2288" w:author="Mostafa Sameer" w:date="2024-10-16T01:57:00Z" w16du:dateUtc="2024-10-16T05:57:00Z">
              <w:r w:rsidRPr="00F0595E">
                <w:rPr>
                  <w:sz w:val="16"/>
                  <w:szCs w:val="16"/>
                  <w:lang w:val="en-US"/>
                </w:rPr>
                <w:t>40.5</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FB26A9" w14:textId="77777777" w:rsidR="00182C83" w:rsidRPr="00F0595E" w:rsidRDefault="00182C83" w:rsidP="00F70C4C">
            <w:pPr>
              <w:spacing w:line="360" w:lineRule="auto"/>
              <w:jc w:val="center"/>
              <w:rPr>
                <w:ins w:id="2289" w:author="Mostafa Sameer" w:date="2024-10-16T01:57:00Z" w16du:dateUtc="2024-10-16T05:57:00Z"/>
                <w:sz w:val="16"/>
                <w:szCs w:val="16"/>
                <w:lang w:val="en-US"/>
              </w:rPr>
            </w:pPr>
            <w:ins w:id="2290" w:author="Mostafa Sameer" w:date="2024-10-16T01:57:00Z" w16du:dateUtc="2024-10-16T05:57:00Z">
              <w:r w:rsidRPr="00F0595E">
                <w:rPr>
                  <w:sz w:val="16"/>
                  <w:szCs w:val="16"/>
                  <w:lang w:val="en-US"/>
                </w:rPr>
                <w:t>40.5</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06D5EC" w14:textId="77777777" w:rsidR="00182C83" w:rsidRPr="00F0595E" w:rsidRDefault="00182C83" w:rsidP="00F70C4C">
            <w:pPr>
              <w:spacing w:line="360" w:lineRule="auto"/>
              <w:jc w:val="center"/>
              <w:rPr>
                <w:ins w:id="2291" w:author="Mostafa Sameer" w:date="2024-10-16T01:57:00Z" w16du:dateUtc="2024-10-16T05:57:00Z"/>
                <w:sz w:val="16"/>
                <w:szCs w:val="16"/>
                <w:lang w:val="en-US"/>
              </w:rPr>
            </w:pPr>
            <w:ins w:id="2292" w:author="Mostafa Sameer" w:date="2024-10-16T01:57:00Z" w16du:dateUtc="2024-10-16T05:57:00Z">
              <w:r w:rsidRPr="00F0595E">
                <w:rPr>
                  <w:sz w:val="16"/>
                  <w:szCs w:val="16"/>
                  <w:lang w:val="en-US"/>
                </w:rPr>
                <w:t>4.85</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7E497EDF" w14:textId="77777777" w:rsidR="00182C83" w:rsidRPr="00F0595E" w:rsidRDefault="00182C83" w:rsidP="00F70C4C">
            <w:pPr>
              <w:spacing w:line="360" w:lineRule="auto"/>
              <w:jc w:val="center"/>
              <w:rPr>
                <w:ins w:id="2293" w:author="Mostafa Sameer" w:date="2024-10-16T01:57:00Z" w16du:dateUtc="2024-10-16T05:57:00Z"/>
                <w:sz w:val="16"/>
                <w:szCs w:val="16"/>
                <w:lang w:val="en-US"/>
              </w:rPr>
            </w:pPr>
            <w:ins w:id="2294" w:author="Mostafa Sameer" w:date="2024-10-16T01:57:00Z" w16du:dateUtc="2024-10-16T05:57:00Z">
              <w:r w:rsidRPr="00F0595E">
                <w:rPr>
                  <w:sz w:val="16"/>
                  <w:szCs w:val="16"/>
                  <w:lang w:val="en-US"/>
                </w:rPr>
                <w:t>77.6</w:t>
              </w:r>
            </w:ins>
          </w:p>
        </w:tc>
      </w:tr>
      <w:tr w:rsidR="00F70C4C" w:rsidRPr="00F0595E" w14:paraId="5527CCA1" w14:textId="77777777" w:rsidTr="00F70C4C">
        <w:trPr>
          <w:trHeight w:val="164"/>
          <w:ins w:id="2295"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47970A68" w14:textId="77777777" w:rsidR="00182C83" w:rsidRPr="00F0595E" w:rsidRDefault="00182C83" w:rsidP="00F70C4C">
            <w:pPr>
              <w:spacing w:line="360" w:lineRule="auto"/>
              <w:jc w:val="center"/>
              <w:rPr>
                <w:ins w:id="2296"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087724E1" w14:textId="77777777" w:rsidR="00182C83" w:rsidRPr="00F0595E" w:rsidRDefault="00182C83" w:rsidP="00F70C4C">
            <w:pPr>
              <w:spacing w:line="360" w:lineRule="auto"/>
              <w:jc w:val="center"/>
              <w:rPr>
                <w:ins w:id="2297"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DCE9132" w14:textId="77777777" w:rsidR="00182C83" w:rsidRPr="00F0595E" w:rsidRDefault="00182C83" w:rsidP="00F70C4C">
            <w:pPr>
              <w:spacing w:line="360" w:lineRule="auto"/>
              <w:jc w:val="center"/>
              <w:rPr>
                <w:ins w:id="2298" w:author="Mostafa Sameer" w:date="2024-10-16T01:57:00Z" w16du:dateUtc="2024-10-16T05:57:00Z"/>
                <w:sz w:val="16"/>
                <w:szCs w:val="16"/>
                <w:lang w:val="en-US"/>
              </w:rPr>
            </w:pPr>
            <w:ins w:id="2299" w:author="Mostafa Sameer" w:date="2024-10-16T01:57:00Z" w16du:dateUtc="2024-10-16T05:57:00Z">
              <w:r w:rsidRPr="00F0595E">
                <w:rPr>
                  <w:sz w:val="16"/>
                  <w:szCs w:val="16"/>
                  <w:lang w:val="en-US"/>
                </w:rPr>
                <w:t>20</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8A5139D" w14:textId="77777777" w:rsidR="00182C83" w:rsidRPr="00F0595E" w:rsidRDefault="00182C83" w:rsidP="00F70C4C">
            <w:pPr>
              <w:spacing w:line="360" w:lineRule="auto"/>
              <w:jc w:val="center"/>
              <w:rPr>
                <w:ins w:id="2300" w:author="Mostafa Sameer" w:date="2024-10-16T01:57:00Z" w16du:dateUtc="2024-10-16T05:57:00Z"/>
                <w:sz w:val="16"/>
                <w:szCs w:val="16"/>
                <w:lang w:val="en-US"/>
              </w:rPr>
            </w:pPr>
            <w:ins w:id="2301"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FEE4FD1" w14:textId="77777777" w:rsidR="00182C83" w:rsidRPr="00F0595E" w:rsidRDefault="00182C83" w:rsidP="00F70C4C">
            <w:pPr>
              <w:spacing w:line="360" w:lineRule="auto"/>
              <w:jc w:val="center"/>
              <w:rPr>
                <w:ins w:id="2302" w:author="Mostafa Sameer" w:date="2024-10-16T01:57:00Z" w16du:dateUtc="2024-10-16T05:57:00Z"/>
                <w:sz w:val="16"/>
                <w:szCs w:val="16"/>
                <w:lang w:val="en-US"/>
              </w:rPr>
            </w:pPr>
            <w:ins w:id="2303"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478E058" w14:textId="77777777" w:rsidR="00182C83" w:rsidRPr="00F0595E" w:rsidRDefault="00182C83" w:rsidP="00F70C4C">
            <w:pPr>
              <w:spacing w:line="360" w:lineRule="auto"/>
              <w:jc w:val="center"/>
              <w:rPr>
                <w:ins w:id="2304" w:author="Mostafa Sameer" w:date="2024-10-16T01:57:00Z" w16du:dateUtc="2024-10-16T05:57:00Z"/>
                <w:sz w:val="16"/>
                <w:szCs w:val="16"/>
                <w:lang w:val="en-US"/>
              </w:rPr>
            </w:pPr>
            <w:ins w:id="2305"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C433429" w14:textId="0AEDC5D1" w:rsidR="00182C83" w:rsidRPr="00F0595E" w:rsidRDefault="0036219E" w:rsidP="00F70C4C">
            <w:pPr>
              <w:spacing w:line="360" w:lineRule="auto"/>
              <w:jc w:val="center"/>
              <w:rPr>
                <w:ins w:id="2306" w:author="Mostafa Sameer" w:date="2024-10-16T01:57:00Z" w16du:dateUtc="2024-10-16T05:57:00Z"/>
                <w:sz w:val="16"/>
                <w:szCs w:val="16"/>
                <w:lang w:val="en-US"/>
              </w:rPr>
            </w:pPr>
            <w:r>
              <w:rPr>
                <w:sz w:val="16"/>
                <w:szCs w:val="16"/>
                <w:lang w:val="en-US"/>
              </w:rPr>
              <w:t>OF</w:t>
            </w:r>
            <w:ins w:id="2307"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934D878" w14:textId="77777777" w:rsidR="00182C83" w:rsidRPr="00F0595E" w:rsidRDefault="00182C83" w:rsidP="00F70C4C">
            <w:pPr>
              <w:spacing w:line="360" w:lineRule="auto"/>
              <w:jc w:val="center"/>
              <w:rPr>
                <w:ins w:id="2308" w:author="Mostafa Sameer" w:date="2024-10-16T01:57:00Z" w16du:dateUtc="2024-10-16T05:57:00Z"/>
                <w:sz w:val="16"/>
                <w:szCs w:val="16"/>
                <w:lang w:val="en-US"/>
              </w:rPr>
            </w:pPr>
            <w:ins w:id="2309" w:author="Mostafa Sameer" w:date="2024-10-16T01:57:00Z" w16du:dateUtc="2024-10-16T05:57:00Z">
              <w:r w:rsidRPr="00F0595E">
                <w:rPr>
                  <w:sz w:val="16"/>
                  <w:szCs w:val="16"/>
                  <w:lang w:val="en-US"/>
                </w:rPr>
                <w:t>41.5</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6B6149AF" w14:textId="77777777" w:rsidR="00182C83" w:rsidRPr="00F0595E" w:rsidRDefault="00182C83" w:rsidP="00F70C4C">
            <w:pPr>
              <w:spacing w:line="360" w:lineRule="auto"/>
              <w:jc w:val="center"/>
              <w:rPr>
                <w:ins w:id="2310" w:author="Mostafa Sameer" w:date="2024-10-16T01:57:00Z" w16du:dateUtc="2024-10-16T05:57:00Z"/>
                <w:sz w:val="16"/>
                <w:szCs w:val="16"/>
                <w:lang w:val="en-US"/>
              </w:rPr>
            </w:pPr>
            <w:ins w:id="2311" w:author="Mostafa Sameer" w:date="2024-10-16T01:57:00Z" w16du:dateUtc="2024-10-16T05:57:00Z">
              <w:r w:rsidRPr="00F0595E">
                <w:rPr>
                  <w:sz w:val="16"/>
                  <w:szCs w:val="16"/>
                  <w:lang w:val="en-US"/>
                </w:rPr>
                <w:t>41.5</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E54B377" w14:textId="77777777" w:rsidR="00182C83" w:rsidRPr="00F0595E" w:rsidRDefault="00182C83" w:rsidP="00F70C4C">
            <w:pPr>
              <w:spacing w:line="360" w:lineRule="auto"/>
              <w:jc w:val="center"/>
              <w:rPr>
                <w:ins w:id="2312" w:author="Mostafa Sameer" w:date="2024-10-16T01:57:00Z" w16du:dateUtc="2024-10-16T05:57:00Z"/>
                <w:sz w:val="16"/>
                <w:szCs w:val="16"/>
                <w:lang w:val="en-US"/>
              </w:rPr>
            </w:pPr>
            <w:ins w:id="2313" w:author="Mostafa Sameer" w:date="2024-10-16T01:57:00Z" w16du:dateUtc="2024-10-16T05:57:00Z">
              <w:r w:rsidRPr="00F0595E">
                <w:rPr>
                  <w:sz w:val="16"/>
                  <w:szCs w:val="16"/>
                  <w:lang w:val="en-US"/>
                </w:rPr>
                <w:t>4.97</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62759D7E" w14:textId="77777777" w:rsidR="00182C83" w:rsidRPr="00F0595E" w:rsidRDefault="00182C83" w:rsidP="00F70C4C">
            <w:pPr>
              <w:spacing w:line="360" w:lineRule="auto"/>
              <w:jc w:val="center"/>
              <w:rPr>
                <w:ins w:id="2314" w:author="Mostafa Sameer" w:date="2024-10-16T01:57:00Z" w16du:dateUtc="2024-10-16T05:57:00Z"/>
                <w:sz w:val="16"/>
                <w:szCs w:val="16"/>
                <w:lang w:val="en-US"/>
              </w:rPr>
            </w:pPr>
            <w:ins w:id="2315" w:author="Mostafa Sameer" w:date="2024-10-16T01:57:00Z" w16du:dateUtc="2024-10-16T05:57:00Z">
              <w:r w:rsidRPr="00F0595E">
                <w:rPr>
                  <w:sz w:val="16"/>
                  <w:szCs w:val="16"/>
                  <w:lang w:val="en-US"/>
                </w:rPr>
                <w:t>79.5</w:t>
              </w:r>
            </w:ins>
          </w:p>
        </w:tc>
      </w:tr>
      <w:tr w:rsidR="00F70C4C" w:rsidRPr="00F0595E" w14:paraId="236AE73C" w14:textId="77777777" w:rsidTr="00F70C4C">
        <w:trPr>
          <w:trHeight w:val="51"/>
          <w:ins w:id="2316" w:author="Mostafa Sameer" w:date="2024-10-16T01:57:00Z"/>
        </w:trPr>
        <w:tc>
          <w:tcPr>
            <w:tcW w:w="900" w:type="dxa"/>
            <w:vMerge w:val="restart"/>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72E21EDE" w14:textId="77777777" w:rsidR="00182C83" w:rsidRPr="00F0595E" w:rsidRDefault="00182C83" w:rsidP="00F70C4C">
            <w:pPr>
              <w:spacing w:line="360" w:lineRule="auto"/>
              <w:jc w:val="center"/>
              <w:rPr>
                <w:ins w:id="2317" w:author="Mostafa Sameer" w:date="2024-10-16T01:57:00Z" w16du:dateUtc="2024-10-16T05:57:00Z"/>
                <w:sz w:val="16"/>
                <w:szCs w:val="16"/>
                <w:lang w:val="en-US"/>
              </w:rPr>
            </w:pPr>
            <w:ins w:id="2318" w:author="Mostafa Sameer" w:date="2024-10-16T01:57:00Z" w16du:dateUtc="2024-10-16T05:57:00Z">
              <w:r w:rsidRPr="00F0595E">
                <w:rPr>
                  <w:sz w:val="16"/>
                  <w:szCs w:val="16"/>
                  <w:lang w:val="en-US"/>
                </w:rPr>
                <w:t>Competitor</w:t>
              </w:r>
              <w:r w:rsidRPr="00F0595E">
                <w:rPr>
                  <w:sz w:val="16"/>
                  <w:szCs w:val="16"/>
                  <w:lang w:val="en-US"/>
                </w:rPr>
                <w:br/>
                <w:t>#2</w:t>
              </w:r>
            </w:ins>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67C71771" w14:textId="77777777" w:rsidR="00182C83" w:rsidRPr="00F0595E" w:rsidRDefault="00182C83" w:rsidP="00F70C4C">
            <w:pPr>
              <w:spacing w:line="360" w:lineRule="auto"/>
              <w:jc w:val="center"/>
              <w:rPr>
                <w:ins w:id="2319" w:author="Mostafa Sameer" w:date="2024-10-16T01:57:00Z" w16du:dateUtc="2024-10-16T05:57:00Z"/>
                <w:sz w:val="16"/>
                <w:szCs w:val="16"/>
                <w:lang w:val="en-US"/>
              </w:rPr>
            </w:pPr>
            <w:ins w:id="2320" w:author="Mostafa Sameer" w:date="2024-10-16T01:57:00Z" w16du:dateUtc="2024-10-16T05:57:00Z">
              <w:r w:rsidRPr="00F0595E">
                <w:rPr>
                  <w:sz w:val="16"/>
                  <w:szCs w:val="16"/>
                  <w:lang w:val="en-US"/>
                </w:rPr>
                <w:t>GROUP A</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DB405C" w14:textId="77777777" w:rsidR="00182C83" w:rsidRPr="00F0595E" w:rsidRDefault="00182C83" w:rsidP="00F70C4C">
            <w:pPr>
              <w:spacing w:line="360" w:lineRule="auto"/>
              <w:jc w:val="center"/>
              <w:rPr>
                <w:ins w:id="2321" w:author="Mostafa Sameer" w:date="2024-10-16T01:57:00Z" w16du:dateUtc="2024-10-16T05:57:00Z"/>
                <w:sz w:val="16"/>
                <w:szCs w:val="16"/>
                <w:lang w:val="en-US"/>
              </w:rPr>
            </w:pPr>
            <w:ins w:id="2322" w:author="Mostafa Sameer" w:date="2024-10-16T01:57:00Z" w16du:dateUtc="2024-10-16T05:57:00Z">
              <w:r w:rsidRPr="00F0595E">
                <w:rPr>
                  <w:sz w:val="16"/>
                  <w:szCs w:val="16"/>
                  <w:lang w:val="en-US"/>
                </w:rPr>
                <w:t>21</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41025C" w14:textId="77777777" w:rsidR="00182C83" w:rsidRPr="00F0595E" w:rsidRDefault="00182C83" w:rsidP="00F70C4C">
            <w:pPr>
              <w:spacing w:line="360" w:lineRule="auto"/>
              <w:jc w:val="center"/>
              <w:rPr>
                <w:ins w:id="2323" w:author="Mostafa Sameer" w:date="2024-10-16T01:57:00Z" w16du:dateUtc="2024-10-16T05:57:00Z"/>
                <w:sz w:val="16"/>
                <w:szCs w:val="16"/>
                <w:lang w:val="en-US"/>
              </w:rPr>
            </w:pPr>
            <w:ins w:id="2324"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043D58" w14:textId="77777777" w:rsidR="00182C83" w:rsidRPr="00F0595E" w:rsidRDefault="00182C83" w:rsidP="00F70C4C">
            <w:pPr>
              <w:spacing w:line="360" w:lineRule="auto"/>
              <w:jc w:val="center"/>
              <w:rPr>
                <w:ins w:id="2325" w:author="Mostafa Sameer" w:date="2024-10-16T01:57:00Z" w16du:dateUtc="2024-10-16T05:57:00Z"/>
                <w:sz w:val="16"/>
                <w:szCs w:val="16"/>
                <w:lang w:val="en-US"/>
              </w:rPr>
            </w:pPr>
            <w:ins w:id="2326" w:author="Mostafa Sameer" w:date="2024-10-16T01:57:00Z" w16du:dateUtc="2024-10-16T05:57:00Z">
              <w:r w:rsidRPr="00F0595E">
                <w:rPr>
                  <w:sz w:val="16"/>
                  <w:szCs w:val="16"/>
                  <w:lang w:val="en-US"/>
                </w:rPr>
                <w:t>100</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B21C1A" w14:textId="77777777" w:rsidR="00182C83" w:rsidRPr="00F0595E" w:rsidRDefault="00182C83" w:rsidP="00F70C4C">
            <w:pPr>
              <w:spacing w:line="360" w:lineRule="auto"/>
              <w:jc w:val="center"/>
              <w:rPr>
                <w:ins w:id="2327" w:author="Mostafa Sameer" w:date="2024-10-16T01:57:00Z" w16du:dateUtc="2024-10-16T05:57:00Z"/>
                <w:sz w:val="16"/>
                <w:szCs w:val="16"/>
                <w:lang w:val="en-US"/>
              </w:rPr>
            </w:pPr>
            <w:ins w:id="2328"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D080E" w14:textId="77777777" w:rsidR="00182C83" w:rsidRPr="00F0595E" w:rsidRDefault="00182C83" w:rsidP="00F70C4C">
            <w:pPr>
              <w:spacing w:line="360" w:lineRule="auto"/>
              <w:jc w:val="center"/>
              <w:rPr>
                <w:ins w:id="2329" w:author="Mostafa Sameer" w:date="2024-10-16T01:57:00Z" w16du:dateUtc="2024-10-16T05:57:00Z"/>
                <w:sz w:val="16"/>
                <w:szCs w:val="16"/>
                <w:lang w:val="en-US"/>
              </w:rPr>
            </w:pPr>
            <w:ins w:id="2330" w:author="Mostafa Sameer" w:date="2024-10-16T01:57:00Z" w16du:dateUtc="2024-10-16T05:57:00Z">
              <w:r w:rsidRPr="00F0595E">
                <w:rPr>
                  <w:sz w:val="16"/>
                  <w:szCs w:val="16"/>
                  <w:lang w:val="en-US"/>
                </w:rPr>
                <w:t>ON</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5AEF9C" w14:textId="77777777" w:rsidR="00182C83" w:rsidRPr="00F0595E" w:rsidRDefault="00182C83" w:rsidP="00F70C4C">
            <w:pPr>
              <w:spacing w:line="360" w:lineRule="auto"/>
              <w:jc w:val="center"/>
              <w:rPr>
                <w:ins w:id="2331" w:author="Mostafa Sameer" w:date="2024-10-16T01:57:00Z" w16du:dateUtc="2024-10-16T05:57:00Z"/>
                <w:sz w:val="16"/>
                <w:szCs w:val="16"/>
                <w:lang w:val="en-US"/>
              </w:rPr>
            </w:pPr>
            <w:ins w:id="2332" w:author="Mostafa Sameer" w:date="2024-10-16T01:57:00Z" w16du:dateUtc="2024-10-16T05:57:00Z">
              <w:r w:rsidRPr="00F0595E">
                <w:rPr>
                  <w:sz w:val="16"/>
                  <w:szCs w:val="16"/>
                  <w:lang w:val="en-US"/>
                </w:rPr>
                <w:t>1.1</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A6E427" w14:textId="77777777" w:rsidR="00182C83" w:rsidRPr="00F0595E" w:rsidRDefault="00182C83" w:rsidP="00F70C4C">
            <w:pPr>
              <w:spacing w:line="360" w:lineRule="auto"/>
              <w:jc w:val="center"/>
              <w:rPr>
                <w:ins w:id="2333" w:author="Mostafa Sameer" w:date="2024-10-16T01:57:00Z" w16du:dateUtc="2024-10-16T05:57:00Z"/>
                <w:sz w:val="16"/>
                <w:szCs w:val="16"/>
                <w:lang w:val="en-US"/>
              </w:rPr>
            </w:pPr>
            <w:ins w:id="2334" w:author="Mostafa Sameer" w:date="2024-10-16T01:57:00Z" w16du:dateUtc="2024-10-16T05:57:00Z">
              <w:r w:rsidRPr="00F0595E">
                <w:rPr>
                  <w:sz w:val="16"/>
                  <w:szCs w:val="16"/>
                  <w:lang w:val="en-US"/>
                </w:rPr>
                <w:t>1.1</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B73A6" w14:textId="77777777" w:rsidR="00182C83" w:rsidRPr="00F0595E" w:rsidRDefault="00182C83" w:rsidP="00F70C4C">
            <w:pPr>
              <w:spacing w:line="360" w:lineRule="auto"/>
              <w:jc w:val="center"/>
              <w:rPr>
                <w:ins w:id="2335" w:author="Mostafa Sameer" w:date="2024-10-16T01:57:00Z" w16du:dateUtc="2024-10-16T05:57:00Z"/>
                <w:sz w:val="16"/>
                <w:szCs w:val="16"/>
                <w:lang w:val="en-US"/>
              </w:rPr>
            </w:pPr>
            <w:ins w:id="2336" w:author="Mostafa Sameer" w:date="2024-10-16T01:57:00Z" w16du:dateUtc="2024-10-16T05:57:00Z">
              <w:r w:rsidRPr="00F0595E">
                <w:rPr>
                  <w:sz w:val="16"/>
                  <w:szCs w:val="16"/>
                  <w:lang w:val="en-US"/>
                </w:rPr>
                <w:t>0.13</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4AE08C15" w14:textId="77777777" w:rsidR="00182C83" w:rsidRPr="00F0595E" w:rsidRDefault="00182C83" w:rsidP="00F70C4C">
            <w:pPr>
              <w:spacing w:line="360" w:lineRule="auto"/>
              <w:jc w:val="center"/>
              <w:rPr>
                <w:ins w:id="2337" w:author="Mostafa Sameer" w:date="2024-10-16T01:57:00Z" w16du:dateUtc="2024-10-16T05:57:00Z"/>
                <w:sz w:val="16"/>
                <w:szCs w:val="16"/>
                <w:lang w:val="en-US"/>
              </w:rPr>
            </w:pPr>
            <w:ins w:id="2338" w:author="Mostafa Sameer" w:date="2024-10-16T01:57:00Z" w16du:dateUtc="2024-10-16T05:57:00Z">
              <w:r w:rsidRPr="00F0595E">
                <w:rPr>
                  <w:sz w:val="16"/>
                  <w:szCs w:val="16"/>
                  <w:lang w:val="en-US"/>
                </w:rPr>
                <w:t>2.1</w:t>
              </w:r>
            </w:ins>
          </w:p>
        </w:tc>
      </w:tr>
      <w:tr w:rsidR="00F70C4C" w:rsidRPr="00F0595E" w14:paraId="5EBFC909" w14:textId="77777777" w:rsidTr="00F70C4C">
        <w:trPr>
          <w:trHeight w:val="164"/>
          <w:ins w:id="2339"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5735A7F6" w14:textId="77777777" w:rsidR="00182C83" w:rsidRPr="00F0595E" w:rsidRDefault="00182C83" w:rsidP="00F70C4C">
            <w:pPr>
              <w:spacing w:line="360" w:lineRule="auto"/>
              <w:jc w:val="center"/>
              <w:rPr>
                <w:ins w:id="2340"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407966ED" w14:textId="77777777" w:rsidR="00182C83" w:rsidRPr="00F0595E" w:rsidRDefault="00182C83" w:rsidP="00F70C4C">
            <w:pPr>
              <w:spacing w:line="360" w:lineRule="auto"/>
              <w:jc w:val="center"/>
              <w:rPr>
                <w:ins w:id="2341"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6E74C8" w14:textId="77777777" w:rsidR="00182C83" w:rsidRPr="00F0595E" w:rsidRDefault="00182C83" w:rsidP="00F70C4C">
            <w:pPr>
              <w:spacing w:line="360" w:lineRule="auto"/>
              <w:jc w:val="center"/>
              <w:rPr>
                <w:ins w:id="2342" w:author="Mostafa Sameer" w:date="2024-10-16T01:57:00Z" w16du:dateUtc="2024-10-16T05:57:00Z"/>
                <w:sz w:val="16"/>
                <w:szCs w:val="16"/>
                <w:lang w:val="en-US"/>
              </w:rPr>
            </w:pPr>
            <w:ins w:id="2343" w:author="Mostafa Sameer" w:date="2024-10-16T01:57:00Z" w16du:dateUtc="2024-10-16T05:57:00Z">
              <w:r w:rsidRPr="00F0595E">
                <w:rPr>
                  <w:sz w:val="16"/>
                  <w:szCs w:val="16"/>
                  <w:lang w:val="en-US"/>
                </w:rPr>
                <w:t>22</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2D89A" w14:textId="77777777" w:rsidR="00182C83" w:rsidRPr="00F0595E" w:rsidRDefault="00182C83" w:rsidP="00F70C4C">
            <w:pPr>
              <w:spacing w:line="360" w:lineRule="auto"/>
              <w:jc w:val="center"/>
              <w:rPr>
                <w:ins w:id="2344" w:author="Mostafa Sameer" w:date="2024-10-16T01:57:00Z" w16du:dateUtc="2024-10-16T05:57:00Z"/>
                <w:sz w:val="16"/>
                <w:szCs w:val="16"/>
                <w:lang w:val="en-US"/>
              </w:rPr>
            </w:pPr>
            <w:ins w:id="2345"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C4B69" w14:textId="77777777" w:rsidR="00182C83" w:rsidRPr="00F0595E" w:rsidRDefault="00182C83" w:rsidP="00F70C4C">
            <w:pPr>
              <w:spacing w:line="360" w:lineRule="auto"/>
              <w:jc w:val="center"/>
              <w:rPr>
                <w:ins w:id="2346" w:author="Mostafa Sameer" w:date="2024-10-16T01:57:00Z" w16du:dateUtc="2024-10-16T05:57:00Z"/>
                <w:sz w:val="16"/>
                <w:szCs w:val="16"/>
                <w:lang w:val="en-US"/>
              </w:rPr>
            </w:pPr>
            <w:ins w:id="2347"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A5CF38" w14:textId="77777777" w:rsidR="00182C83" w:rsidRPr="00F0595E" w:rsidRDefault="00182C83" w:rsidP="00F70C4C">
            <w:pPr>
              <w:spacing w:line="360" w:lineRule="auto"/>
              <w:jc w:val="center"/>
              <w:rPr>
                <w:ins w:id="2348" w:author="Mostafa Sameer" w:date="2024-10-16T01:57:00Z" w16du:dateUtc="2024-10-16T05:57:00Z"/>
                <w:sz w:val="16"/>
                <w:szCs w:val="16"/>
                <w:lang w:val="en-US"/>
              </w:rPr>
            </w:pPr>
            <w:ins w:id="2349"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0B432D" w14:textId="77777777" w:rsidR="00182C83" w:rsidRPr="00F0595E" w:rsidRDefault="00182C83" w:rsidP="00F70C4C">
            <w:pPr>
              <w:spacing w:line="360" w:lineRule="auto"/>
              <w:jc w:val="center"/>
              <w:rPr>
                <w:ins w:id="2350" w:author="Mostafa Sameer" w:date="2024-10-16T01:57:00Z" w16du:dateUtc="2024-10-16T05:57:00Z"/>
                <w:sz w:val="16"/>
                <w:szCs w:val="16"/>
                <w:lang w:val="en-US"/>
              </w:rPr>
            </w:pPr>
            <w:ins w:id="2351"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1CF927" w14:textId="77777777" w:rsidR="00182C83" w:rsidRPr="00F0595E" w:rsidRDefault="00182C83" w:rsidP="00F70C4C">
            <w:pPr>
              <w:spacing w:line="360" w:lineRule="auto"/>
              <w:jc w:val="center"/>
              <w:rPr>
                <w:ins w:id="2352" w:author="Mostafa Sameer" w:date="2024-10-16T01:57:00Z" w16du:dateUtc="2024-10-16T05:57:00Z"/>
                <w:sz w:val="16"/>
                <w:szCs w:val="16"/>
                <w:lang w:val="en-US"/>
              </w:rPr>
            </w:pPr>
            <w:ins w:id="2353" w:author="Mostafa Sameer" w:date="2024-10-16T01:57:00Z" w16du:dateUtc="2024-10-16T05:57:00Z">
              <w:r w:rsidRPr="00F0595E">
                <w:rPr>
                  <w:sz w:val="16"/>
                  <w:szCs w:val="16"/>
                  <w:lang w:val="en-US"/>
                </w:rPr>
                <w:t>1.3</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8F24E9" w14:textId="77777777" w:rsidR="00182C83" w:rsidRPr="00F0595E" w:rsidRDefault="00182C83" w:rsidP="00F70C4C">
            <w:pPr>
              <w:spacing w:line="360" w:lineRule="auto"/>
              <w:jc w:val="center"/>
              <w:rPr>
                <w:ins w:id="2354" w:author="Mostafa Sameer" w:date="2024-10-16T01:57:00Z" w16du:dateUtc="2024-10-16T05:57:00Z"/>
                <w:sz w:val="16"/>
                <w:szCs w:val="16"/>
                <w:lang w:val="en-US"/>
              </w:rPr>
            </w:pPr>
            <w:ins w:id="2355" w:author="Mostafa Sameer" w:date="2024-10-16T01:57:00Z" w16du:dateUtc="2024-10-16T05:57:00Z">
              <w:r w:rsidRPr="00F0595E">
                <w:rPr>
                  <w:sz w:val="16"/>
                  <w:szCs w:val="16"/>
                  <w:lang w:val="en-US"/>
                </w:rPr>
                <w:t>1.3</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87CD04" w14:textId="77777777" w:rsidR="00182C83" w:rsidRPr="00F0595E" w:rsidRDefault="00182C83" w:rsidP="00F70C4C">
            <w:pPr>
              <w:spacing w:line="360" w:lineRule="auto"/>
              <w:jc w:val="center"/>
              <w:rPr>
                <w:ins w:id="2356" w:author="Mostafa Sameer" w:date="2024-10-16T01:57:00Z" w16du:dateUtc="2024-10-16T05:57:00Z"/>
                <w:sz w:val="16"/>
                <w:szCs w:val="16"/>
                <w:lang w:val="en-US"/>
              </w:rPr>
            </w:pPr>
            <w:ins w:id="2357" w:author="Mostafa Sameer" w:date="2024-10-16T01:57:00Z" w16du:dateUtc="2024-10-16T05:57:00Z">
              <w:r w:rsidRPr="00F0595E">
                <w:rPr>
                  <w:sz w:val="16"/>
                  <w:szCs w:val="16"/>
                  <w:lang w:val="en-US"/>
                </w:rPr>
                <w:t>0.16</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3BD11282" w14:textId="77777777" w:rsidR="00182C83" w:rsidRPr="00F0595E" w:rsidRDefault="00182C83" w:rsidP="00F70C4C">
            <w:pPr>
              <w:spacing w:line="360" w:lineRule="auto"/>
              <w:jc w:val="center"/>
              <w:rPr>
                <w:ins w:id="2358" w:author="Mostafa Sameer" w:date="2024-10-16T01:57:00Z" w16du:dateUtc="2024-10-16T05:57:00Z"/>
                <w:sz w:val="16"/>
                <w:szCs w:val="16"/>
                <w:lang w:val="en-US"/>
              </w:rPr>
            </w:pPr>
            <w:ins w:id="2359" w:author="Mostafa Sameer" w:date="2024-10-16T01:57:00Z" w16du:dateUtc="2024-10-16T05:57:00Z">
              <w:r w:rsidRPr="00F0595E">
                <w:rPr>
                  <w:sz w:val="16"/>
                  <w:szCs w:val="16"/>
                  <w:lang w:val="en-US"/>
                </w:rPr>
                <w:t>2.5</w:t>
              </w:r>
            </w:ins>
          </w:p>
        </w:tc>
      </w:tr>
      <w:tr w:rsidR="00F70C4C" w:rsidRPr="00F0595E" w14:paraId="243C762C" w14:textId="77777777" w:rsidTr="00F70C4C">
        <w:trPr>
          <w:trHeight w:val="164"/>
          <w:ins w:id="2360"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7E9046DE" w14:textId="77777777" w:rsidR="00182C83" w:rsidRPr="00F0595E" w:rsidRDefault="00182C83" w:rsidP="00F70C4C">
            <w:pPr>
              <w:spacing w:line="360" w:lineRule="auto"/>
              <w:jc w:val="center"/>
              <w:rPr>
                <w:ins w:id="2361"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7FFBA25D" w14:textId="77777777" w:rsidR="00182C83" w:rsidRPr="00F0595E" w:rsidRDefault="00182C83" w:rsidP="00F70C4C">
            <w:pPr>
              <w:spacing w:line="360" w:lineRule="auto"/>
              <w:jc w:val="center"/>
              <w:rPr>
                <w:ins w:id="2362"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390C364" w14:textId="77777777" w:rsidR="00182C83" w:rsidRPr="00F0595E" w:rsidRDefault="00182C83" w:rsidP="00F70C4C">
            <w:pPr>
              <w:spacing w:line="360" w:lineRule="auto"/>
              <w:jc w:val="center"/>
              <w:rPr>
                <w:ins w:id="2363" w:author="Mostafa Sameer" w:date="2024-10-16T01:57:00Z" w16du:dateUtc="2024-10-16T05:57:00Z"/>
                <w:sz w:val="16"/>
                <w:szCs w:val="16"/>
                <w:lang w:val="en-US"/>
              </w:rPr>
            </w:pPr>
            <w:ins w:id="2364" w:author="Mostafa Sameer" w:date="2024-10-16T01:57:00Z" w16du:dateUtc="2024-10-16T05:57:00Z">
              <w:r w:rsidRPr="00F0595E">
                <w:rPr>
                  <w:sz w:val="16"/>
                  <w:szCs w:val="16"/>
                  <w:lang w:val="en-US"/>
                </w:rPr>
                <w:t>23</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3A4CC0A" w14:textId="77777777" w:rsidR="00182C83" w:rsidRPr="00F0595E" w:rsidRDefault="00182C83" w:rsidP="00F70C4C">
            <w:pPr>
              <w:spacing w:line="360" w:lineRule="auto"/>
              <w:jc w:val="center"/>
              <w:rPr>
                <w:ins w:id="2365" w:author="Mostafa Sameer" w:date="2024-10-16T01:57:00Z" w16du:dateUtc="2024-10-16T05:57:00Z"/>
                <w:sz w:val="16"/>
                <w:szCs w:val="16"/>
                <w:lang w:val="en-US"/>
              </w:rPr>
            </w:pPr>
            <w:ins w:id="2366"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4346716" w14:textId="77777777" w:rsidR="00182C83" w:rsidRPr="00F0595E" w:rsidRDefault="00182C83" w:rsidP="00F70C4C">
            <w:pPr>
              <w:spacing w:line="360" w:lineRule="auto"/>
              <w:jc w:val="center"/>
              <w:rPr>
                <w:ins w:id="2367" w:author="Mostafa Sameer" w:date="2024-10-16T01:57:00Z" w16du:dateUtc="2024-10-16T05:57:00Z"/>
                <w:sz w:val="16"/>
                <w:szCs w:val="16"/>
                <w:lang w:val="en-US"/>
              </w:rPr>
            </w:pPr>
            <w:ins w:id="2368"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9638D75" w14:textId="77777777" w:rsidR="00182C83" w:rsidRPr="00F0595E" w:rsidRDefault="00182C83" w:rsidP="00F70C4C">
            <w:pPr>
              <w:spacing w:line="360" w:lineRule="auto"/>
              <w:jc w:val="center"/>
              <w:rPr>
                <w:ins w:id="2369" w:author="Mostafa Sameer" w:date="2024-10-16T01:57:00Z" w16du:dateUtc="2024-10-16T05:57:00Z"/>
                <w:sz w:val="16"/>
                <w:szCs w:val="16"/>
                <w:lang w:val="en-US"/>
              </w:rPr>
            </w:pPr>
            <w:ins w:id="2370"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B36B2DE" w14:textId="77777777" w:rsidR="00182C83" w:rsidRPr="00F0595E" w:rsidRDefault="00182C83" w:rsidP="00F70C4C">
            <w:pPr>
              <w:spacing w:line="360" w:lineRule="auto"/>
              <w:jc w:val="center"/>
              <w:rPr>
                <w:ins w:id="2371" w:author="Mostafa Sameer" w:date="2024-10-16T01:57:00Z" w16du:dateUtc="2024-10-16T05:57:00Z"/>
                <w:sz w:val="16"/>
                <w:szCs w:val="16"/>
                <w:lang w:val="en-US"/>
              </w:rPr>
            </w:pPr>
            <w:ins w:id="2372" w:author="Mostafa Sameer" w:date="2024-10-16T01:57:00Z" w16du:dateUtc="2024-10-16T05:57:00Z">
              <w:r w:rsidRPr="00F0595E">
                <w:rPr>
                  <w:sz w:val="16"/>
                  <w:szCs w:val="16"/>
                  <w:lang w:val="en-US"/>
                </w:rPr>
                <w:t>ON</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C78E808" w14:textId="77777777" w:rsidR="00182C83" w:rsidRPr="00F0595E" w:rsidRDefault="00182C83" w:rsidP="00F70C4C">
            <w:pPr>
              <w:spacing w:line="360" w:lineRule="auto"/>
              <w:jc w:val="center"/>
              <w:rPr>
                <w:ins w:id="2373" w:author="Mostafa Sameer" w:date="2024-10-16T01:57:00Z" w16du:dateUtc="2024-10-16T05:57:00Z"/>
                <w:sz w:val="16"/>
                <w:szCs w:val="16"/>
                <w:lang w:val="en-US"/>
              </w:rPr>
            </w:pPr>
            <w:ins w:id="2374" w:author="Mostafa Sameer" w:date="2024-10-16T01:57:00Z" w16du:dateUtc="2024-10-16T05:57:00Z">
              <w:r w:rsidRPr="00F0595E">
                <w:rPr>
                  <w:sz w:val="16"/>
                  <w:szCs w:val="16"/>
                  <w:lang w:val="en-US"/>
                </w:rPr>
                <w:t>2.2</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56A5EA3" w14:textId="77777777" w:rsidR="00182C83" w:rsidRPr="00F0595E" w:rsidRDefault="00182C83" w:rsidP="00F70C4C">
            <w:pPr>
              <w:spacing w:line="360" w:lineRule="auto"/>
              <w:jc w:val="center"/>
              <w:rPr>
                <w:ins w:id="2375" w:author="Mostafa Sameer" w:date="2024-10-16T01:57:00Z" w16du:dateUtc="2024-10-16T05:57:00Z"/>
                <w:sz w:val="16"/>
                <w:szCs w:val="16"/>
                <w:lang w:val="en-US"/>
              </w:rPr>
            </w:pPr>
            <w:ins w:id="2376" w:author="Mostafa Sameer" w:date="2024-10-16T01:57:00Z" w16du:dateUtc="2024-10-16T05:57:00Z">
              <w:r w:rsidRPr="00F0595E">
                <w:rPr>
                  <w:sz w:val="16"/>
                  <w:szCs w:val="16"/>
                  <w:lang w:val="en-US"/>
                </w:rPr>
                <w:t>2.2</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CBD63FC" w14:textId="77777777" w:rsidR="00182C83" w:rsidRPr="00F0595E" w:rsidRDefault="00182C83" w:rsidP="00F70C4C">
            <w:pPr>
              <w:spacing w:line="360" w:lineRule="auto"/>
              <w:jc w:val="center"/>
              <w:rPr>
                <w:ins w:id="2377" w:author="Mostafa Sameer" w:date="2024-10-16T01:57:00Z" w16du:dateUtc="2024-10-16T05:57:00Z"/>
                <w:sz w:val="16"/>
                <w:szCs w:val="16"/>
                <w:lang w:val="en-US"/>
              </w:rPr>
            </w:pPr>
            <w:ins w:id="2378" w:author="Mostafa Sameer" w:date="2024-10-16T01:57:00Z" w16du:dateUtc="2024-10-16T05:57:00Z">
              <w:r w:rsidRPr="00F0595E">
                <w:rPr>
                  <w:sz w:val="16"/>
                  <w:szCs w:val="16"/>
                  <w:lang w:val="en-US"/>
                </w:rPr>
                <w:t>0.26</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08B1B369" w14:textId="77777777" w:rsidR="00182C83" w:rsidRPr="00F0595E" w:rsidRDefault="00182C83" w:rsidP="00F70C4C">
            <w:pPr>
              <w:spacing w:line="360" w:lineRule="auto"/>
              <w:jc w:val="center"/>
              <w:rPr>
                <w:ins w:id="2379" w:author="Mostafa Sameer" w:date="2024-10-16T01:57:00Z" w16du:dateUtc="2024-10-16T05:57:00Z"/>
                <w:sz w:val="16"/>
                <w:szCs w:val="16"/>
                <w:lang w:val="en-US"/>
              </w:rPr>
            </w:pPr>
            <w:ins w:id="2380" w:author="Mostafa Sameer" w:date="2024-10-16T01:57:00Z" w16du:dateUtc="2024-10-16T05:57:00Z">
              <w:r w:rsidRPr="00F0595E">
                <w:rPr>
                  <w:sz w:val="16"/>
                  <w:szCs w:val="16"/>
                  <w:lang w:val="en-US"/>
                </w:rPr>
                <w:t>4.2</w:t>
              </w:r>
            </w:ins>
          </w:p>
        </w:tc>
      </w:tr>
      <w:tr w:rsidR="00F70C4C" w:rsidRPr="00F0595E" w14:paraId="07B56E0D" w14:textId="77777777" w:rsidTr="00F70C4C">
        <w:trPr>
          <w:trHeight w:val="164"/>
          <w:ins w:id="2381"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3E8E4436" w14:textId="77777777" w:rsidR="00182C83" w:rsidRPr="00F0595E" w:rsidRDefault="00182C83" w:rsidP="00F70C4C">
            <w:pPr>
              <w:spacing w:line="360" w:lineRule="auto"/>
              <w:jc w:val="center"/>
              <w:rPr>
                <w:ins w:id="2382" w:author="Mostafa Sameer" w:date="2024-10-16T01:57:00Z" w16du:dateUtc="2024-10-16T05:57:00Z"/>
                <w:sz w:val="16"/>
                <w:szCs w:val="16"/>
                <w:lang w:val="en-US"/>
              </w:rPr>
            </w:pPr>
          </w:p>
        </w:tc>
        <w:tc>
          <w:tcPr>
            <w:tcW w:w="1134" w:type="dxa"/>
            <w:vMerge w:val="restart"/>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72DB975E" w14:textId="77777777" w:rsidR="00182C83" w:rsidRPr="00F0595E" w:rsidRDefault="00182C83" w:rsidP="00F70C4C">
            <w:pPr>
              <w:spacing w:line="360" w:lineRule="auto"/>
              <w:jc w:val="center"/>
              <w:rPr>
                <w:ins w:id="2383" w:author="Mostafa Sameer" w:date="2024-10-16T01:57:00Z" w16du:dateUtc="2024-10-16T05:57:00Z"/>
                <w:sz w:val="16"/>
                <w:szCs w:val="16"/>
                <w:lang w:val="en-US"/>
              </w:rPr>
            </w:pPr>
            <w:ins w:id="2384" w:author="Mostafa Sameer" w:date="2024-10-16T01:57:00Z" w16du:dateUtc="2024-10-16T05:57:00Z">
              <w:r w:rsidRPr="00F0595E">
                <w:rPr>
                  <w:sz w:val="16"/>
                  <w:szCs w:val="16"/>
                  <w:lang w:val="en-US"/>
                </w:rPr>
                <w:t>GROUP B</w:t>
              </w:r>
            </w:ins>
          </w:p>
        </w:tc>
        <w:tc>
          <w:tcPr>
            <w:tcW w:w="57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4AE37D" w14:textId="77777777" w:rsidR="00182C83" w:rsidRPr="00F0595E" w:rsidRDefault="00182C83" w:rsidP="00F70C4C">
            <w:pPr>
              <w:spacing w:line="360" w:lineRule="auto"/>
              <w:jc w:val="center"/>
              <w:rPr>
                <w:ins w:id="2385" w:author="Mostafa Sameer" w:date="2024-10-16T01:57:00Z" w16du:dateUtc="2024-10-16T05:57:00Z"/>
                <w:sz w:val="16"/>
                <w:szCs w:val="16"/>
                <w:lang w:val="en-US"/>
              </w:rPr>
            </w:pPr>
            <w:ins w:id="2386" w:author="Mostafa Sameer" w:date="2024-10-16T01:57:00Z" w16du:dateUtc="2024-10-16T05:57:00Z">
              <w:r w:rsidRPr="00F0595E">
                <w:rPr>
                  <w:sz w:val="16"/>
                  <w:szCs w:val="16"/>
                  <w:lang w:val="en-US"/>
                </w:rPr>
                <w:t>24</w:t>
              </w:r>
            </w:ins>
          </w:p>
        </w:tc>
        <w:tc>
          <w:tcPr>
            <w:tcW w:w="81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061371" w14:textId="77777777" w:rsidR="00182C83" w:rsidRPr="00F0595E" w:rsidRDefault="00182C83" w:rsidP="00F70C4C">
            <w:pPr>
              <w:spacing w:line="360" w:lineRule="auto"/>
              <w:jc w:val="center"/>
              <w:rPr>
                <w:ins w:id="2387" w:author="Mostafa Sameer" w:date="2024-10-16T01:57:00Z" w16du:dateUtc="2024-10-16T05:57:00Z"/>
                <w:sz w:val="16"/>
                <w:szCs w:val="16"/>
                <w:lang w:val="en-US"/>
              </w:rPr>
            </w:pPr>
            <w:ins w:id="2388"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4B895" w14:textId="77777777" w:rsidR="00182C83" w:rsidRPr="00F0595E" w:rsidRDefault="00182C83" w:rsidP="00F70C4C">
            <w:pPr>
              <w:spacing w:line="360" w:lineRule="auto"/>
              <w:jc w:val="center"/>
              <w:rPr>
                <w:ins w:id="2389" w:author="Mostafa Sameer" w:date="2024-10-16T01:57:00Z" w16du:dateUtc="2024-10-16T05:57:00Z"/>
                <w:sz w:val="16"/>
                <w:szCs w:val="16"/>
                <w:lang w:val="en-US"/>
              </w:rPr>
            </w:pPr>
            <w:ins w:id="2390" w:author="Mostafa Sameer" w:date="2024-10-16T01:57:00Z" w16du:dateUtc="2024-10-16T05:57:00Z">
              <w:r w:rsidRPr="00F0595E">
                <w:rPr>
                  <w:sz w:val="16"/>
                  <w:szCs w:val="16"/>
                  <w:lang w:val="en-US"/>
                </w:rPr>
                <w:t>100</w:t>
              </w:r>
            </w:ins>
          </w:p>
        </w:tc>
        <w:tc>
          <w:tcPr>
            <w:tcW w:w="808"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A0093" w14:textId="77777777" w:rsidR="00182C83" w:rsidRPr="00F0595E" w:rsidRDefault="00182C83" w:rsidP="00F70C4C">
            <w:pPr>
              <w:spacing w:line="360" w:lineRule="auto"/>
              <w:jc w:val="center"/>
              <w:rPr>
                <w:ins w:id="2391" w:author="Mostafa Sameer" w:date="2024-10-16T01:57:00Z" w16du:dateUtc="2024-10-16T05:57:00Z"/>
                <w:sz w:val="16"/>
                <w:szCs w:val="16"/>
                <w:lang w:val="en-US"/>
              </w:rPr>
            </w:pPr>
            <w:ins w:id="2392"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84D613" w14:textId="1C54E677" w:rsidR="00182C83" w:rsidRPr="00F0595E" w:rsidRDefault="0036219E" w:rsidP="00F70C4C">
            <w:pPr>
              <w:spacing w:line="360" w:lineRule="auto"/>
              <w:jc w:val="center"/>
              <w:rPr>
                <w:ins w:id="2393" w:author="Mostafa Sameer" w:date="2024-10-16T01:57:00Z" w16du:dateUtc="2024-10-16T05:57:00Z"/>
                <w:sz w:val="16"/>
                <w:szCs w:val="16"/>
                <w:lang w:val="en-US"/>
              </w:rPr>
            </w:pPr>
            <w:r>
              <w:rPr>
                <w:sz w:val="16"/>
                <w:szCs w:val="16"/>
                <w:lang w:val="en-US"/>
              </w:rPr>
              <w:t>OF</w:t>
            </w:r>
            <w:ins w:id="2394" w:author="Mostafa Sameer" w:date="2024-10-16T01:57:00Z" w16du:dateUtc="2024-10-16T05:57:00Z">
              <w:r w:rsidR="00182C83" w:rsidRPr="00F0595E">
                <w:rPr>
                  <w:sz w:val="16"/>
                  <w:szCs w:val="16"/>
                  <w:lang w:val="en-US"/>
                </w:rPr>
                <w:t>F</w:t>
              </w:r>
            </w:ins>
          </w:p>
        </w:tc>
        <w:tc>
          <w:tcPr>
            <w:tcW w:w="1243"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158C77" w14:textId="77777777" w:rsidR="00182C83" w:rsidRPr="00F0595E" w:rsidRDefault="00182C83" w:rsidP="00F70C4C">
            <w:pPr>
              <w:spacing w:line="360" w:lineRule="auto"/>
              <w:jc w:val="center"/>
              <w:rPr>
                <w:ins w:id="2395" w:author="Mostafa Sameer" w:date="2024-10-16T01:57:00Z" w16du:dateUtc="2024-10-16T05:57:00Z"/>
                <w:sz w:val="16"/>
                <w:szCs w:val="16"/>
                <w:lang w:val="en-US"/>
              </w:rPr>
            </w:pPr>
            <w:ins w:id="2396" w:author="Mostafa Sameer" w:date="2024-10-16T01:57:00Z" w16du:dateUtc="2024-10-16T05:57:00Z">
              <w:r w:rsidRPr="00F0595E">
                <w:rPr>
                  <w:sz w:val="16"/>
                  <w:szCs w:val="16"/>
                  <w:lang w:val="en-US"/>
                </w:rPr>
                <w:t>48.5</w:t>
              </w:r>
            </w:ins>
          </w:p>
        </w:tc>
        <w:tc>
          <w:tcPr>
            <w:tcW w:w="116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BA8AEC" w14:textId="77777777" w:rsidR="00182C83" w:rsidRPr="00F0595E" w:rsidRDefault="00182C83" w:rsidP="00F70C4C">
            <w:pPr>
              <w:spacing w:line="360" w:lineRule="auto"/>
              <w:jc w:val="center"/>
              <w:rPr>
                <w:ins w:id="2397" w:author="Mostafa Sameer" w:date="2024-10-16T01:57:00Z" w16du:dateUtc="2024-10-16T05:57:00Z"/>
                <w:sz w:val="16"/>
                <w:szCs w:val="16"/>
                <w:lang w:val="en-US"/>
              </w:rPr>
            </w:pPr>
            <w:ins w:id="2398" w:author="Mostafa Sameer" w:date="2024-10-16T01:57:00Z" w16du:dateUtc="2024-10-16T05:57:00Z">
              <w:r w:rsidRPr="00F0595E">
                <w:rPr>
                  <w:sz w:val="16"/>
                  <w:szCs w:val="16"/>
                  <w:lang w:val="en-US"/>
                </w:rPr>
                <w:t>48.5</w:t>
              </w:r>
            </w:ins>
          </w:p>
        </w:tc>
        <w:tc>
          <w:tcPr>
            <w:tcW w:w="1420" w:type="dxa"/>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04379" w14:textId="77777777" w:rsidR="00182C83" w:rsidRPr="00F0595E" w:rsidRDefault="00182C83" w:rsidP="00F70C4C">
            <w:pPr>
              <w:spacing w:line="360" w:lineRule="auto"/>
              <w:jc w:val="center"/>
              <w:rPr>
                <w:ins w:id="2399" w:author="Mostafa Sameer" w:date="2024-10-16T01:57:00Z" w16du:dateUtc="2024-10-16T05:57:00Z"/>
                <w:sz w:val="16"/>
                <w:szCs w:val="16"/>
                <w:lang w:val="en-US"/>
              </w:rPr>
            </w:pPr>
            <w:ins w:id="2400" w:author="Mostafa Sameer" w:date="2024-10-16T01:57:00Z" w16du:dateUtc="2024-10-16T05:57:00Z">
              <w:r w:rsidRPr="00F0595E">
                <w:rPr>
                  <w:sz w:val="16"/>
                  <w:szCs w:val="16"/>
                  <w:lang w:val="en-US"/>
                </w:rPr>
                <w:t>5.81</w:t>
              </w:r>
            </w:ins>
          </w:p>
        </w:tc>
        <w:tc>
          <w:tcPr>
            <w:tcW w:w="630" w:type="dxa"/>
            <w:tcBorders>
              <w:top w:val="single" w:sz="8"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60D9343A" w14:textId="77777777" w:rsidR="00182C83" w:rsidRPr="00F0595E" w:rsidRDefault="00182C83" w:rsidP="00F70C4C">
            <w:pPr>
              <w:spacing w:line="360" w:lineRule="auto"/>
              <w:jc w:val="center"/>
              <w:rPr>
                <w:ins w:id="2401" w:author="Mostafa Sameer" w:date="2024-10-16T01:57:00Z" w16du:dateUtc="2024-10-16T05:57:00Z"/>
                <w:sz w:val="16"/>
                <w:szCs w:val="16"/>
                <w:lang w:val="en-US"/>
              </w:rPr>
            </w:pPr>
            <w:ins w:id="2402" w:author="Mostafa Sameer" w:date="2024-10-16T01:57:00Z" w16du:dateUtc="2024-10-16T05:57:00Z">
              <w:r w:rsidRPr="00F0595E">
                <w:rPr>
                  <w:sz w:val="16"/>
                  <w:szCs w:val="16"/>
                  <w:lang w:val="en-US"/>
                </w:rPr>
                <w:t>92.9</w:t>
              </w:r>
            </w:ins>
          </w:p>
        </w:tc>
      </w:tr>
      <w:tr w:rsidR="00F70C4C" w:rsidRPr="00F0595E" w14:paraId="3DCDD90F" w14:textId="77777777" w:rsidTr="00F70C4C">
        <w:trPr>
          <w:trHeight w:val="164"/>
          <w:ins w:id="2403"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564BA3C4" w14:textId="77777777" w:rsidR="00182C83" w:rsidRPr="00F0595E" w:rsidRDefault="00182C83" w:rsidP="00F70C4C">
            <w:pPr>
              <w:spacing w:line="360" w:lineRule="auto"/>
              <w:jc w:val="center"/>
              <w:rPr>
                <w:ins w:id="2404"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2ED67523" w14:textId="77777777" w:rsidR="00182C83" w:rsidRPr="00F0595E" w:rsidRDefault="00182C83" w:rsidP="00F70C4C">
            <w:pPr>
              <w:spacing w:line="360" w:lineRule="auto"/>
              <w:jc w:val="center"/>
              <w:rPr>
                <w:ins w:id="2405" w:author="Mostafa Sameer" w:date="2024-10-16T01:57:00Z" w16du:dateUtc="2024-10-16T05:57:00Z"/>
                <w:sz w:val="16"/>
                <w:szCs w:val="16"/>
                <w:lang w:val="en-US"/>
              </w:rPr>
            </w:pPr>
          </w:p>
        </w:tc>
        <w:tc>
          <w:tcPr>
            <w:tcW w:w="5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589EDF" w14:textId="77777777" w:rsidR="00182C83" w:rsidRPr="00F0595E" w:rsidRDefault="00182C83" w:rsidP="00F70C4C">
            <w:pPr>
              <w:spacing w:line="360" w:lineRule="auto"/>
              <w:jc w:val="center"/>
              <w:rPr>
                <w:ins w:id="2406" w:author="Mostafa Sameer" w:date="2024-10-16T01:57:00Z" w16du:dateUtc="2024-10-16T05:57:00Z"/>
                <w:sz w:val="16"/>
                <w:szCs w:val="16"/>
                <w:lang w:val="en-US"/>
              </w:rPr>
            </w:pPr>
            <w:ins w:id="2407" w:author="Mostafa Sameer" w:date="2024-10-16T01:57:00Z" w16du:dateUtc="2024-10-16T05:57:00Z">
              <w:r w:rsidRPr="00F0595E">
                <w:rPr>
                  <w:sz w:val="16"/>
                  <w:szCs w:val="16"/>
                  <w:lang w:val="en-US"/>
                </w:rPr>
                <w:t>25</w:t>
              </w:r>
            </w:ins>
          </w:p>
        </w:tc>
        <w:tc>
          <w:tcPr>
            <w:tcW w:w="8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D3C514" w14:textId="77777777" w:rsidR="00182C83" w:rsidRPr="00F0595E" w:rsidRDefault="00182C83" w:rsidP="00F70C4C">
            <w:pPr>
              <w:spacing w:line="360" w:lineRule="auto"/>
              <w:jc w:val="center"/>
              <w:rPr>
                <w:ins w:id="2408" w:author="Mostafa Sameer" w:date="2024-10-16T01:57:00Z" w16du:dateUtc="2024-10-16T05:57:00Z"/>
                <w:sz w:val="16"/>
                <w:szCs w:val="16"/>
                <w:lang w:val="en-US"/>
              </w:rPr>
            </w:pPr>
            <w:ins w:id="2409"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3C51AF" w14:textId="77777777" w:rsidR="00182C83" w:rsidRPr="00F0595E" w:rsidRDefault="00182C83" w:rsidP="00F70C4C">
            <w:pPr>
              <w:spacing w:line="360" w:lineRule="auto"/>
              <w:jc w:val="center"/>
              <w:rPr>
                <w:ins w:id="2410" w:author="Mostafa Sameer" w:date="2024-10-16T01:57:00Z" w16du:dateUtc="2024-10-16T05:57:00Z"/>
                <w:sz w:val="16"/>
                <w:szCs w:val="16"/>
                <w:lang w:val="en-US"/>
              </w:rPr>
            </w:pPr>
            <w:ins w:id="2411"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1649A3" w14:textId="77777777" w:rsidR="00182C83" w:rsidRPr="00F0595E" w:rsidRDefault="00182C83" w:rsidP="00F70C4C">
            <w:pPr>
              <w:spacing w:line="360" w:lineRule="auto"/>
              <w:jc w:val="center"/>
              <w:rPr>
                <w:ins w:id="2412" w:author="Mostafa Sameer" w:date="2024-10-16T01:57:00Z" w16du:dateUtc="2024-10-16T05:57:00Z"/>
                <w:sz w:val="16"/>
                <w:szCs w:val="16"/>
                <w:lang w:val="en-US"/>
              </w:rPr>
            </w:pPr>
            <w:ins w:id="2413"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13F2B7" w14:textId="0489C80F" w:rsidR="00182C83" w:rsidRPr="00F0595E" w:rsidRDefault="0036219E" w:rsidP="00F70C4C">
            <w:pPr>
              <w:spacing w:line="360" w:lineRule="auto"/>
              <w:jc w:val="center"/>
              <w:rPr>
                <w:ins w:id="2414" w:author="Mostafa Sameer" w:date="2024-10-16T01:57:00Z" w16du:dateUtc="2024-10-16T05:57:00Z"/>
                <w:sz w:val="16"/>
                <w:szCs w:val="16"/>
                <w:lang w:val="en-US"/>
              </w:rPr>
            </w:pPr>
            <w:r>
              <w:rPr>
                <w:sz w:val="16"/>
                <w:szCs w:val="16"/>
                <w:lang w:val="en-US"/>
              </w:rPr>
              <w:t>OF</w:t>
            </w:r>
            <w:ins w:id="2415"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53441A" w14:textId="77777777" w:rsidR="00182C83" w:rsidRPr="00F0595E" w:rsidRDefault="00182C83" w:rsidP="00F70C4C">
            <w:pPr>
              <w:spacing w:line="360" w:lineRule="auto"/>
              <w:jc w:val="center"/>
              <w:rPr>
                <w:ins w:id="2416" w:author="Mostafa Sameer" w:date="2024-10-16T01:57:00Z" w16du:dateUtc="2024-10-16T05:57:00Z"/>
                <w:sz w:val="16"/>
                <w:szCs w:val="16"/>
                <w:lang w:val="en-US"/>
              </w:rPr>
            </w:pPr>
            <w:ins w:id="2417" w:author="Mostafa Sameer" w:date="2024-10-16T01:57:00Z" w16du:dateUtc="2024-10-16T05:57:00Z">
              <w:r w:rsidRPr="00F0595E">
                <w:rPr>
                  <w:sz w:val="16"/>
                  <w:szCs w:val="16"/>
                  <w:lang w:val="en-US"/>
                </w:rPr>
                <w:t>46.4</w:t>
              </w:r>
            </w:ins>
          </w:p>
        </w:tc>
        <w:tc>
          <w:tcPr>
            <w:tcW w:w="1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686952" w14:textId="77777777" w:rsidR="00182C83" w:rsidRPr="00F0595E" w:rsidRDefault="00182C83" w:rsidP="00F70C4C">
            <w:pPr>
              <w:spacing w:line="360" w:lineRule="auto"/>
              <w:jc w:val="center"/>
              <w:rPr>
                <w:ins w:id="2418" w:author="Mostafa Sameer" w:date="2024-10-16T01:57:00Z" w16du:dateUtc="2024-10-16T05:57:00Z"/>
                <w:sz w:val="16"/>
                <w:szCs w:val="16"/>
                <w:lang w:val="en-US"/>
              </w:rPr>
            </w:pPr>
            <w:ins w:id="2419" w:author="Mostafa Sameer" w:date="2024-10-16T01:57:00Z" w16du:dateUtc="2024-10-16T05:57:00Z">
              <w:r w:rsidRPr="00F0595E">
                <w:rPr>
                  <w:sz w:val="16"/>
                  <w:szCs w:val="16"/>
                  <w:lang w:val="en-US"/>
                </w:rPr>
                <w:t>46.4</w:t>
              </w:r>
            </w:ins>
          </w:p>
        </w:tc>
        <w:tc>
          <w:tcPr>
            <w:tcW w:w="14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9D3A64" w14:textId="77777777" w:rsidR="00182C83" w:rsidRPr="00F0595E" w:rsidRDefault="00182C83" w:rsidP="00F70C4C">
            <w:pPr>
              <w:spacing w:line="360" w:lineRule="auto"/>
              <w:jc w:val="center"/>
              <w:rPr>
                <w:ins w:id="2420" w:author="Mostafa Sameer" w:date="2024-10-16T01:57:00Z" w16du:dateUtc="2024-10-16T05:57:00Z"/>
                <w:sz w:val="16"/>
                <w:szCs w:val="16"/>
                <w:lang w:val="en-US"/>
              </w:rPr>
            </w:pPr>
            <w:ins w:id="2421" w:author="Mostafa Sameer" w:date="2024-10-16T01:57:00Z" w16du:dateUtc="2024-10-16T05:57:00Z">
              <w:r w:rsidRPr="00F0595E">
                <w:rPr>
                  <w:sz w:val="16"/>
                  <w:szCs w:val="16"/>
                  <w:lang w:val="en-US"/>
                </w:rPr>
                <w:t>5.56</w:t>
              </w:r>
            </w:ins>
          </w:p>
        </w:tc>
        <w:tc>
          <w:tcPr>
            <w:tcW w:w="63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2FD5F2BC" w14:textId="77777777" w:rsidR="00182C83" w:rsidRPr="00F0595E" w:rsidRDefault="00182C83" w:rsidP="00F70C4C">
            <w:pPr>
              <w:spacing w:line="360" w:lineRule="auto"/>
              <w:jc w:val="center"/>
              <w:rPr>
                <w:ins w:id="2422" w:author="Mostafa Sameer" w:date="2024-10-16T01:57:00Z" w16du:dateUtc="2024-10-16T05:57:00Z"/>
                <w:sz w:val="16"/>
                <w:szCs w:val="16"/>
                <w:lang w:val="en-US"/>
              </w:rPr>
            </w:pPr>
            <w:ins w:id="2423" w:author="Mostafa Sameer" w:date="2024-10-16T01:57:00Z" w16du:dateUtc="2024-10-16T05:57:00Z">
              <w:r w:rsidRPr="00F0595E">
                <w:rPr>
                  <w:sz w:val="16"/>
                  <w:szCs w:val="16"/>
                  <w:lang w:val="en-US"/>
                </w:rPr>
                <w:t>88.9</w:t>
              </w:r>
            </w:ins>
          </w:p>
        </w:tc>
      </w:tr>
      <w:tr w:rsidR="00F70C4C" w:rsidRPr="00F0595E" w14:paraId="7F09FB20" w14:textId="77777777" w:rsidTr="00F70C4C">
        <w:trPr>
          <w:trHeight w:val="164"/>
          <w:ins w:id="2424" w:author="Mostafa Sameer" w:date="2024-10-16T01:57:00Z"/>
        </w:trPr>
        <w:tc>
          <w:tcPr>
            <w:tcW w:w="900" w:type="dxa"/>
            <w:vMerge/>
            <w:tcBorders>
              <w:top w:val="single" w:sz="4" w:space="0" w:color="000000"/>
              <w:left w:val="single" w:sz="4" w:space="0" w:color="000000"/>
              <w:bottom w:val="single" w:sz="4" w:space="0" w:color="000000"/>
              <w:right w:val="single" w:sz="8" w:space="0" w:color="000000"/>
            </w:tcBorders>
            <w:vAlign w:val="center"/>
            <w:hideMark/>
          </w:tcPr>
          <w:p w14:paraId="1D0CE839" w14:textId="77777777" w:rsidR="00182C83" w:rsidRPr="00F0595E" w:rsidRDefault="00182C83" w:rsidP="00F70C4C">
            <w:pPr>
              <w:spacing w:line="360" w:lineRule="auto"/>
              <w:jc w:val="center"/>
              <w:rPr>
                <w:ins w:id="2425" w:author="Mostafa Sameer" w:date="2024-10-16T01:57:00Z" w16du:dateUtc="2024-10-16T05:57:00Z"/>
                <w:sz w:val="16"/>
                <w:szCs w:val="16"/>
                <w:lang w:val="en-US"/>
              </w:rPr>
            </w:pPr>
          </w:p>
        </w:tc>
        <w:tc>
          <w:tcPr>
            <w:tcW w:w="1134" w:type="dxa"/>
            <w:vMerge/>
            <w:tcBorders>
              <w:top w:val="single" w:sz="8" w:space="0" w:color="000000"/>
              <w:left w:val="single" w:sz="8" w:space="0" w:color="000000"/>
              <w:bottom w:val="single" w:sz="8" w:space="0" w:color="000000"/>
              <w:right w:val="single" w:sz="4" w:space="0" w:color="000000"/>
            </w:tcBorders>
            <w:vAlign w:val="center"/>
            <w:hideMark/>
          </w:tcPr>
          <w:p w14:paraId="13358908" w14:textId="77777777" w:rsidR="00182C83" w:rsidRPr="00F0595E" w:rsidRDefault="00182C83" w:rsidP="00F70C4C">
            <w:pPr>
              <w:spacing w:line="360" w:lineRule="auto"/>
              <w:jc w:val="center"/>
              <w:rPr>
                <w:ins w:id="2426" w:author="Mostafa Sameer" w:date="2024-10-16T01:57:00Z" w16du:dateUtc="2024-10-16T05:57:00Z"/>
                <w:sz w:val="16"/>
                <w:szCs w:val="16"/>
                <w:lang w:val="en-US"/>
              </w:rPr>
            </w:pPr>
          </w:p>
        </w:tc>
        <w:tc>
          <w:tcPr>
            <w:tcW w:w="57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07D6C5D6" w14:textId="77777777" w:rsidR="00182C83" w:rsidRPr="00F0595E" w:rsidRDefault="00182C83" w:rsidP="00F70C4C">
            <w:pPr>
              <w:spacing w:line="360" w:lineRule="auto"/>
              <w:jc w:val="center"/>
              <w:rPr>
                <w:ins w:id="2427" w:author="Mostafa Sameer" w:date="2024-10-16T01:57:00Z" w16du:dateUtc="2024-10-16T05:57:00Z"/>
                <w:sz w:val="16"/>
                <w:szCs w:val="16"/>
                <w:lang w:val="en-US"/>
              </w:rPr>
            </w:pPr>
            <w:ins w:id="2428" w:author="Mostafa Sameer" w:date="2024-10-16T01:57:00Z" w16du:dateUtc="2024-10-16T05:57:00Z">
              <w:r w:rsidRPr="00F0595E">
                <w:rPr>
                  <w:sz w:val="16"/>
                  <w:szCs w:val="16"/>
                  <w:lang w:val="en-US"/>
                </w:rPr>
                <w:t>26</w:t>
              </w:r>
            </w:ins>
          </w:p>
        </w:tc>
        <w:tc>
          <w:tcPr>
            <w:tcW w:w="81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570529F" w14:textId="77777777" w:rsidR="00182C83" w:rsidRPr="00F0595E" w:rsidRDefault="00182C83" w:rsidP="00F70C4C">
            <w:pPr>
              <w:spacing w:line="360" w:lineRule="auto"/>
              <w:jc w:val="center"/>
              <w:rPr>
                <w:ins w:id="2429" w:author="Mostafa Sameer" w:date="2024-10-16T01:57:00Z" w16du:dateUtc="2024-10-16T05:57:00Z"/>
                <w:sz w:val="16"/>
                <w:szCs w:val="16"/>
                <w:lang w:val="en-US"/>
              </w:rPr>
            </w:pPr>
            <w:ins w:id="2430" w:author="Mostafa Sameer" w:date="2024-10-16T01:57:00Z" w16du:dateUtc="2024-10-16T05:57:00Z">
              <w:r w:rsidRPr="00F0595E">
                <w:rPr>
                  <w:sz w:val="16"/>
                  <w:szCs w:val="16"/>
                  <w:lang w:val="en-US"/>
                </w:rPr>
                <w:t>5</w:t>
              </w:r>
            </w:ins>
          </w:p>
        </w:tc>
        <w:tc>
          <w:tcPr>
            <w:tcW w:w="76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11E7A39" w14:textId="77777777" w:rsidR="00182C83" w:rsidRPr="00F0595E" w:rsidRDefault="00182C83" w:rsidP="00F70C4C">
            <w:pPr>
              <w:spacing w:line="360" w:lineRule="auto"/>
              <w:jc w:val="center"/>
              <w:rPr>
                <w:ins w:id="2431" w:author="Mostafa Sameer" w:date="2024-10-16T01:57:00Z" w16du:dateUtc="2024-10-16T05:57:00Z"/>
                <w:sz w:val="16"/>
                <w:szCs w:val="16"/>
                <w:lang w:val="en-US"/>
              </w:rPr>
            </w:pPr>
            <w:ins w:id="2432" w:author="Mostafa Sameer" w:date="2024-10-16T01:57:00Z" w16du:dateUtc="2024-10-16T05:57:00Z">
              <w:r w:rsidRPr="00F0595E">
                <w:rPr>
                  <w:sz w:val="16"/>
                  <w:szCs w:val="16"/>
                  <w:lang w:val="en-US"/>
                </w:rPr>
                <w:t>100</w:t>
              </w:r>
            </w:ins>
          </w:p>
        </w:tc>
        <w:tc>
          <w:tcPr>
            <w:tcW w:w="808"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943BC18" w14:textId="77777777" w:rsidR="00182C83" w:rsidRPr="00F0595E" w:rsidRDefault="00182C83" w:rsidP="00F70C4C">
            <w:pPr>
              <w:spacing w:line="360" w:lineRule="auto"/>
              <w:jc w:val="center"/>
              <w:rPr>
                <w:ins w:id="2433" w:author="Mostafa Sameer" w:date="2024-10-16T01:57:00Z" w16du:dateUtc="2024-10-16T05:57:00Z"/>
                <w:sz w:val="16"/>
                <w:szCs w:val="16"/>
                <w:lang w:val="en-US"/>
              </w:rPr>
            </w:pPr>
            <w:ins w:id="2434" w:author="Mostafa Sameer" w:date="2024-10-16T01:57:00Z" w16du:dateUtc="2024-10-16T05:57:00Z">
              <w:r w:rsidRPr="00F0595E">
                <w:rPr>
                  <w:sz w:val="16"/>
                  <w:szCs w:val="16"/>
                  <w:lang w:val="en-US"/>
                </w:rPr>
                <w:t>4</w:t>
              </w:r>
            </w:ins>
          </w:p>
        </w:tc>
        <w:tc>
          <w:tcPr>
            <w:tcW w:w="816"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693A0F6" w14:textId="2799FF11" w:rsidR="00182C83" w:rsidRPr="00F0595E" w:rsidRDefault="0036219E" w:rsidP="00F70C4C">
            <w:pPr>
              <w:spacing w:line="360" w:lineRule="auto"/>
              <w:jc w:val="center"/>
              <w:rPr>
                <w:ins w:id="2435" w:author="Mostafa Sameer" w:date="2024-10-16T01:57:00Z" w16du:dateUtc="2024-10-16T05:57:00Z"/>
                <w:sz w:val="16"/>
                <w:szCs w:val="16"/>
                <w:lang w:val="en-US"/>
              </w:rPr>
            </w:pPr>
            <w:r>
              <w:rPr>
                <w:sz w:val="16"/>
                <w:szCs w:val="16"/>
                <w:lang w:val="en-US"/>
              </w:rPr>
              <w:t>OF</w:t>
            </w:r>
            <w:ins w:id="2436" w:author="Mostafa Sameer" w:date="2024-10-16T01:57:00Z" w16du:dateUtc="2024-10-16T05:57:00Z">
              <w:r w:rsidR="00182C83" w:rsidRPr="00F0595E">
                <w:rPr>
                  <w:sz w:val="16"/>
                  <w:szCs w:val="16"/>
                  <w:lang w:val="en-US"/>
                </w:rPr>
                <w:t>F</w:t>
              </w:r>
            </w:ins>
          </w:p>
        </w:tc>
        <w:tc>
          <w:tcPr>
            <w:tcW w:w="1243"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892D8B4" w14:textId="77777777" w:rsidR="00182C83" w:rsidRPr="00F0595E" w:rsidRDefault="00182C83" w:rsidP="00F70C4C">
            <w:pPr>
              <w:spacing w:line="360" w:lineRule="auto"/>
              <w:jc w:val="center"/>
              <w:rPr>
                <w:ins w:id="2437" w:author="Mostafa Sameer" w:date="2024-10-16T01:57:00Z" w16du:dateUtc="2024-10-16T05:57:00Z"/>
                <w:sz w:val="16"/>
                <w:szCs w:val="16"/>
                <w:lang w:val="en-US"/>
              </w:rPr>
            </w:pPr>
            <w:ins w:id="2438" w:author="Mostafa Sameer" w:date="2024-10-16T01:57:00Z" w16du:dateUtc="2024-10-16T05:57:00Z">
              <w:r w:rsidRPr="00F0595E">
                <w:rPr>
                  <w:sz w:val="16"/>
                  <w:szCs w:val="16"/>
                  <w:lang w:val="en-US"/>
                </w:rPr>
                <w:t>45.7</w:t>
              </w:r>
            </w:ins>
          </w:p>
        </w:tc>
        <w:tc>
          <w:tcPr>
            <w:tcW w:w="116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34905B57" w14:textId="77777777" w:rsidR="00182C83" w:rsidRPr="00F0595E" w:rsidRDefault="00182C83" w:rsidP="00F70C4C">
            <w:pPr>
              <w:spacing w:line="360" w:lineRule="auto"/>
              <w:jc w:val="center"/>
              <w:rPr>
                <w:ins w:id="2439" w:author="Mostafa Sameer" w:date="2024-10-16T01:57:00Z" w16du:dateUtc="2024-10-16T05:57:00Z"/>
                <w:sz w:val="16"/>
                <w:szCs w:val="16"/>
                <w:lang w:val="en-US"/>
              </w:rPr>
            </w:pPr>
            <w:ins w:id="2440" w:author="Mostafa Sameer" w:date="2024-10-16T01:57:00Z" w16du:dateUtc="2024-10-16T05:57:00Z">
              <w:r w:rsidRPr="00F0595E">
                <w:rPr>
                  <w:sz w:val="16"/>
                  <w:szCs w:val="16"/>
                  <w:lang w:val="en-US"/>
                </w:rPr>
                <w:t>45.7</w:t>
              </w:r>
            </w:ins>
          </w:p>
        </w:tc>
        <w:tc>
          <w:tcPr>
            <w:tcW w:w="1420" w:type="dxa"/>
            <w:tcBorders>
              <w:top w:val="single" w:sz="4"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210CEC74" w14:textId="77777777" w:rsidR="00182C83" w:rsidRPr="00F0595E" w:rsidRDefault="00182C83" w:rsidP="00F70C4C">
            <w:pPr>
              <w:spacing w:line="360" w:lineRule="auto"/>
              <w:jc w:val="center"/>
              <w:rPr>
                <w:ins w:id="2441" w:author="Mostafa Sameer" w:date="2024-10-16T01:57:00Z" w16du:dateUtc="2024-10-16T05:57:00Z"/>
                <w:sz w:val="16"/>
                <w:szCs w:val="16"/>
                <w:lang w:val="en-US"/>
              </w:rPr>
            </w:pPr>
            <w:ins w:id="2442" w:author="Mostafa Sameer" w:date="2024-10-16T01:57:00Z" w16du:dateUtc="2024-10-16T05:57:00Z">
              <w:r w:rsidRPr="00F0595E">
                <w:rPr>
                  <w:sz w:val="16"/>
                  <w:szCs w:val="16"/>
                  <w:lang w:val="en-US"/>
                </w:rPr>
                <w:t>5.47</w:t>
              </w:r>
            </w:ins>
          </w:p>
        </w:tc>
        <w:tc>
          <w:tcPr>
            <w:tcW w:w="630" w:type="dxa"/>
            <w:tcBorders>
              <w:top w:val="single" w:sz="4"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07D7DB70" w14:textId="77777777" w:rsidR="00182C83" w:rsidRPr="00F0595E" w:rsidRDefault="00182C83" w:rsidP="00F70C4C">
            <w:pPr>
              <w:spacing w:line="360" w:lineRule="auto"/>
              <w:jc w:val="center"/>
              <w:rPr>
                <w:ins w:id="2443" w:author="Mostafa Sameer" w:date="2024-10-16T01:57:00Z" w16du:dateUtc="2024-10-16T05:57:00Z"/>
                <w:sz w:val="16"/>
                <w:szCs w:val="16"/>
                <w:lang w:val="en-US"/>
              </w:rPr>
            </w:pPr>
            <w:ins w:id="2444" w:author="Mostafa Sameer" w:date="2024-10-16T01:57:00Z" w16du:dateUtc="2024-10-16T05:57:00Z">
              <w:r w:rsidRPr="00F0595E">
                <w:rPr>
                  <w:sz w:val="16"/>
                  <w:szCs w:val="16"/>
                  <w:lang w:val="en-US"/>
                </w:rPr>
                <w:t>87.6</w:t>
              </w:r>
            </w:ins>
          </w:p>
        </w:tc>
      </w:tr>
      <w:tr w:rsidR="00F70C4C" w:rsidRPr="00F0595E" w14:paraId="132E8CE9" w14:textId="77777777" w:rsidTr="00F70C4C">
        <w:trPr>
          <w:trHeight w:val="60"/>
          <w:ins w:id="2445" w:author="Mostafa Sameer" w:date="2024-10-16T01:57:00Z"/>
        </w:trPr>
        <w:tc>
          <w:tcPr>
            <w:tcW w:w="900" w:type="dxa"/>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vAlign w:val="center"/>
            <w:hideMark/>
          </w:tcPr>
          <w:p w14:paraId="3CF3F79B" w14:textId="77777777" w:rsidR="00182C83" w:rsidRPr="00F0595E" w:rsidRDefault="00182C83" w:rsidP="00F70C4C">
            <w:pPr>
              <w:spacing w:line="360" w:lineRule="auto"/>
              <w:jc w:val="center"/>
              <w:rPr>
                <w:ins w:id="2446" w:author="Mostafa Sameer" w:date="2024-10-16T01:57:00Z" w16du:dateUtc="2024-10-16T05:57:00Z"/>
                <w:sz w:val="16"/>
                <w:szCs w:val="16"/>
                <w:lang w:val="en-US"/>
              </w:rPr>
            </w:pPr>
            <w:ins w:id="2447" w:author="Mostafa Sameer" w:date="2024-10-16T01:57:00Z" w16du:dateUtc="2024-10-16T05:57:00Z">
              <w:r w:rsidRPr="00F0595E">
                <w:rPr>
                  <w:sz w:val="16"/>
                  <w:szCs w:val="16"/>
                  <w:lang w:val="en-US"/>
                </w:rPr>
                <w:t>ES-SGD</w:t>
              </w:r>
              <w:r w:rsidRPr="00F0595E">
                <w:rPr>
                  <w:sz w:val="16"/>
                  <w:szCs w:val="16"/>
                  <w:lang w:val="en-US"/>
                </w:rPr>
                <w:br/>
                <w:t>2020</w:t>
              </w:r>
            </w:ins>
          </w:p>
        </w:tc>
        <w:tc>
          <w:tcPr>
            <w:tcW w:w="1134" w:type="dxa"/>
            <w:tcBorders>
              <w:top w:val="single" w:sz="8" w:space="0" w:color="000000"/>
              <w:left w:val="single" w:sz="8" w:space="0" w:color="000000"/>
              <w:bottom w:val="single" w:sz="8" w:space="0" w:color="000000"/>
              <w:right w:val="single" w:sz="4" w:space="0" w:color="000000"/>
            </w:tcBorders>
            <w:tcMar>
              <w:top w:w="0" w:type="dxa"/>
              <w:left w:w="115" w:type="dxa"/>
              <w:bottom w:w="0" w:type="dxa"/>
              <w:right w:w="115" w:type="dxa"/>
            </w:tcMar>
            <w:vAlign w:val="center"/>
            <w:hideMark/>
          </w:tcPr>
          <w:p w14:paraId="766ECE3F" w14:textId="77777777" w:rsidR="00182C83" w:rsidRPr="00F0595E" w:rsidRDefault="00182C83" w:rsidP="00F70C4C">
            <w:pPr>
              <w:spacing w:line="360" w:lineRule="auto"/>
              <w:jc w:val="center"/>
              <w:rPr>
                <w:ins w:id="2448" w:author="Mostafa Sameer" w:date="2024-10-16T01:57:00Z" w16du:dateUtc="2024-10-16T05:57:00Z"/>
                <w:sz w:val="16"/>
                <w:szCs w:val="16"/>
                <w:lang w:val="en-US"/>
              </w:rPr>
            </w:pPr>
            <w:ins w:id="2449" w:author="Mostafa Sameer" w:date="2024-10-16T01:57:00Z" w16du:dateUtc="2024-10-16T05:57:00Z">
              <w:r w:rsidRPr="00F0595E">
                <w:rPr>
                  <w:sz w:val="16"/>
                  <w:szCs w:val="16"/>
                  <w:lang w:val="en-US"/>
                </w:rPr>
                <w:t>GROUP 1</w:t>
              </w:r>
            </w:ins>
          </w:p>
        </w:tc>
        <w:tc>
          <w:tcPr>
            <w:tcW w:w="576"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3EB3808" w14:textId="77777777" w:rsidR="00182C83" w:rsidRPr="00F0595E" w:rsidRDefault="00182C83" w:rsidP="00F70C4C">
            <w:pPr>
              <w:spacing w:line="360" w:lineRule="auto"/>
              <w:jc w:val="center"/>
              <w:rPr>
                <w:ins w:id="2450" w:author="Mostafa Sameer" w:date="2024-10-16T01:57:00Z" w16du:dateUtc="2024-10-16T05:57:00Z"/>
                <w:sz w:val="16"/>
                <w:szCs w:val="16"/>
                <w:lang w:val="en-US"/>
              </w:rPr>
            </w:pPr>
            <w:ins w:id="2451" w:author="Mostafa Sameer" w:date="2024-10-16T01:57:00Z" w16du:dateUtc="2024-10-16T05:57:00Z">
              <w:r w:rsidRPr="00F0595E">
                <w:rPr>
                  <w:sz w:val="16"/>
                  <w:szCs w:val="16"/>
                  <w:lang w:val="en-US"/>
                </w:rPr>
                <w:t>27</w:t>
              </w:r>
            </w:ins>
          </w:p>
        </w:tc>
        <w:tc>
          <w:tcPr>
            <w:tcW w:w="810"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41D1492C" w14:textId="77777777" w:rsidR="00182C83" w:rsidRPr="00F0595E" w:rsidRDefault="00182C83" w:rsidP="00F70C4C">
            <w:pPr>
              <w:spacing w:line="360" w:lineRule="auto"/>
              <w:jc w:val="center"/>
              <w:rPr>
                <w:ins w:id="2452" w:author="Mostafa Sameer" w:date="2024-10-16T01:57:00Z" w16du:dateUtc="2024-10-16T05:57:00Z"/>
                <w:sz w:val="16"/>
                <w:szCs w:val="16"/>
                <w:lang w:val="en-US"/>
              </w:rPr>
            </w:pPr>
            <w:ins w:id="2453" w:author="Mostafa Sameer" w:date="2024-10-16T01:57:00Z" w16du:dateUtc="2024-10-16T05:57:00Z">
              <w:r w:rsidRPr="00F0595E">
                <w:rPr>
                  <w:sz w:val="16"/>
                  <w:szCs w:val="16"/>
                  <w:lang w:val="en-US"/>
                </w:rPr>
                <w:t>5</w:t>
              </w:r>
            </w:ins>
          </w:p>
        </w:tc>
        <w:tc>
          <w:tcPr>
            <w:tcW w:w="763"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14F0F4A7" w14:textId="77777777" w:rsidR="00182C83" w:rsidRPr="00F0595E" w:rsidRDefault="00182C83" w:rsidP="00F70C4C">
            <w:pPr>
              <w:spacing w:line="360" w:lineRule="auto"/>
              <w:jc w:val="center"/>
              <w:rPr>
                <w:ins w:id="2454" w:author="Mostafa Sameer" w:date="2024-10-16T01:57:00Z" w16du:dateUtc="2024-10-16T05:57:00Z"/>
                <w:sz w:val="16"/>
                <w:szCs w:val="16"/>
                <w:lang w:val="en-US"/>
              </w:rPr>
            </w:pPr>
            <w:ins w:id="2455" w:author="Mostafa Sameer" w:date="2024-10-16T01:57:00Z" w16du:dateUtc="2024-10-16T05:57:00Z">
              <w:r w:rsidRPr="00F0595E">
                <w:rPr>
                  <w:sz w:val="16"/>
                  <w:szCs w:val="16"/>
                  <w:lang w:val="en-US"/>
                </w:rPr>
                <w:t>157</w:t>
              </w:r>
            </w:ins>
          </w:p>
        </w:tc>
        <w:tc>
          <w:tcPr>
            <w:tcW w:w="808"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AE67212" w14:textId="77777777" w:rsidR="00182C83" w:rsidRPr="00F0595E" w:rsidRDefault="00182C83" w:rsidP="00F70C4C">
            <w:pPr>
              <w:spacing w:line="360" w:lineRule="auto"/>
              <w:jc w:val="center"/>
              <w:rPr>
                <w:ins w:id="2456" w:author="Mostafa Sameer" w:date="2024-10-16T01:57:00Z" w16du:dateUtc="2024-10-16T05:57:00Z"/>
                <w:sz w:val="16"/>
                <w:szCs w:val="16"/>
                <w:lang w:val="en-US"/>
              </w:rPr>
            </w:pPr>
            <w:ins w:id="2457" w:author="Mostafa Sameer" w:date="2024-10-16T01:57:00Z" w16du:dateUtc="2024-10-16T05:57:00Z">
              <w:r w:rsidRPr="00F0595E">
                <w:rPr>
                  <w:sz w:val="16"/>
                  <w:szCs w:val="16"/>
                  <w:lang w:val="en-US"/>
                </w:rPr>
                <w:t>4</w:t>
              </w:r>
            </w:ins>
          </w:p>
        </w:tc>
        <w:tc>
          <w:tcPr>
            <w:tcW w:w="816"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5B320B6" w14:textId="77777777" w:rsidR="00182C83" w:rsidRPr="00F0595E" w:rsidRDefault="00182C83" w:rsidP="00F70C4C">
            <w:pPr>
              <w:spacing w:line="360" w:lineRule="auto"/>
              <w:jc w:val="center"/>
              <w:rPr>
                <w:ins w:id="2458" w:author="Mostafa Sameer" w:date="2024-10-16T01:57:00Z" w16du:dateUtc="2024-10-16T05:57:00Z"/>
                <w:sz w:val="16"/>
                <w:szCs w:val="16"/>
                <w:lang w:val="en-US"/>
              </w:rPr>
            </w:pPr>
            <w:ins w:id="2459" w:author="Mostafa Sameer" w:date="2024-10-16T01:57:00Z" w16du:dateUtc="2024-10-16T05:57:00Z">
              <w:r w:rsidRPr="00F0595E">
                <w:rPr>
                  <w:sz w:val="16"/>
                  <w:szCs w:val="16"/>
                  <w:lang w:val="en-US"/>
                </w:rPr>
                <w:t>SA on</w:t>
              </w:r>
            </w:ins>
          </w:p>
        </w:tc>
        <w:tc>
          <w:tcPr>
            <w:tcW w:w="1243"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3FACFD7" w14:textId="77777777" w:rsidR="00182C83" w:rsidRPr="00F0595E" w:rsidRDefault="00182C83" w:rsidP="00F70C4C">
            <w:pPr>
              <w:spacing w:line="360" w:lineRule="auto"/>
              <w:jc w:val="center"/>
              <w:rPr>
                <w:ins w:id="2460" w:author="Mostafa Sameer" w:date="2024-10-16T01:57:00Z" w16du:dateUtc="2024-10-16T05:57:00Z"/>
                <w:sz w:val="16"/>
                <w:szCs w:val="16"/>
                <w:lang w:val="en-US"/>
              </w:rPr>
            </w:pPr>
            <w:ins w:id="2461" w:author="Mostafa Sameer" w:date="2024-10-16T01:57:00Z" w16du:dateUtc="2024-10-16T05:57:00Z">
              <w:r w:rsidRPr="00F0595E">
                <w:rPr>
                  <w:sz w:val="16"/>
                  <w:szCs w:val="16"/>
                  <w:lang w:val="en-US"/>
                </w:rPr>
                <w:t>6.5</w:t>
              </w:r>
            </w:ins>
          </w:p>
        </w:tc>
        <w:tc>
          <w:tcPr>
            <w:tcW w:w="1160"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78045055" w14:textId="77777777" w:rsidR="00182C83" w:rsidRPr="00F0595E" w:rsidRDefault="00182C83" w:rsidP="00F70C4C">
            <w:pPr>
              <w:spacing w:line="360" w:lineRule="auto"/>
              <w:jc w:val="center"/>
              <w:rPr>
                <w:ins w:id="2462" w:author="Mostafa Sameer" w:date="2024-10-16T01:57:00Z" w16du:dateUtc="2024-10-16T05:57:00Z"/>
                <w:sz w:val="16"/>
                <w:szCs w:val="16"/>
                <w:lang w:val="en-US"/>
              </w:rPr>
            </w:pPr>
            <w:ins w:id="2463" w:author="Mostafa Sameer" w:date="2024-10-16T01:57:00Z" w16du:dateUtc="2024-10-16T05:57:00Z">
              <w:r w:rsidRPr="00F0595E">
                <w:rPr>
                  <w:sz w:val="16"/>
                  <w:szCs w:val="16"/>
                  <w:lang w:val="en-US"/>
                </w:rPr>
                <w:t>6.5</w:t>
              </w:r>
            </w:ins>
          </w:p>
        </w:tc>
        <w:tc>
          <w:tcPr>
            <w:tcW w:w="1420" w:type="dxa"/>
            <w:tcBorders>
              <w:top w:val="single" w:sz="8" w:space="0" w:color="000000"/>
              <w:left w:val="single" w:sz="4" w:space="0" w:color="000000"/>
              <w:bottom w:val="single" w:sz="8" w:space="0" w:color="000000"/>
              <w:right w:val="single" w:sz="4" w:space="0" w:color="000000"/>
            </w:tcBorders>
            <w:tcMar>
              <w:top w:w="0" w:type="dxa"/>
              <w:left w:w="115" w:type="dxa"/>
              <w:bottom w:w="0" w:type="dxa"/>
              <w:right w:w="115" w:type="dxa"/>
            </w:tcMar>
            <w:vAlign w:val="center"/>
            <w:hideMark/>
          </w:tcPr>
          <w:p w14:paraId="588AB601" w14:textId="77777777" w:rsidR="00182C83" w:rsidRPr="00F0595E" w:rsidRDefault="00182C83" w:rsidP="00F70C4C">
            <w:pPr>
              <w:spacing w:line="360" w:lineRule="auto"/>
              <w:jc w:val="center"/>
              <w:rPr>
                <w:ins w:id="2464" w:author="Mostafa Sameer" w:date="2024-10-16T01:57:00Z" w16du:dateUtc="2024-10-16T05:57:00Z"/>
                <w:sz w:val="16"/>
                <w:szCs w:val="16"/>
                <w:lang w:val="en-US"/>
              </w:rPr>
            </w:pPr>
            <w:ins w:id="2465" w:author="Mostafa Sameer" w:date="2024-10-16T01:57:00Z" w16du:dateUtc="2024-10-16T05:57:00Z">
              <w:r w:rsidRPr="00F0595E">
                <w:rPr>
                  <w:sz w:val="16"/>
                  <w:szCs w:val="16"/>
                  <w:lang w:val="en-US"/>
                </w:rPr>
                <w:t>0.78</w:t>
              </w:r>
            </w:ins>
          </w:p>
        </w:tc>
        <w:tc>
          <w:tcPr>
            <w:tcW w:w="630" w:type="dxa"/>
            <w:tcBorders>
              <w:top w:val="single" w:sz="8" w:space="0" w:color="000000"/>
              <w:left w:val="single" w:sz="4" w:space="0" w:color="000000"/>
              <w:bottom w:val="single" w:sz="8" w:space="0" w:color="000000"/>
              <w:right w:val="single" w:sz="8" w:space="0" w:color="000000"/>
            </w:tcBorders>
            <w:tcMar>
              <w:top w:w="0" w:type="dxa"/>
              <w:left w:w="115" w:type="dxa"/>
              <w:bottom w:w="0" w:type="dxa"/>
              <w:right w:w="115" w:type="dxa"/>
            </w:tcMar>
            <w:vAlign w:val="center"/>
            <w:hideMark/>
          </w:tcPr>
          <w:p w14:paraId="5C751835" w14:textId="77777777" w:rsidR="00182C83" w:rsidRPr="00F0595E" w:rsidRDefault="00182C83" w:rsidP="00F70C4C">
            <w:pPr>
              <w:spacing w:line="360" w:lineRule="auto"/>
              <w:jc w:val="center"/>
              <w:rPr>
                <w:ins w:id="2466" w:author="Mostafa Sameer" w:date="2024-10-16T01:57:00Z" w16du:dateUtc="2024-10-16T05:57:00Z"/>
                <w:sz w:val="16"/>
                <w:szCs w:val="16"/>
                <w:lang w:val="en-US"/>
              </w:rPr>
            </w:pPr>
            <w:ins w:id="2467" w:author="Mostafa Sameer" w:date="2024-10-16T01:57:00Z" w16du:dateUtc="2024-10-16T05:57:00Z">
              <w:r w:rsidRPr="00F0595E">
                <w:rPr>
                  <w:sz w:val="16"/>
                  <w:szCs w:val="16"/>
                  <w:lang w:val="en-US"/>
                </w:rPr>
                <w:t>12.5</w:t>
              </w:r>
            </w:ins>
          </w:p>
        </w:tc>
      </w:tr>
    </w:tbl>
    <w:p w14:paraId="4A4F1933" w14:textId="77777777" w:rsidR="00182C83" w:rsidRDefault="00182C83">
      <w:pPr>
        <w:spacing w:line="360" w:lineRule="auto"/>
        <w:jc w:val="both"/>
        <w:rPr>
          <w:ins w:id="2468" w:author="Mostafa Sameer" w:date="2024-10-16T01:56:00Z" w16du:dateUtc="2024-10-16T05:56:00Z"/>
        </w:rPr>
        <w:sectPr w:rsidR="00182C83" w:rsidSect="00095F77">
          <w:pgSz w:w="15840" w:h="12240" w:orient="landscape"/>
          <w:pgMar w:top="1440" w:right="1440" w:bottom="1440" w:left="1440" w:header="720" w:footer="720" w:gutter="0"/>
          <w:cols w:space="720"/>
          <w:docGrid w:linePitch="299"/>
        </w:sectPr>
      </w:pPr>
    </w:p>
    <w:p w14:paraId="00000132" w14:textId="2579E769" w:rsidR="00A67222" w:rsidRPr="00312C2E" w:rsidRDefault="002E3BDF">
      <w:pPr>
        <w:pStyle w:val="Heading3"/>
        <w:rPr>
          <w:b/>
          <w:bCs/>
          <w:sz w:val="22"/>
          <w:szCs w:val="22"/>
          <w:rPrChange w:id="2469" w:author="Mostafa Sameer" w:date="2024-10-16T00:55:00Z" w16du:dateUtc="2024-10-16T04:55:00Z">
            <w:rPr>
              <w:b/>
              <w:color w:val="000000"/>
              <w:sz w:val="24"/>
              <w:szCs w:val="24"/>
            </w:rPr>
          </w:rPrChange>
        </w:rPr>
        <w:pPrChange w:id="2470" w:author="Mostafa Sameer" w:date="2024-10-16T00:44:00Z" w16du:dateUtc="2024-10-16T04:44:00Z">
          <w:pPr>
            <w:widowControl w:val="0"/>
            <w:numPr>
              <w:numId w:val="1"/>
            </w:numPr>
            <w:pBdr>
              <w:top w:val="nil"/>
              <w:left w:val="nil"/>
              <w:bottom w:val="nil"/>
              <w:right w:val="nil"/>
              <w:between w:val="nil"/>
            </w:pBdr>
            <w:spacing w:line="360" w:lineRule="auto"/>
            <w:ind w:left="1080" w:hanging="720"/>
            <w:jc w:val="both"/>
          </w:pPr>
        </w:pPrChange>
      </w:pPr>
      <w:bookmarkStart w:id="2471" w:name="_Toc180058629"/>
      <w:ins w:id="2472" w:author="Mostafa Sameer" w:date="2024-10-16T00:44:00Z" w16du:dateUtc="2024-10-16T04:44:00Z">
        <w:r w:rsidRPr="00312C2E">
          <w:rPr>
            <w:b/>
            <w:bCs/>
            <w:sz w:val="22"/>
            <w:szCs w:val="22"/>
            <w:rPrChange w:id="2473" w:author="Mostafa Sameer" w:date="2024-10-16T00:55:00Z" w16du:dateUtc="2024-10-16T04:55:00Z">
              <w:rPr/>
            </w:rPrChange>
          </w:rPr>
          <w:lastRenderedPageBreak/>
          <w:t xml:space="preserve">ii). </w:t>
        </w:r>
      </w:ins>
      <w:del w:id="2474" w:author="Mostafa Sameer" w:date="2024-10-16T00:44:00Z" w16du:dateUtc="2024-10-16T04:44:00Z">
        <w:r w:rsidR="005F6334" w:rsidRPr="00312C2E" w:rsidDel="002E3BDF">
          <w:rPr>
            <w:b/>
            <w:bCs/>
            <w:sz w:val="22"/>
            <w:szCs w:val="22"/>
            <w:rPrChange w:id="2475" w:author="Mostafa Sameer" w:date="2024-10-16T00:55:00Z" w16du:dateUtc="2024-10-16T04:55:00Z">
              <w:rPr/>
            </w:rPrChange>
          </w:rPr>
          <w:delText xml:space="preserve">     </w:delText>
        </w:r>
      </w:del>
      <w:r w:rsidR="005F6334" w:rsidRPr="00312C2E">
        <w:rPr>
          <w:b/>
          <w:bCs/>
          <w:sz w:val="22"/>
          <w:szCs w:val="22"/>
          <w:rPrChange w:id="2476" w:author="Mostafa Sameer" w:date="2024-10-16T00:55:00Z" w16du:dateUtc="2024-10-16T04:55:00Z">
            <w:rPr>
              <w:b/>
              <w:color w:val="000000"/>
              <w:sz w:val="24"/>
              <w:szCs w:val="24"/>
            </w:rPr>
          </w:rPrChange>
        </w:rPr>
        <w:t>Future Guidance:</w:t>
      </w:r>
      <w:bookmarkEnd w:id="2471"/>
    </w:p>
    <w:p w14:paraId="00000133" w14:textId="1847F672" w:rsidR="00A67222" w:rsidRPr="00312C2E" w:rsidRDefault="005F6334">
      <w:pPr>
        <w:widowControl w:val="0"/>
        <w:spacing w:line="360" w:lineRule="auto"/>
        <w:jc w:val="both"/>
        <w:rPr>
          <w:rPrChange w:id="2477" w:author="Mostafa Sameer" w:date="2024-10-16T00:55:00Z" w16du:dateUtc="2024-10-16T04:55:00Z">
            <w:rPr>
              <w:sz w:val="24"/>
              <w:szCs w:val="24"/>
            </w:rPr>
          </w:rPrChange>
        </w:rPr>
      </w:pPr>
      <w:r w:rsidRPr="00312C2E">
        <w:rPr>
          <w:rPrChange w:id="2478" w:author="Mostafa Sameer" w:date="2024-10-16T00:55:00Z" w16du:dateUtc="2024-10-16T04:55:00Z">
            <w:rPr>
              <w:sz w:val="24"/>
              <w:szCs w:val="24"/>
            </w:rPr>
          </w:rPrChange>
        </w:rPr>
        <w:t>As mentioned in Section 9.1, it is advised to create st</w:t>
      </w:r>
      <w:r w:rsidR="0036219E">
        <w:t>and</w:t>
      </w:r>
      <w:r w:rsidRPr="00312C2E">
        <w:rPr>
          <w:rPrChange w:id="2479" w:author="Mostafa Sameer" w:date="2024-10-16T00:55:00Z" w16du:dateUtc="2024-10-16T04:55:00Z">
            <w:rPr>
              <w:sz w:val="24"/>
              <w:szCs w:val="24"/>
            </w:rPr>
          </w:rPrChange>
        </w:rPr>
        <w:t xml:space="preserve">ardized testing protocols that include hurricane simulation to increase the resistance </w:t>
      </w:r>
      <w:r w:rsidR="0036219E">
        <w:t>of</w:t>
      </w:r>
      <w:r w:rsidRPr="00312C2E">
        <w:rPr>
          <w:rPrChange w:id="2480" w:author="Mostafa Sameer" w:date="2024-10-16T00:55:00Z" w16du:dateUtc="2024-10-16T04:55:00Z">
            <w:rPr>
              <w:sz w:val="24"/>
              <w:szCs w:val="24"/>
            </w:rPr>
          </w:rPrChange>
        </w:rPr>
        <w:t xml:space="preserve"> sliding glass doors against wind-driven rain (WDR) during hurricanes. This st</w:t>
      </w:r>
      <w:r w:rsidR="0036219E">
        <w:t>and</w:t>
      </w:r>
      <w:r w:rsidRPr="00312C2E">
        <w:rPr>
          <w:rPrChange w:id="2481" w:author="Mostafa Sameer" w:date="2024-10-16T00:55:00Z" w16du:dateUtc="2024-10-16T04:55:00Z">
            <w:rPr>
              <w:sz w:val="24"/>
              <w:szCs w:val="24"/>
            </w:rPr>
          </w:rPrChange>
        </w:rPr>
        <w:t xml:space="preserve">ardized method should </w:t>
      </w:r>
      <w:r w:rsidR="00C61C15" w:rsidRPr="00312C2E">
        <w:t>consider</w:t>
      </w:r>
      <w:r w:rsidRPr="00312C2E">
        <w:rPr>
          <w:rPrChange w:id="2482" w:author="Mostafa Sameer" w:date="2024-10-16T00:55:00Z" w16du:dateUtc="2024-10-16T04:55:00Z">
            <w:rPr>
              <w:sz w:val="24"/>
              <w:szCs w:val="24"/>
            </w:rPr>
          </w:rPrChange>
        </w:rPr>
        <w:t xml:space="preserve"> important variables such as building orientation, normal wind environments, door placement inside the building envelope, geographic location, wind angle </w:t>
      </w:r>
      <w:r w:rsidR="0036219E">
        <w:t>of</w:t>
      </w:r>
      <w:r w:rsidRPr="00312C2E">
        <w:rPr>
          <w:rPrChange w:id="2483" w:author="Mostafa Sameer" w:date="2024-10-16T00:55:00Z" w16du:dateUtc="2024-10-16T04:55:00Z">
            <w:rPr>
              <w:sz w:val="24"/>
              <w:szCs w:val="24"/>
            </w:rPr>
          </w:rPrChange>
        </w:rPr>
        <w:t xml:space="preserve"> attack, </w:t>
      </w:r>
      <w:r w:rsidR="0036219E">
        <w:t>and</w:t>
      </w:r>
      <w:r w:rsidRPr="00312C2E">
        <w:rPr>
          <w:rPrChange w:id="2484" w:author="Mostafa Sameer" w:date="2024-10-16T00:55:00Z" w16du:dateUtc="2024-10-16T04:55:00Z">
            <w:rPr>
              <w:sz w:val="24"/>
              <w:szCs w:val="24"/>
            </w:rPr>
          </w:rPrChange>
        </w:rPr>
        <w:t xml:space="preserve"> upwind terrain conditions. Through the consideration </w:t>
      </w:r>
      <w:r w:rsidR="0036219E">
        <w:t>of</w:t>
      </w:r>
      <w:r w:rsidRPr="00312C2E">
        <w:rPr>
          <w:rPrChange w:id="2485" w:author="Mostafa Sameer" w:date="2024-10-16T00:55:00Z" w16du:dateUtc="2024-10-16T04:55:00Z">
            <w:rPr>
              <w:sz w:val="24"/>
              <w:szCs w:val="24"/>
            </w:rPr>
          </w:rPrChange>
        </w:rPr>
        <w:t xml:space="preserve"> these factors, the suggested guidelines have the potential to assess </w:t>
      </w:r>
      <w:r w:rsidR="0036219E">
        <w:t>and</w:t>
      </w:r>
      <w:r w:rsidRPr="00312C2E">
        <w:rPr>
          <w:rPrChange w:id="2486" w:author="Mostafa Sameer" w:date="2024-10-16T00:55:00Z" w16du:dateUtc="2024-10-16T04:55:00Z">
            <w:rPr>
              <w:sz w:val="24"/>
              <w:szCs w:val="24"/>
            </w:rPr>
          </w:rPrChange>
        </w:rPr>
        <w:t xml:space="preserve"> improve sliding glass door performance, which would eventually increase the resilience </w:t>
      </w:r>
      <w:r w:rsidR="0036219E">
        <w:t>of</w:t>
      </w:r>
      <w:r w:rsidRPr="00312C2E">
        <w:rPr>
          <w:rPrChange w:id="2487" w:author="Mostafa Sameer" w:date="2024-10-16T00:55:00Z" w16du:dateUtc="2024-10-16T04:55:00Z">
            <w:rPr>
              <w:sz w:val="24"/>
              <w:szCs w:val="24"/>
            </w:rPr>
          </w:rPrChange>
        </w:rPr>
        <w:t xml:space="preserve"> buildings in hurricane-prone locations.</w:t>
      </w:r>
    </w:p>
    <w:p w14:paraId="00000134" w14:textId="02950FB4" w:rsidR="00A67222" w:rsidRPr="00312C2E" w:rsidRDefault="005F6334">
      <w:pPr>
        <w:pStyle w:val="Heading3"/>
        <w:rPr>
          <w:b/>
          <w:bCs/>
          <w:sz w:val="22"/>
          <w:szCs w:val="22"/>
          <w:rPrChange w:id="2488" w:author="Mostafa Sameer" w:date="2024-10-16T00:55:00Z" w16du:dateUtc="2024-10-16T04:55:00Z">
            <w:rPr>
              <w:sz w:val="24"/>
              <w:szCs w:val="24"/>
            </w:rPr>
          </w:rPrChange>
        </w:rPr>
        <w:pPrChange w:id="2489" w:author="Mostafa Sameer" w:date="2024-10-16T00:45:00Z" w16du:dateUtc="2024-10-16T04:45:00Z">
          <w:pPr>
            <w:widowControl w:val="0"/>
            <w:spacing w:line="360" w:lineRule="auto"/>
            <w:jc w:val="both"/>
          </w:pPr>
        </w:pPrChange>
      </w:pPr>
      <w:del w:id="2490" w:author="Mostafa Sameer" w:date="2024-10-16T00:45:00Z" w16du:dateUtc="2024-10-16T04:45:00Z">
        <w:r w:rsidRPr="00312C2E" w:rsidDel="002E3BDF">
          <w:rPr>
            <w:b/>
            <w:bCs/>
            <w:sz w:val="22"/>
            <w:szCs w:val="22"/>
            <w:rPrChange w:id="2491" w:author="Mostafa Sameer" w:date="2024-10-16T00:55:00Z" w16du:dateUtc="2024-10-16T04:55:00Z">
              <w:rPr>
                <w:sz w:val="24"/>
                <w:szCs w:val="24"/>
              </w:rPr>
            </w:rPrChange>
          </w:rPr>
          <w:delText>i</w:delText>
        </w:r>
        <w:r w:rsidRPr="00312C2E" w:rsidDel="002E3BDF">
          <w:rPr>
            <w:b/>
            <w:bCs/>
            <w:sz w:val="22"/>
            <w:szCs w:val="22"/>
            <w:rPrChange w:id="2492" w:author="Mostafa Sameer" w:date="2024-10-16T00:55:00Z" w16du:dateUtc="2024-10-16T04:55:00Z">
              <w:rPr>
                <w:b/>
                <w:sz w:val="24"/>
                <w:szCs w:val="24"/>
              </w:rPr>
            </w:rPrChange>
          </w:rPr>
          <w:delText>x.</w:delText>
        </w:r>
      </w:del>
      <w:bookmarkStart w:id="2493" w:name="_Toc180058630"/>
      <w:ins w:id="2494" w:author="Mostafa Sameer" w:date="2024-10-16T00:45:00Z" w16du:dateUtc="2024-10-16T04:45:00Z">
        <w:r w:rsidR="002E3BDF" w:rsidRPr="00312C2E">
          <w:rPr>
            <w:b/>
            <w:bCs/>
            <w:sz w:val="22"/>
            <w:szCs w:val="22"/>
            <w:rPrChange w:id="2495" w:author="Mostafa Sameer" w:date="2024-10-16T00:55:00Z" w16du:dateUtc="2024-10-16T04:55:00Z">
              <w:rPr/>
            </w:rPrChange>
          </w:rPr>
          <w:t xml:space="preserve">iii). </w:t>
        </w:r>
      </w:ins>
      <w:r w:rsidRPr="00312C2E">
        <w:rPr>
          <w:b/>
          <w:bCs/>
          <w:sz w:val="22"/>
          <w:szCs w:val="22"/>
          <w:rPrChange w:id="2496" w:author="Mostafa Sameer" w:date="2024-10-16T00:55:00Z" w16du:dateUtc="2024-10-16T04:55:00Z">
            <w:rPr>
              <w:b/>
              <w:sz w:val="24"/>
              <w:szCs w:val="24"/>
            </w:rPr>
          </w:rPrChange>
        </w:rPr>
        <w:t xml:space="preserve"> Impact </w:t>
      </w:r>
      <w:r w:rsidR="0036219E">
        <w:rPr>
          <w:b/>
          <w:bCs/>
          <w:sz w:val="22"/>
          <w:szCs w:val="22"/>
        </w:rPr>
        <w:t>of</w:t>
      </w:r>
      <w:r w:rsidRPr="00312C2E">
        <w:rPr>
          <w:b/>
          <w:bCs/>
          <w:sz w:val="22"/>
          <w:szCs w:val="22"/>
          <w:rPrChange w:id="2497" w:author="Mostafa Sameer" w:date="2024-10-16T00:55:00Z" w16du:dateUtc="2024-10-16T04:55:00Z">
            <w:rPr>
              <w:b/>
              <w:sz w:val="24"/>
              <w:szCs w:val="24"/>
            </w:rPr>
          </w:rPrChange>
        </w:rPr>
        <w:t xml:space="preserve"> Real-World Scenarios:</w:t>
      </w:r>
      <w:bookmarkEnd w:id="2493"/>
      <w:r w:rsidRPr="00312C2E">
        <w:rPr>
          <w:b/>
          <w:bCs/>
          <w:sz w:val="22"/>
          <w:szCs w:val="22"/>
          <w:rPrChange w:id="2498" w:author="Mostafa Sameer" w:date="2024-10-16T00:55:00Z" w16du:dateUtc="2024-10-16T04:55:00Z">
            <w:rPr>
              <w:sz w:val="24"/>
              <w:szCs w:val="24"/>
            </w:rPr>
          </w:rPrChange>
        </w:rPr>
        <w:t xml:space="preserve"> </w:t>
      </w:r>
    </w:p>
    <w:p w14:paraId="00000135" w14:textId="7FB856CA" w:rsidR="00A67222" w:rsidRPr="00312C2E" w:rsidDel="00425059" w:rsidRDefault="005F6334">
      <w:pPr>
        <w:widowControl w:val="0"/>
        <w:spacing w:line="360" w:lineRule="auto"/>
        <w:jc w:val="both"/>
        <w:rPr>
          <w:del w:id="2499" w:author="Mostafa Sameer" w:date="2024-10-16T00:45:00Z" w16du:dateUtc="2024-10-16T04:45:00Z"/>
          <w:rPrChange w:id="2500" w:author="Mostafa Sameer" w:date="2024-10-16T00:55:00Z" w16du:dateUtc="2024-10-16T04:55:00Z">
            <w:rPr>
              <w:del w:id="2501" w:author="Mostafa Sameer" w:date="2024-10-16T00:45:00Z" w16du:dateUtc="2024-10-16T04:45:00Z"/>
              <w:sz w:val="24"/>
              <w:szCs w:val="24"/>
            </w:rPr>
          </w:rPrChange>
        </w:rPr>
      </w:pPr>
      <w:r w:rsidRPr="00312C2E">
        <w:rPr>
          <w:rPrChange w:id="2502" w:author="Mostafa Sameer" w:date="2024-10-16T00:55:00Z" w16du:dateUtc="2024-10-16T04:55:00Z">
            <w:rPr>
              <w:sz w:val="24"/>
              <w:szCs w:val="24"/>
            </w:rPr>
          </w:rPrChange>
        </w:rPr>
        <w:t xml:space="preserve">At the NHERI Wall </w:t>
      </w:r>
      <w:r w:rsidR="0036219E">
        <w:t>of</w:t>
      </w:r>
      <w:r w:rsidRPr="00312C2E">
        <w:rPr>
          <w:rPrChange w:id="2503" w:author="Mostafa Sameer" w:date="2024-10-16T00:55:00Z" w16du:dateUtc="2024-10-16T04:55:00Z">
            <w:rPr>
              <w:sz w:val="24"/>
              <w:szCs w:val="24"/>
            </w:rPr>
          </w:rPrChange>
        </w:rPr>
        <w:t xml:space="preserve"> Wind Experimental Facility, field simulations with hurricane conditions show that the existing st</w:t>
      </w:r>
      <w:r w:rsidR="0036219E">
        <w:t>and</w:t>
      </w:r>
      <w:r w:rsidRPr="00312C2E">
        <w:rPr>
          <w:rPrChange w:id="2504" w:author="Mostafa Sameer" w:date="2024-10-16T00:55:00Z" w16du:dateUtc="2024-10-16T04:55:00Z">
            <w:rPr>
              <w:sz w:val="24"/>
              <w:szCs w:val="24"/>
            </w:rPr>
          </w:rPrChange>
        </w:rPr>
        <w:t xml:space="preserve">ards may not fully capture the range </w:t>
      </w:r>
      <w:r w:rsidR="0036219E">
        <w:t>of</w:t>
      </w:r>
      <w:r w:rsidRPr="00312C2E">
        <w:rPr>
          <w:rPrChange w:id="2505" w:author="Mostafa Sameer" w:date="2024-10-16T00:55:00Z" w16du:dateUtc="2024-10-16T04:55:00Z">
            <w:rPr>
              <w:sz w:val="24"/>
              <w:szCs w:val="24"/>
            </w:rPr>
          </w:rPrChange>
        </w:rPr>
        <w:t xml:space="preserve"> real-world weather situations. The limits </w:t>
      </w:r>
      <w:r w:rsidR="0036219E">
        <w:t>of</w:t>
      </w:r>
      <w:r w:rsidRPr="00312C2E">
        <w:rPr>
          <w:rPrChange w:id="2506" w:author="Mostafa Sameer" w:date="2024-10-16T00:55:00Z" w16du:dateUtc="2024-10-16T04:55:00Z">
            <w:rPr>
              <w:sz w:val="24"/>
              <w:szCs w:val="24"/>
            </w:rPr>
          </w:rPrChange>
        </w:rPr>
        <w:t xml:space="preserve"> current models </w:t>
      </w:r>
      <w:r w:rsidR="0036219E">
        <w:t>and</w:t>
      </w:r>
      <w:r w:rsidRPr="00312C2E">
        <w:rPr>
          <w:rPrChange w:id="2507" w:author="Mostafa Sameer" w:date="2024-10-16T00:55:00Z" w16du:dateUtc="2024-10-16T04:55:00Z">
            <w:rPr>
              <w:sz w:val="24"/>
              <w:szCs w:val="24"/>
            </w:rPr>
          </w:rPrChange>
        </w:rPr>
        <w:t xml:space="preserve"> testing settings were highlighted by the observation </w:t>
      </w:r>
      <w:r w:rsidR="0036219E">
        <w:t>of</w:t>
      </w:r>
      <w:r w:rsidRPr="00312C2E">
        <w:rPr>
          <w:rPrChange w:id="2508" w:author="Mostafa Sameer" w:date="2024-10-16T00:55:00Z" w16du:dateUtc="2024-10-16T04:55:00Z">
            <w:rPr>
              <w:sz w:val="24"/>
              <w:szCs w:val="24"/>
            </w:rPr>
          </w:rPrChange>
        </w:rPr>
        <w:t xml:space="preserve"> water intrusion at levels below the current design criteria.</w:t>
      </w:r>
    </w:p>
    <w:p w14:paraId="6600E7EC" w14:textId="175AAB47" w:rsidR="00BC5FE4" w:rsidRPr="004D1FE3" w:rsidRDefault="0080664B">
      <w:pPr>
        <w:pStyle w:val="Heading1"/>
        <w:rPr>
          <w:ins w:id="2509" w:author="Mostafa Sameer" w:date="2024-10-16T01:58:00Z"/>
          <w:b/>
          <w:bCs/>
          <w:sz w:val="28"/>
          <w:szCs w:val="28"/>
          <w:lang w:val="en-US"/>
          <w:rPrChange w:id="2510" w:author="Mostafa Sameer" w:date="2024-10-16T02:10:00Z" w16du:dateUtc="2024-10-16T06:10:00Z">
            <w:rPr>
              <w:ins w:id="2511" w:author="Mostafa Sameer" w:date="2024-10-16T01:58:00Z"/>
              <w:lang w:val="en-US"/>
            </w:rPr>
          </w:rPrChange>
        </w:rPr>
        <w:pPrChange w:id="2512" w:author="Mostafa Sameer" w:date="2024-10-16T02:10:00Z" w16du:dateUtc="2024-10-16T06:10:00Z">
          <w:pPr>
            <w:widowControl w:val="0"/>
            <w:spacing w:line="360" w:lineRule="auto"/>
            <w:jc w:val="both"/>
          </w:pPr>
        </w:pPrChange>
      </w:pPr>
      <w:bookmarkStart w:id="2513" w:name="_Toc180058631"/>
      <w:ins w:id="2514" w:author="Mostafa Sameer" w:date="2024-10-16T02:07:00Z" w16du:dateUtc="2024-10-16T06:07:00Z">
        <w:r w:rsidRPr="004D1FE3">
          <w:rPr>
            <w:b/>
            <w:bCs/>
            <w:sz w:val="28"/>
            <w:szCs w:val="28"/>
            <w:lang w:val="en-US"/>
            <w:rPrChange w:id="2515" w:author="Mostafa Sameer" w:date="2024-10-16T02:10:00Z" w16du:dateUtc="2024-10-16T06:10:00Z">
              <w:rPr>
                <w:lang w:val="en-US"/>
              </w:rPr>
            </w:rPrChange>
          </w:rPr>
          <w:t>3</w:t>
        </w:r>
      </w:ins>
      <w:ins w:id="2516" w:author="Mostafa Sameer" w:date="2024-10-16T01:58:00Z">
        <w:r w:rsidR="00BC5FE4" w:rsidRPr="004D1FE3">
          <w:rPr>
            <w:b/>
            <w:bCs/>
            <w:sz w:val="28"/>
            <w:szCs w:val="28"/>
            <w:lang w:val="en-US"/>
            <w:rPrChange w:id="2517" w:author="Mostafa Sameer" w:date="2024-10-16T02:10:00Z" w16du:dateUtc="2024-10-16T06:10:00Z">
              <w:rPr>
                <w:lang w:val="en-US"/>
              </w:rPr>
            </w:rPrChange>
          </w:rPr>
          <w:t xml:space="preserve">. Course </w:t>
        </w:r>
      </w:ins>
      <w:r w:rsidR="0036219E">
        <w:rPr>
          <w:b/>
          <w:bCs/>
          <w:sz w:val="28"/>
          <w:szCs w:val="28"/>
          <w:lang w:val="en-US"/>
        </w:rPr>
        <w:t>of</w:t>
      </w:r>
      <w:ins w:id="2518" w:author="Mostafa Sameer" w:date="2024-10-16T01:58:00Z">
        <w:r w:rsidR="00BC5FE4" w:rsidRPr="004D1FE3">
          <w:rPr>
            <w:b/>
            <w:bCs/>
            <w:sz w:val="28"/>
            <w:szCs w:val="28"/>
            <w:lang w:val="en-US"/>
            <w:rPrChange w:id="2519" w:author="Mostafa Sameer" w:date="2024-10-16T02:10:00Z" w16du:dateUtc="2024-10-16T06:10:00Z">
              <w:rPr>
                <w:lang w:val="en-US"/>
              </w:rPr>
            </w:rPrChange>
          </w:rPr>
          <w:t xml:space="preserve"> Action:</w:t>
        </w:r>
        <w:bookmarkEnd w:id="2513"/>
      </w:ins>
    </w:p>
    <w:p w14:paraId="4BCE2532" w14:textId="74B4FB87" w:rsidR="00BC5FE4" w:rsidRDefault="00BC5FE4" w:rsidP="00BC5FE4">
      <w:pPr>
        <w:widowControl w:val="0"/>
        <w:spacing w:line="360" w:lineRule="auto"/>
        <w:jc w:val="both"/>
        <w:rPr>
          <w:lang w:val="en-US"/>
        </w:rPr>
      </w:pPr>
      <w:ins w:id="2520" w:author="Mostafa Sameer" w:date="2024-10-16T01:58:00Z">
        <w:r w:rsidRPr="00BC5FE4">
          <w:rPr>
            <w:lang w:val="en-US"/>
          </w:rPr>
          <w:t xml:space="preserve">To improve sliding glass door (SGD) performance against wind-driven rain (WDR), a more comprehensive </w:t>
        </w:r>
      </w:ins>
      <w:r w:rsidR="0036219E">
        <w:rPr>
          <w:lang w:val="en-US"/>
        </w:rPr>
        <w:t>and</w:t>
      </w:r>
      <w:ins w:id="2521" w:author="Mostafa Sameer" w:date="2024-10-16T01:58:00Z">
        <w:r w:rsidRPr="00BC5FE4">
          <w:rPr>
            <w:lang w:val="en-US"/>
          </w:rPr>
          <w:t xml:space="preserve"> methodical testing strategy is advised. Initially, it is crucial to exp</w:t>
        </w:r>
      </w:ins>
      <w:r w:rsidR="0036219E">
        <w:rPr>
          <w:lang w:val="en-US"/>
        </w:rPr>
        <w:t>and</w:t>
      </w:r>
      <w:ins w:id="2522" w:author="Mostafa Sameer" w:date="2024-10-16T01:58:00Z">
        <w:r w:rsidRPr="00BC5FE4">
          <w:rPr>
            <w:lang w:val="en-US"/>
          </w:rPr>
          <w:t xml:space="preserve"> the testing's purview by putting in place an extensive test sequence that incorporates WDR assessments </w:t>
        </w:r>
      </w:ins>
      <w:r w:rsidR="0036219E">
        <w:rPr>
          <w:lang w:val="en-US"/>
        </w:rPr>
        <w:t>and</w:t>
      </w:r>
      <w:ins w:id="2523" w:author="Mostafa Sameer" w:date="2024-10-16T01:58:00Z">
        <w:r w:rsidRPr="00BC5FE4">
          <w:rPr>
            <w:lang w:val="en-US"/>
          </w:rPr>
          <w:t xml:space="preserve"> ASTM st</w:t>
        </w:r>
      </w:ins>
      <w:r w:rsidR="0036219E">
        <w:rPr>
          <w:lang w:val="en-US"/>
        </w:rPr>
        <w:t>and</w:t>
      </w:r>
      <w:ins w:id="2524" w:author="Mostafa Sameer" w:date="2024-10-16T01:58:00Z">
        <w:r w:rsidRPr="00BC5FE4">
          <w:rPr>
            <w:lang w:val="en-US"/>
          </w:rPr>
          <w:t xml:space="preserve">ards on a greater range </w:t>
        </w:r>
      </w:ins>
      <w:r w:rsidR="0036219E">
        <w:rPr>
          <w:lang w:val="en-US"/>
        </w:rPr>
        <w:t>of</w:t>
      </w:r>
      <w:ins w:id="2525" w:author="Mostafa Sameer" w:date="2024-10-16T01:58:00Z">
        <w:r w:rsidRPr="00BC5FE4">
          <w:rPr>
            <w:lang w:val="en-US"/>
          </w:rPr>
          <w:t xml:space="preserve"> SGD products from various manufacturers. Based on earlier studies, it is difficult to make reliable judgments about how well-tested units operate during hurricanes because </w:t>
        </w:r>
      </w:ins>
      <w:r w:rsidR="0036219E">
        <w:rPr>
          <w:lang w:val="en-US"/>
        </w:rPr>
        <w:t>of</w:t>
      </w:r>
      <w:ins w:id="2526" w:author="Mostafa Sameer" w:date="2024-10-16T01:58:00Z">
        <w:r w:rsidRPr="00BC5FE4">
          <w:rPr>
            <w:lang w:val="en-US"/>
          </w:rPr>
          <w:t xml:space="preserve"> the small number </w:t>
        </w:r>
      </w:ins>
      <w:r w:rsidR="0036219E">
        <w:rPr>
          <w:lang w:val="en-US"/>
        </w:rPr>
        <w:t>of</w:t>
      </w:r>
      <w:ins w:id="2527" w:author="Mostafa Sameer" w:date="2024-10-16T01:58:00Z">
        <w:r w:rsidRPr="00BC5FE4">
          <w:rPr>
            <w:lang w:val="en-US"/>
          </w:rPr>
          <w:t xml:space="preserve"> units that have been tested. A more reliable dataset for assessing the efficacy </w:t>
        </w:r>
      </w:ins>
      <w:r w:rsidR="0036219E">
        <w:rPr>
          <w:lang w:val="en-US"/>
        </w:rPr>
        <w:t>of</w:t>
      </w:r>
      <w:ins w:id="2528" w:author="Mostafa Sameer" w:date="2024-10-16T01:58:00Z">
        <w:r w:rsidRPr="00BC5FE4">
          <w:rPr>
            <w:lang w:val="en-US"/>
          </w:rPr>
          <w:t xml:space="preserve"> different SGD designs will be made available by this increased testing.</w:t>
        </w:r>
      </w:ins>
    </w:p>
    <w:p w14:paraId="15020286" w14:textId="77777777" w:rsidR="000F4CA8" w:rsidRPr="00BC5FE4" w:rsidRDefault="000F4CA8" w:rsidP="00BC5FE4">
      <w:pPr>
        <w:widowControl w:val="0"/>
        <w:spacing w:line="360" w:lineRule="auto"/>
        <w:jc w:val="both"/>
        <w:rPr>
          <w:ins w:id="2529" w:author="Mostafa Sameer" w:date="2024-10-16T01:58:00Z"/>
          <w:lang w:val="en-US"/>
        </w:rPr>
      </w:pPr>
    </w:p>
    <w:p w14:paraId="3E75CE8C" w14:textId="0C65BC47" w:rsidR="00BC5FE4" w:rsidRPr="00BC5FE4" w:rsidRDefault="00BC5FE4" w:rsidP="00BC5FE4">
      <w:pPr>
        <w:widowControl w:val="0"/>
        <w:spacing w:line="360" w:lineRule="auto"/>
        <w:jc w:val="both"/>
        <w:rPr>
          <w:ins w:id="2530" w:author="Mostafa Sameer" w:date="2024-10-16T01:58:00Z"/>
          <w:lang w:val="en-US"/>
        </w:rPr>
      </w:pPr>
      <w:ins w:id="2531" w:author="Mostafa Sameer" w:date="2024-10-16T01:58:00Z">
        <w:r w:rsidRPr="00BC5FE4">
          <w:rPr>
            <w:lang w:val="en-US"/>
          </w:rPr>
          <w:t>Further enhancing the ability to predict current ASTM testing st</w:t>
        </w:r>
      </w:ins>
      <w:r w:rsidR="0036219E">
        <w:rPr>
          <w:lang w:val="en-US"/>
        </w:rPr>
        <w:t>and</w:t>
      </w:r>
      <w:ins w:id="2532" w:author="Mostafa Sameer" w:date="2024-10-16T01:58:00Z">
        <w:r w:rsidRPr="00BC5FE4">
          <w:rPr>
            <w:lang w:val="en-US"/>
          </w:rPr>
          <w:t xml:space="preserve">ards concerning real-world performance is the incorporation </w:t>
        </w:r>
      </w:ins>
      <w:r w:rsidR="0036219E">
        <w:rPr>
          <w:lang w:val="en-US"/>
        </w:rPr>
        <w:t>of</w:t>
      </w:r>
      <w:ins w:id="2533" w:author="Mostafa Sameer" w:date="2024-10-16T01:58:00Z">
        <w:r w:rsidRPr="00BC5FE4">
          <w:rPr>
            <w:lang w:val="en-US"/>
          </w:rPr>
          <w:t xml:space="preserve"> differences in pressure levels </w:t>
        </w:r>
      </w:ins>
      <w:r w:rsidR="0036219E">
        <w:rPr>
          <w:lang w:val="en-US"/>
        </w:rPr>
        <w:t>and</w:t>
      </w:r>
      <w:ins w:id="2534" w:author="Mostafa Sameer" w:date="2024-10-16T01:58:00Z">
        <w:r w:rsidRPr="00BC5FE4">
          <w:rPr>
            <w:lang w:val="en-US"/>
          </w:rPr>
          <w:t xml:space="preserve"> wetting rates. Given their established association with performance results, researchers are urged to investigate sine sweep tests as a st</w:t>
        </w:r>
      </w:ins>
      <w:r w:rsidR="0036219E">
        <w:rPr>
          <w:lang w:val="en-US"/>
        </w:rPr>
        <w:t>and</w:t>
      </w:r>
      <w:ins w:id="2535" w:author="Mostafa Sameer" w:date="2024-10-16T01:58:00Z">
        <w:r w:rsidRPr="00BC5FE4">
          <w:rPr>
            <w:lang w:val="en-US"/>
          </w:rPr>
          <w:t>-in for storm passage automobiles. Furthermore, by taking into consideration particular water ingress restrictions for various mean recurrence interval (MRI) storms, employing a performance-based design approach for pass/fail criteria would assist in guaranteeing SGDs fulfill rigorous st</w:t>
        </w:r>
      </w:ins>
      <w:r w:rsidR="0036219E">
        <w:rPr>
          <w:lang w:val="en-US"/>
        </w:rPr>
        <w:t>and</w:t>
      </w:r>
      <w:ins w:id="2536" w:author="Mostafa Sameer" w:date="2024-10-16T01:58:00Z">
        <w:r w:rsidRPr="00BC5FE4">
          <w:rPr>
            <w:lang w:val="en-US"/>
          </w:rPr>
          <w:t xml:space="preserve">ards dependent on the intensity </w:t>
        </w:r>
      </w:ins>
      <w:r w:rsidR="0036219E">
        <w:rPr>
          <w:lang w:val="en-US"/>
        </w:rPr>
        <w:t>of</w:t>
      </w:r>
      <w:ins w:id="2537" w:author="Mostafa Sameer" w:date="2024-10-16T01:58:00Z">
        <w:r w:rsidRPr="00BC5FE4">
          <w:rPr>
            <w:lang w:val="en-US"/>
          </w:rPr>
          <w:t xml:space="preserve"> the storm. The goal </w:t>
        </w:r>
      </w:ins>
      <w:r w:rsidR="0036219E">
        <w:rPr>
          <w:lang w:val="en-US"/>
        </w:rPr>
        <w:t>of</w:t>
      </w:r>
      <w:ins w:id="2538" w:author="Mostafa Sameer" w:date="2024-10-16T01:58:00Z">
        <w:r w:rsidRPr="00BC5FE4">
          <w:rPr>
            <w:lang w:val="en-US"/>
          </w:rPr>
          <w:t xml:space="preserve"> </w:t>
        </w:r>
        <w:r w:rsidRPr="00BC5FE4">
          <w:rPr>
            <w:lang w:val="en-US"/>
          </w:rPr>
          <w:lastRenderedPageBreak/>
          <w:t xml:space="preserve">this complete framework is to improve the safety </w:t>
        </w:r>
      </w:ins>
      <w:r w:rsidR="0036219E">
        <w:rPr>
          <w:lang w:val="en-US"/>
        </w:rPr>
        <w:t>and</w:t>
      </w:r>
      <w:ins w:id="2539" w:author="Mostafa Sameer" w:date="2024-10-16T01:58:00Z">
        <w:r w:rsidRPr="00BC5FE4">
          <w:rPr>
            <w:lang w:val="en-US"/>
          </w:rPr>
          <w:t xml:space="preserve"> structural integrity </w:t>
        </w:r>
      </w:ins>
      <w:r w:rsidR="0036219E">
        <w:rPr>
          <w:lang w:val="en-US"/>
        </w:rPr>
        <w:t>of</w:t>
      </w:r>
      <w:ins w:id="2540" w:author="Mostafa Sameer" w:date="2024-10-16T01:58:00Z">
        <w:r w:rsidRPr="00BC5FE4">
          <w:rPr>
            <w:lang w:val="en-US"/>
          </w:rPr>
          <w:t xml:space="preserve"> residential buildings in hurricane-prone locations by strengthening the sliding glass doors' resistance to wind-driven rain.</w:t>
        </w:r>
      </w:ins>
    </w:p>
    <w:p w14:paraId="4881B377" w14:textId="7EE60A96" w:rsidR="00BC5FE4" w:rsidRPr="006F0FA3" w:rsidRDefault="0080664B">
      <w:pPr>
        <w:pStyle w:val="Heading2"/>
        <w:rPr>
          <w:ins w:id="2541" w:author="Mostafa Sameer" w:date="2024-10-16T01:58:00Z"/>
          <w:b/>
          <w:bCs/>
          <w:sz w:val="24"/>
          <w:szCs w:val="24"/>
          <w:lang w:val="en-US"/>
          <w:rPrChange w:id="2542" w:author="Mostafa Sameer" w:date="2024-10-16T01:59:00Z" w16du:dateUtc="2024-10-16T05:59:00Z">
            <w:rPr>
              <w:ins w:id="2543" w:author="Mostafa Sameer" w:date="2024-10-16T01:58:00Z"/>
              <w:lang w:val="en-US"/>
            </w:rPr>
          </w:rPrChange>
        </w:rPr>
        <w:pPrChange w:id="2544" w:author="Mostafa Sameer" w:date="2024-10-16T01:59:00Z" w16du:dateUtc="2024-10-16T05:59:00Z">
          <w:pPr>
            <w:widowControl w:val="0"/>
            <w:spacing w:line="360" w:lineRule="auto"/>
            <w:jc w:val="both"/>
          </w:pPr>
        </w:pPrChange>
      </w:pPr>
      <w:bookmarkStart w:id="2545" w:name="_Toc180058632"/>
      <w:ins w:id="2546" w:author="Mostafa Sameer" w:date="2024-10-16T02:07:00Z" w16du:dateUtc="2024-10-16T06:07:00Z">
        <w:r>
          <w:rPr>
            <w:b/>
            <w:bCs/>
            <w:sz w:val="24"/>
            <w:szCs w:val="24"/>
            <w:lang w:val="en-US"/>
          </w:rPr>
          <w:t>3</w:t>
        </w:r>
      </w:ins>
      <w:ins w:id="2547" w:author="Mostafa Sameer" w:date="2024-10-16T01:59:00Z" w16du:dateUtc="2024-10-16T05:59:00Z">
        <w:r w:rsidR="006F0FA3" w:rsidRPr="006F0FA3">
          <w:rPr>
            <w:b/>
            <w:bCs/>
            <w:sz w:val="24"/>
            <w:szCs w:val="24"/>
            <w:lang w:val="en-US"/>
            <w:rPrChange w:id="2548" w:author="Mostafa Sameer" w:date="2024-10-16T01:59:00Z" w16du:dateUtc="2024-10-16T05:59:00Z">
              <w:rPr>
                <w:lang w:val="en-US"/>
              </w:rPr>
            </w:rPrChange>
          </w:rPr>
          <w:t xml:space="preserve">.1 </w:t>
        </w:r>
      </w:ins>
      <w:ins w:id="2549" w:author="Mostafa Sameer" w:date="2024-10-16T01:58:00Z">
        <w:r w:rsidR="00BC5FE4" w:rsidRPr="006F0FA3">
          <w:rPr>
            <w:b/>
            <w:bCs/>
            <w:sz w:val="24"/>
            <w:szCs w:val="24"/>
            <w:lang w:val="en-US"/>
            <w:rPrChange w:id="2550" w:author="Mostafa Sameer" w:date="2024-10-16T01:59:00Z" w16du:dateUtc="2024-10-16T05:59:00Z">
              <w:rPr>
                <w:lang w:val="en-US"/>
              </w:rPr>
            </w:rPrChange>
          </w:rPr>
          <w:t>Recommendations</w:t>
        </w:r>
        <w:bookmarkEnd w:id="2545"/>
      </w:ins>
    </w:p>
    <w:p w14:paraId="32CEB792" w14:textId="3ACBD7D9" w:rsidR="00BC5FE4" w:rsidRPr="006F0FA3" w:rsidRDefault="00BC5FE4" w:rsidP="00BC5FE4">
      <w:pPr>
        <w:widowControl w:val="0"/>
        <w:numPr>
          <w:ilvl w:val="0"/>
          <w:numId w:val="24"/>
        </w:numPr>
        <w:spacing w:line="360" w:lineRule="auto"/>
        <w:jc w:val="both"/>
        <w:rPr>
          <w:ins w:id="2551" w:author="Mostafa Sameer" w:date="2024-10-16T01:58:00Z"/>
          <w:lang w:val="en-US"/>
        </w:rPr>
      </w:pPr>
      <w:ins w:id="2552" w:author="Mostafa Sameer" w:date="2024-10-16T01:58:00Z">
        <w:r w:rsidRPr="006F0FA3">
          <w:rPr>
            <w:lang w:val="en-US"/>
          </w:rPr>
          <w:t>Adjust testing st</w:t>
        </w:r>
      </w:ins>
      <w:r w:rsidR="0036219E">
        <w:rPr>
          <w:lang w:val="en-US"/>
        </w:rPr>
        <w:t>and</w:t>
      </w:r>
      <w:ins w:id="2553" w:author="Mostafa Sameer" w:date="2024-10-16T01:58:00Z">
        <w:r w:rsidRPr="006F0FA3">
          <w:rPr>
            <w:lang w:val="en-US"/>
          </w:rPr>
          <w:t>ards to incorporate equivalent wind speeds that reflect real-world conditions during hurricanes, ensuring tests better simulate extreme weather events.</w:t>
        </w:r>
      </w:ins>
    </w:p>
    <w:p w14:paraId="3F651FA0" w14:textId="381939D1" w:rsidR="00BC5FE4" w:rsidRPr="006F0FA3" w:rsidRDefault="00BC5FE4" w:rsidP="00BC5FE4">
      <w:pPr>
        <w:widowControl w:val="0"/>
        <w:numPr>
          <w:ilvl w:val="0"/>
          <w:numId w:val="24"/>
        </w:numPr>
        <w:spacing w:line="360" w:lineRule="auto"/>
        <w:jc w:val="both"/>
        <w:rPr>
          <w:ins w:id="2554" w:author="Mostafa Sameer" w:date="2024-10-16T01:58:00Z"/>
          <w:lang w:val="en-US"/>
        </w:rPr>
      </w:pPr>
      <w:ins w:id="2555" w:author="Mostafa Sameer" w:date="2024-10-16T01:58:00Z">
        <w:r w:rsidRPr="006F0FA3">
          <w:rPr>
            <w:lang w:val="en-US"/>
          </w:rPr>
          <w:t xml:space="preserve">Revise static test pressure requirements to encompass higher dynamic pressures experienced during wind-driven rain (WDR) scenarios, addressing the limitations </w:t>
        </w:r>
      </w:ins>
      <w:r w:rsidR="0036219E">
        <w:rPr>
          <w:lang w:val="en-US"/>
        </w:rPr>
        <w:t>of</w:t>
      </w:r>
      <w:ins w:id="2556" w:author="Mostafa Sameer" w:date="2024-10-16T01:58:00Z">
        <w:r w:rsidRPr="006F0FA3">
          <w:rPr>
            <w:lang w:val="en-US"/>
          </w:rPr>
          <w:t xml:space="preserve"> current </w:t>
        </w:r>
        <w:r w:rsidRPr="006F0FA3">
          <w:rPr>
            <w:lang w:val="en-US"/>
            <w:rPrChange w:id="2557" w:author="Mostafa Sameer" w:date="2024-10-16T01:59:00Z" w16du:dateUtc="2024-10-16T05:59:00Z">
              <w:rPr>
                <w:b/>
                <w:bCs/>
                <w:lang w:val="en-US"/>
              </w:rPr>
            </w:rPrChange>
          </w:rPr>
          <w:t>15% DP testing protocols</w:t>
        </w:r>
        <w:r w:rsidRPr="006F0FA3">
          <w:rPr>
            <w:lang w:val="en-US"/>
          </w:rPr>
          <w:t>.</w:t>
        </w:r>
      </w:ins>
    </w:p>
    <w:p w14:paraId="257B10D2" w14:textId="04C942ED" w:rsidR="00BC5FE4" w:rsidRPr="006F0FA3" w:rsidRDefault="00BC5FE4" w:rsidP="00BC5FE4">
      <w:pPr>
        <w:widowControl w:val="0"/>
        <w:numPr>
          <w:ilvl w:val="0"/>
          <w:numId w:val="24"/>
        </w:numPr>
        <w:spacing w:line="360" w:lineRule="auto"/>
        <w:jc w:val="both"/>
        <w:rPr>
          <w:ins w:id="2558" w:author="Mostafa Sameer" w:date="2024-10-16T01:58:00Z"/>
          <w:lang w:val="en-US"/>
        </w:rPr>
      </w:pPr>
      <w:ins w:id="2559" w:author="Mostafa Sameer" w:date="2024-10-16T01:58:00Z">
        <w:r w:rsidRPr="006F0FA3">
          <w:rPr>
            <w:lang w:val="en-US"/>
          </w:rPr>
          <w:t xml:space="preserve">The study investigates the effect </w:t>
        </w:r>
      </w:ins>
      <w:r w:rsidR="0036219E">
        <w:rPr>
          <w:lang w:val="en-US"/>
        </w:rPr>
        <w:t>of</w:t>
      </w:r>
      <w:ins w:id="2560" w:author="Mostafa Sameer" w:date="2024-10-16T01:58:00Z">
        <w:r w:rsidRPr="006F0FA3">
          <w:rPr>
            <w:lang w:val="en-US"/>
          </w:rPr>
          <w:t xml:space="preserve"> test duration on water intrusion through sliding glass doors.</w:t>
        </w:r>
      </w:ins>
    </w:p>
    <w:p w14:paraId="7D411E01" w14:textId="3429C1A8" w:rsidR="00BC5FE4" w:rsidRPr="00A64677" w:rsidRDefault="00BC5FE4" w:rsidP="00A64677">
      <w:pPr>
        <w:pStyle w:val="ListParagraph"/>
        <w:widowControl w:val="0"/>
        <w:numPr>
          <w:ilvl w:val="0"/>
          <w:numId w:val="24"/>
        </w:numPr>
        <w:spacing w:line="360" w:lineRule="auto"/>
        <w:jc w:val="both"/>
        <w:rPr>
          <w:ins w:id="2561" w:author="Mostafa Sameer" w:date="2024-10-16T01:58:00Z"/>
          <w:lang w:val="en-US"/>
        </w:rPr>
      </w:pPr>
      <w:ins w:id="2562" w:author="Mostafa Sameer" w:date="2024-10-16T01:58:00Z">
        <w:r w:rsidRPr="00A64677">
          <w:rPr>
            <w:lang w:val="en-US"/>
          </w:rPr>
          <w:t xml:space="preserve">Measurement </w:t>
        </w:r>
      </w:ins>
      <w:r w:rsidR="0036219E" w:rsidRPr="00A64677">
        <w:rPr>
          <w:lang w:val="en-US"/>
        </w:rPr>
        <w:t>of</w:t>
      </w:r>
      <w:ins w:id="2563" w:author="Mostafa Sameer" w:date="2024-10-16T01:58:00Z">
        <w:r w:rsidRPr="00A64677">
          <w:rPr>
            <w:lang w:val="en-US"/>
          </w:rPr>
          <w:t xml:space="preserve"> the total volume </w:t>
        </w:r>
      </w:ins>
      <w:r w:rsidR="0036219E" w:rsidRPr="00A64677">
        <w:rPr>
          <w:lang w:val="en-US"/>
        </w:rPr>
        <w:t>of</w:t>
      </w:r>
      <w:ins w:id="2564" w:author="Mostafa Sameer" w:date="2024-10-16T01:58:00Z">
        <w:r w:rsidRPr="00A64677">
          <w:rPr>
            <w:lang w:val="en-US"/>
          </w:rPr>
          <w:t xml:space="preserve"> water intrusion over varying durations (3, 5, 10, 15 minutes) for each wind speed tested.</w:t>
        </w:r>
      </w:ins>
    </w:p>
    <w:p w14:paraId="462904C6" w14:textId="75A8C62D" w:rsidR="00BC5FE4" w:rsidRPr="00A64677" w:rsidRDefault="00BC5FE4" w:rsidP="00A64677">
      <w:pPr>
        <w:pStyle w:val="ListParagraph"/>
        <w:widowControl w:val="0"/>
        <w:numPr>
          <w:ilvl w:val="0"/>
          <w:numId w:val="24"/>
        </w:numPr>
        <w:spacing w:line="360" w:lineRule="auto"/>
        <w:jc w:val="both"/>
        <w:rPr>
          <w:ins w:id="2565" w:author="Mostafa Sameer" w:date="2024-10-16T01:58:00Z"/>
          <w:lang w:val="en-US"/>
        </w:rPr>
      </w:pPr>
      <w:ins w:id="2566" w:author="Mostafa Sameer" w:date="2024-10-16T01:58:00Z">
        <w:r w:rsidRPr="00A64677">
          <w:rPr>
            <w:lang w:val="en-US"/>
          </w:rPr>
          <w:t xml:space="preserve">Analysis </w:t>
        </w:r>
      </w:ins>
      <w:r w:rsidR="0036219E" w:rsidRPr="00A64677">
        <w:rPr>
          <w:lang w:val="en-US"/>
        </w:rPr>
        <w:t>of</w:t>
      </w:r>
      <w:ins w:id="2567" w:author="Mostafa Sameer" w:date="2024-10-16T01:58:00Z">
        <w:r w:rsidRPr="00A64677">
          <w:rPr>
            <w:lang w:val="en-US"/>
          </w:rPr>
          <w:t xml:space="preserve"> how water intrusion increases with longer test durations at different wind speeds </w:t>
        </w:r>
      </w:ins>
      <w:r w:rsidR="0036219E" w:rsidRPr="00A64677">
        <w:rPr>
          <w:lang w:val="en-US"/>
        </w:rPr>
        <w:t>and</w:t>
      </w:r>
      <w:ins w:id="2568" w:author="Mostafa Sameer" w:date="2024-10-16T01:58:00Z">
        <w:r w:rsidRPr="00A64677">
          <w:rPr>
            <w:lang w:val="en-US"/>
          </w:rPr>
          <w:t xml:space="preserve"> directions.</w:t>
        </w:r>
      </w:ins>
    </w:p>
    <w:p w14:paraId="2EA8F5E0" w14:textId="1308A802" w:rsidR="00BC5FE4" w:rsidRPr="00A64677" w:rsidRDefault="00BC5FE4" w:rsidP="00A64677">
      <w:pPr>
        <w:pStyle w:val="ListParagraph"/>
        <w:widowControl w:val="0"/>
        <w:numPr>
          <w:ilvl w:val="0"/>
          <w:numId w:val="24"/>
        </w:numPr>
        <w:spacing w:line="360" w:lineRule="auto"/>
        <w:jc w:val="both"/>
        <w:rPr>
          <w:ins w:id="2569" w:author="Mostafa Sameer" w:date="2024-10-16T01:58:00Z"/>
          <w:lang w:val="en-US"/>
        </w:rPr>
      </w:pPr>
      <w:ins w:id="2570" w:author="Mostafa Sameer" w:date="2024-10-16T01:58:00Z">
        <w:r w:rsidRPr="00A64677">
          <w:rPr>
            <w:lang w:val="en-US"/>
          </w:rPr>
          <w:t>Suggestions for optimal test durations that may better simulate real-world conditions, potentially leading to revisions in testing st</w:t>
        </w:r>
      </w:ins>
      <w:r w:rsidR="0036219E" w:rsidRPr="00A64677">
        <w:rPr>
          <w:lang w:val="en-US"/>
        </w:rPr>
        <w:t>and</w:t>
      </w:r>
      <w:ins w:id="2571" w:author="Mostafa Sameer" w:date="2024-10-16T01:58:00Z">
        <w:r w:rsidRPr="00A64677">
          <w:rPr>
            <w:lang w:val="en-US"/>
          </w:rPr>
          <w:t>ards.</w:t>
        </w:r>
      </w:ins>
    </w:p>
    <w:p w14:paraId="451A40CC" w14:textId="00E4F740" w:rsidR="006F0FA3" w:rsidRPr="006F0FA3" w:rsidRDefault="0080664B">
      <w:pPr>
        <w:pStyle w:val="Heading2"/>
        <w:rPr>
          <w:ins w:id="2572" w:author="Mostafa Sameer" w:date="2024-10-16T01:59:00Z" w16du:dateUtc="2024-10-16T05:59:00Z"/>
          <w:b/>
          <w:bCs/>
          <w:sz w:val="24"/>
          <w:szCs w:val="24"/>
          <w:lang w:val="en-US"/>
          <w:rPrChange w:id="2573" w:author="Mostafa Sameer" w:date="2024-10-16T01:59:00Z" w16du:dateUtc="2024-10-16T05:59:00Z">
            <w:rPr>
              <w:ins w:id="2574" w:author="Mostafa Sameer" w:date="2024-10-16T01:59:00Z" w16du:dateUtc="2024-10-16T05:59:00Z"/>
              <w:b/>
              <w:bCs/>
              <w:lang w:val="en-US"/>
            </w:rPr>
          </w:rPrChange>
        </w:rPr>
        <w:pPrChange w:id="2575" w:author="Mostafa Sameer" w:date="2024-10-16T01:59:00Z" w16du:dateUtc="2024-10-16T05:59:00Z">
          <w:pPr>
            <w:pStyle w:val="ListParagraph"/>
            <w:widowControl w:val="0"/>
            <w:numPr>
              <w:ilvl w:val="1"/>
              <w:numId w:val="28"/>
            </w:numPr>
            <w:spacing w:line="360" w:lineRule="auto"/>
            <w:ind w:left="360" w:hanging="360"/>
            <w:jc w:val="both"/>
          </w:pPr>
        </w:pPrChange>
      </w:pPr>
      <w:bookmarkStart w:id="2576" w:name="_Toc180058633"/>
      <w:ins w:id="2577" w:author="Mostafa Sameer" w:date="2024-10-16T02:07:00Z" w16du:dateUtc="2024-10-16T06:07:00Z">
        <w:r>
          <w:rPr>
            <w:b/>
            <w:bCs/>
            <w:sz w:val="24"/>
            <w:szCs w:val="24"/>
            <w:lang w:val="en-US"/>
          </w:rPr>
          <w:t>3</w:t>
        </w:r>
      </w:ins>
      <w:ins w:id="2578" w:author="Mostafa Sameer" w:date="2024-10-16T01:59:00Z" w16du:dateUtc="2024-10-16T05:59:00Z">
        <w:r w:rsidR="006F0FA3" w:rsidRPr="006F0FA3">
          <w:rPr>
            <w:b/>
            <w:bCs/>
            <w:sz w:val="24"/>
            <w:szCs w:val="24"/>
            <w:lang w:val="en-US"/>
            <w:rPrChange w:id="2579" w:author="Mostafa Sameer" w:date="2024-10-16T01:59:00Z" w16du:dateUtc="2024-10-16T05:59:00Z">
              <w:rPr>
                <w:sz w:val="24"/>
                <w:szCs w:val="24"/>
                <w:lang w:val="en-US"/>
              </w:rPr>
            </w:rPrChange>
          </w:rPr>
          <w:t xml:space="preserve">.2 </w:t>
        </w:r>
      </w:ins>
      <w:ins w:id="2580" w:author="Mostafa Sameer" w:date="2024-10-16T01:58:00Z">
        <w:r w:rsidR="00BC5FE4" w:rsidRPr="006F0FA3">
          <w:rPr>
            <w:b/>
            <w:bCs/>
            <w:sz w:val="24"/>
            <w:szCs w:val="24"/>
            <w:lang w:val="en-US"/>
            <w:rPrChange w:id="2581" w:author="Mostafa Sameer" w:date="2024-10-16T01:59:00Z" w16du:dateUtc="2024-10-16T05:59:00Z">
              <w:rPr>
                <w:lang w:val="en-US"/>
              </w:rPr>
            </w:rPrChange>
          </w:rPr>
          <w:t>Retesting Protocols:</w:t>
        </w:r>
        <w:bookmarkEnd w:id="2576"/>
        <w:r w:rsidR="00BC5FE4" w:rsidRPr="006F0FA3">
          <w:rPr>
            <w:b/>
            <w:bCs/>
            <w:sz w:val="24"/>
            <w:szCs w:val="24"/>
            <w:lang w:val="en-US"/>
            <w:rPrChange w:id="2582" w:author="Mostafa Sameer" w:date="2024-10-16T01:59:00Z" w16du:dateUtc="2024-10-16T05:59:00Z">
              <w:rPr>
                <w:lang w:val="en-US"/>
              </w:rPr>
            </w:rPrChange>
          </w:rPr>
          <w:t xml:space="preserve"> </w:t>
        </w:r>
      </w:ins>
    </w:p>
    <w:p w14:paraId="22ED52F7" w14:textId="0B1D1F01" w:rsidR="00BC5FE4" w:rsidRPr="00126C4D" w:rsidRDefault="00BC5FE4">
      <w:pPr>
        <w:pStyle w:val="ListParagraph"/>
        <w:widowControl w:val="0"/>
        <w:numPr>
          <w:ilvl w:val="0"/>
          <w:numId w:val="41"/>
        </w:numPr>
        <w:spacing w:line="360" w:lineRule="auto"/>
        <w:jc w:val="both"/>
        <w:rPr>
          <w:ins w:id="2583" w:author="Mostafa Sameer" w:date="2024-10-16T01:58:00Z"/>
          <w:lang w:val="en-US"/>
        </w:rPr>
        <w:pPrChange w:id="2584" w:author="Mostafa Sameer" w:date="2024-10-16T01:59:00Z" w16du:dateUtc="2024-10-16T05:59:00Z">
          <w:pPr>
            <w:widowControl w:val="0"/>
            <w:numPr>
              <w:numId w:val="25"/>
            </w:numPr>
            <w:tabs>
              <w:tab w:val="num" w:pos="720"/>
            </w:tabs>
            <w:spacing w:line="360" w:lineRule="auto"/>
            <w:ind w:left="720" w:hanging="360"/>
            <w:jc w:val="both"/>
          </w:pPr>
        </w:pPrChange>
      </w:pPr>
      <w:ins w:id="2585" w:author="Mostafa Sameer" w:date="2024-10-16T01:58:00Z">
        <w:r w:rsidRPr="00126C4D">
          <w:rPr>
            <w:lang w:val="en-US"/>
          </w:rPr>
          <w:t xml:space="preserve">The study may establish protocols for retesting to ensure reliability </w:t>
        </w:r>
      </w:ins>
      <w:r w:rsidR="0036219E" w:rsidRPr="00126C4D">
        <w:rPr>
          <w:lang w:val="en-US"/>
        </w:rPr>
        <w:t>and</w:t>
      </w:r>
      <w:ins w:id="2586" w:author="Mostafa Sameer" w:date="2024-10-16T01:58:00Z">
        <w:r w:rsidRPr="00126C4D">
          <w:rPr>
            <w:lang w:val="en-US"/>
          </w:rPr>
          <w:t xml:space="preserve"> repeatability </w:t>
        </w:r>
      </w:ins>
      <w:r w:rsidR="0036219E" w:rsidRPr="00126C4D">
        <w:rPr>
          <w:lang w:val="en-US"/>
        </w:rPr>
        <w:t>of</w:t>
      </w:r>
      <w:ins w:id="2587" w:author="Mostafa Sameer" w:date="2024-10-16T01:58:00Z">
        <w:r w:rsidRPr="00126C4D">
          <w:rPr>
            <w:lang w:val="en-US"/>
          </w:rPr>
          <w:t xml:space="preserve"> results.</w:t>
        </w:r>
      </w:ins>
    </w:p>
    <w:p w14:paraId="0594973D" w14:textId="77777777" w:rsidR="00BC5FE4" w:rsidRPr="00126C4D" w:rsidRDefault="00BC5FE4" w:rsidP="00126C4D">
      <w:pPr>
        <w:pStyle w:val="ListParagraph"/>
        <w:widowControl w:val="0"/>
        <w:numPr>
          <w:ilvl w:val="0"/>
          <w:numId w:val="41"/>
        </w:numPr>
        <w:spacing w:line="360" w:lineRule="auto"/>
        <w:jc w:val="both"/>
        <w:rPr>
          <w:ins w:id="2588" w:author="Mostafa Sameer" w:date="2024-10-16T01:58:00Z"/>
          <w:lang w:val="en-US"/>
        </w:rPr>
      </w:pPr>
      <w:ins w:id="2589" w:author="Mostafa Sameer" w:date="2024-10-16T01:58:00Z">
        <w:r w:rsidRPr="00126C4D">
          <w:rPr>
            <w:lang w:val="en-US"/>
          </w:rPr>
          <w:t>Detailed guidelines for repeating tests under controlled conditions to verify initial findings.</w:t>
        </w:r>
      </w:ins>
    </w:p>
    <w:p w14:paraId="307AB9E8" w14:textId="33ED7D56" w:rsidR="00BC5FE4" w:rsidRPr="00126C4D" w:rsidRDefault="00BC5FE4" w:rsidP="00126C4D">
      <w:pPr>
        <w:pStyle w:val="ListParagraph"/>
        <w:widowControl w:val="0"/>
        <w:numPr>
          <w:ilvl w:val="0"/>
          <w:numId w:val="41"/>
        </w:numPr>
        <w:spacing w:line="360" w:lineRule="auto"/>
        <w:jc w:val="both"/>
        <w:rPr>
          <w:ins w:id="2590" w:author="Mostafa Sameer" w:date="2024-10-16T01:58:00Z"/>
          <w:lang w:val="en-US"/>
        </w:rPr>
      </w:pPr>
      <w:ins w:id="2591" w:author="Mostafa Sameer" w:date="2024-10-16T01:58:00Z">
        <w:r w:rsidRPr="00126C4D">
          <w:rPr>
            <w:lang w:val="en-US"/>
          </w:rPr>
          <w:t xml:space="preserve">Consideration </w:t>
        </w:r>
      </w:ins>
      <w:r w:rsidR="0036219E" w:rsidRPr="00126C4D">
        <w:rPr>
          <w:lang w:val="en-US"/>
        </w:rPr>
        <w:t>of</w:t>
      </w:r>
      <w:ins w:id="2592" w:author="Mostafa Sameer" w:date="2024-10-16T01:58:00Z">
        <w:r w:rsidRPr="00126C4D">
          <w:rPr>
            <w:lang w:val="en-US"/>
          </w:rPr>
          <w:t xml:space="preserve"> how factors like temperature, humidity, </w:t>
        </w:r>
      </w:ins>
      <w:r w:rsidR="0036219E" w:rsidRPr="00126C4D">
        <w:rPr>
          <w:lang w:val="en-US"/>
        </w:rPr>
        <w:t>and</w:t>
      </w:r>
      <w:ins w:id="2593" w:author="Mostafa Sameer" w:date="2024-10-16T01:58:00Z">
        <w:r w:rsidRPr="00126C4D">
          <w:rPr>
            <w:lang w:val="en-US"/>
          </w:rPr>
          <w:t xml:space="preserve"> previous exposure may affect retesting outcomes.</w:t>
        </w:r>
      </w:ins>
    </w:p>
    <w:p w14:paraId="2A3450E5" w14:textId="02289A02" w:rsidR="006F0FA3" w:rsidRPr="00126C4D" w:rsidRDefault="00BC5FE4" w:rsidP="00126C4D">
      <w:pPr>
        <w:pStyle w:val="ListParagraph"/>
        <w:widowControl w:val="0"/>
        <w:numPr>
          <w:ilvl w:val="0"/>
          <w:numId w:val="41"/>
        </w:numPr>
        <w:spacing w:line="360" w:lineRule="auto"/>
        <w:jc w:val="both"/>
        <w:rPr>
          <w:ins w:id="2594" w:author="Mostafa Sameer" w:date="2024-10-16T02:00:00Z" w16du:dateUtc="2024-10-16T06:00:00Z"/>
          <w:lang w:val="en-US"/>
          <w:rPrChange w:id="2595" w:author="Mostafa Sameer" w:date="2024-10-16T02:00:00Z" w16du:dateUtc="2024-10-16T06:00:00Z">
            <w:rPr>
              <w:ins w:id="2596" w:author="Mostafa Sameer" w:date="2024-10-16T02:00:00Z" w16du:dateUtc="2024-10-16T06:00:00Z"/>
              <w:b/>
              <w:bCs/>
              <w:lang w:val="en-US"/>
            </w:rPr>
          </w:rPrChange>
        </w:rPr>
      </w:pPr>
      <w:ins w:id="2597" w:author="Mostafa Sameer" w:date="2024-10-16T01:58:00Z">
        <w:r w:rsidRPr="00126C4D">
          <w:rPr>
            <w:lang w:val="en-US"/>
          </w:rPr>
          <w:t>Recommendations for changes in retesting based on observed data variability, particularly for different shutter systems.</w:t>
        </w:r>
      </w:ins>
    </w:p>
    <w:p w14:paraId="3B584540" w14:textId="242C5C6F" w:rsidR="00BC5FE4" w:rsidRPr="006F0FA3" w:rsidRDefault="0080664B">
      <w:pPr>
        <w:pStyle w:val="Heading2"/>
        <w:jc w:val="both"/>
        <w:rPr>
          <w:ins w:id="2598" w:author="Mostafa Sameer" w:date="2024-10-16T01:58:00Z"/>
          <w:b/>
          <w:bCs/>
          <w:sz w:val="24"/>
          <w:szCs w:val="24"/>
          <w:lang w:val="en-US"/>
          <w:rPrChange w:id="2599" w:author="Mostafa Sameer" w:date="2024-10-16T02:00:00Z" w16du:dateUtc="2024-10-16T06:00:00Z">
            <w:rPr>
              <w:ins w:id="2600" w:author="Mostafa Sameer" w:date="2024-10-16T01:58:00Z"/>
              <w:lang w:val="en-US"/>
            </w:rPr>
          </w:rPrChange>
        </w:rPr>
        <w:pPrChange w:id="2601" w:author="Mostafa Sameer" w:date="2024-10-16T02:00:00Z" w16du:dateUtc="2024-10-16T06:00:00Z">
          <w:pPr>
            <w:widowControl w:val="0"/>
            <w:numPr>
              <w:numId w:val="26"/>
            </w:numPr>
            <w:tabs>
              <w:tab w:val="num" w:pos="720"/>
            </w:tabs>
            <w:spacing w:line="360" w:lineRule="auto"/>
            <w:ind w:left="720" w:hanging="360"/>
            <w:jc w:val="both"/>
          </w:pPr>
        </w:pPrChange>
      </w:pPr>
      <w:bookmarkStart w:id="2602" w:name="_Toc180058634"/>
      <w:ins w:id="2603" w:author="Mostafa Sameer" w:date="2024-10-16T02:08:00Z" w16du:dateUtc="2024-10-16T06:08:00Z">
        <w:r>
          <w:rPr>
            <w:b/>
            <w:bCs/>
            <w:sz w:val="24"/>
            <w:szCs w:val="24"/>
            <w:lang w:val="en-US"/>
          </w:rPr>
          <w:t>3</w:t>
        </w:r>
      </w:ins>
      <w:ins w:id="2604" w:author="Mostafa Sameer" w:date="2024-10-16T02:00:00Z" w16du:dateUtc="2024-10-16T06:00:00Z">
        <w:r w:rsidR="006F0FA3" w:rsidRPr="006F0FA3">
          <w:rPr>
            <w:b/>
            <w:bCs/>
            <w:sz w:val="24"/>
            <w:szCs w:val="24"/>
            <w:lang w:val="en-US"/>
            <w:rPrChange w:id="2605" w:author="Mostafa Sameer" w:date="2024-10-16T02:00:00Z" w16du:dateUtc="2024-10-16T06:00:00Z">
              <w:rPr>
                <w:sz w:val="24"/>
                <w:szCs w:val="24"/>
                <w:lang w:val="en-US"/>
              </w:rPr>
            </w:rPrChange>
          </w:rPr>
          <w:t xml:space="preserve">.3 </w:t>
        </w:r>
      </w:ins>
      <w:ins w:id="2606" w:author="Mostafa Sameer" w:date="2024-10-16T01:58:00Z">
        <w:r w:rsidR="00BC5FE4" w:rsidRPr="006F0FA3">
          <w:rPr>
            <w:b/>
            <w:bCs/>
            <w:sz w:val="24"/>
            <w:szCs w:val="24"/>
            <w:lang w:val="en-US"/>
            <w:rPrChange w:id="2607" w:author="Mostafa Sameer" w:date="2024-10-16T02:00:00Z" w16du:dateUtc="2024-10-16T06:00:00Z">
              <w:rPr>
                <w:lang w:val="en-US"/>
              </w:rPr>
            </w:rPrChange>
          </w:rPr>
          <w:t>Laboratory Conditions:</w:t>
        </w:r>
        <w:bookmarkEnd w:id="2602"/>
      </w:ins>
    </w:p>
    <w:p w14:paraId="4465749A" w14:textId="216BD9FF" w:rsidR="00BC5FE4" w:rsidRPr="00126C4D" w:rsidRDefault="00BC5FE4" w:rsidP="00126C4D">
      <w:pPr>
        <w:pStyle w:val="ListParagraph"/>
        <w:widowControl w:val="0"/>
        <w:numPr>
          <w:ilvl w:val="0"/>
          <w:numId w:val="40"/>
        </w:numPr>
        <w:spacing w:line="360" w:lineRule="auto"/>
        <w:jc w:val="both"/>
        <w:rPr>
          <w:ins w:id="2608" w:author="Mostafa Sameer" w:date="2024-10-16T01:58:00Z"/>
          <w:lang w:val="en-US"/>
        </w:rPr>
      </w:pPr>
      <w:ins w:id="2609" w:author="Mostafa Sameer" w:date="2024-10-16T01:58:00Z">
        <w:r w:rsidRPr="00126C4D">
          <w:rPr>
            <w:lang w:val="en-US"/>
          </w:rPr>
          <w:t xml:space="preserve">Documentation </w:t>
        </w:r>
      </w:ins>
      <w:r w:rsidR="0036219E" w:rsidRPr="00126C4D">
        <w:rPr>
          <w:lang w:val="en-US"/>
        </w:rPr>
        <w:t>of</w:t>
      </w:r>
      <w:ins w:id="2610" w:author="Mostafa Sameer" w:date="2024-10-16T01:58:00Z">
        <w:r w:rsidRPr="00126C4D">
          <w:rPr>
            <w:lang w:val="en-US"/>
          </w:rPr>
          <w:t xml:space="preserve"> temperature, humidity, </w:t>
        </w:r>
      </w:ins>
      <w:r w:rsidR="0036219E" w:rsidRPr="00126C4D">
        <w:rPr>
          <w:lang w:val="en-US"/>
        </w:rPr>
        <w:t>and</w:t>
      </w:r>
      <w:ins w:id="2611" w:author="Mostafa Sameer" w:date="2024-10-16T01:58:00Z">
        <w:r w:rsidRPr="00126C4D">
          <w:rPr>
            <w:lang w:val="en-US"/>
          </w:rPr>
          <w:t xml:space="preserve"> other environmental factors during testing to ensure consistency. </w:t>
        </w:r>
      </w:ins>
    </w:p>
    <w:p w14:paraId="0337154F" w14:textId="01CC606F" w:rsidR="00BC5FE4" w:rsidRPr="00126C4D" w:rsidRDefault="00BC5FE4" w:rsidP="00126C4D">
      <w:pPr>
        <w:pStyle w:val="ListParagraph"/>
        <w:widowControl w:val="0"/>
        <w:numPr>
          <w:ilvl w:val="0"/>
          <w:numId w:val="40"/>
        </w:numPr>
        <w:spacing w:line="360" w:lineRule="auto"/>
        <w:jc w:val="both"/>
        <w:rPr>
          <w:ins w:id="2612" w:author="Mostafa Sameer" w:date="2024-10-16T01:58:00Z"/>
          <w:lang w:val="en-US"/>
        </w:rPr>
      </w:pPr>
      <w:ins w:id="2613" w:author="Mostafa Sameer" w:date="2024-10-16T01:58:00Z">
        <w:r w:rsidRPr="00126C4D">
          <w:rPr>
            <w:lang w:val="en-US"/>
          </w:rPr>
          <w:t xml:space="preserve">Analysis </w:t>
        </w:r>
      </w:ins>
      <w:r w:rsidR="0036219E" w:rsidRPr="00126C4D">
        <w:rPr>
          <w:lang w:val="en-US"/>
        </w:rPr>
        <w:t>of</w:t>
      </w:r>
      <w:ins w:id="2614" w:author="Mostafa Sameer" w:date="2024-10-16T01:58:00Z">
        <w:r w:rsidRPr="00126C4D">
          <w:rPr>
            <w:lang w:val="en-US"/>
          </w:rPr>
          <w:t xml:space="preserve"> how variations in laboratory conditions affect water intrusion results, potentially influencing test outcomes. </w:t>
        </w:r>
      </w:ins>
    </w:p>
    <w:p w14:paraId="6F1FDADE" w14:textId="3B3351DF" w:rsidR="006F0FA3" w:rsidRPr="00126C4D" w:rsidRDefault="00BC5FE4" w:rsidP="00126C4D">
      <w:pPr>
        <w:pStyle w:val="ListParagraph"/>
        <w:widowControl w:val="0"/>
        <w:numPr>
          <w:ilvl w:val="0"/>
          <w:numId w:val="40"/>
        </w:numPr>
        <w:spacing w:line="360" w:lineRule="auto"/>
        <w:jc w:val="both"/>
        <w:rPr>
          <w:ins w:id="2615" w:author="Mostafa Sameer" w:date="2024-10-16T02:00:00Z" w16du:dateUtc="2024-10-16T06:00:00Z"/>
          <w:lang w:val="en-US"/>
          <w:rPrChange w:id="2616" w:author="Mostafa Sameer" w:date="2024-10-16T02:00:00Z" w16du:dateUtc="2024-10-16T06:00:00Z">
            <w:rPr>
              <w:ins w:id="2617" w:author="Mostafa Sameer" w:date="2024-10-16T02:00:00Z" w16du:dateUtc="2024-10-16T06:00:00Z"/>
              <w:b/>
              <w:bCs/>
              <w:lang w:val="en-US"/>
            </w:rPr>
          </w:rPrChange>
        </w:rPr>
      </w:pPr>
      <w:ins w:id="2618" w:author="Mostafa Sameer" w:date="2024-10-16T01:58:00Z">
        <w:r w:rsidRPr="00126C4D">
          <w:rPr>
            <w:lang w:val="en-US"/>
          </w:rPr>
          <w:t xml:space="preserve">Guidelines for preparing testing environments that minimize external variability, enhancing the reliability </w:t>
        </w:r>
      </w:ins>
      <w:r w:rsidR="0036219E" w:rsidRPr="00126C4D">
        <w:rPr>
          <w:lang w:val="en-US"/>
        </w:rPr>
        <w:t>of</w:t>
      </w:r>
      <w:ins w:id="2619" w:author="Mostafa Sameer" w:date="2024-10-16T01:58:00Z">
        <w:r w:rsidRPr="00126C4D">
          <w:rPr>
            <w:lang w:val="en-US"/>
          </w:rPr>
          <w:t xml:space="preserve"> results.</w:t>
        </w:r>
      </w:ins>
    </w:p>
    <w:p w14:paraId="7517598D" w14:textId="50314191" w:rsidR="00BC5FE4" w:rsidRPr="006F0FA3" w:rsidRDefault="0080664B">
      <w:pPr>
        <w:pStyle w:val="Heading2"/>
        <w:rPr>
          <w:ins w:id="2620" w:author="Mostafa Sameer" w:date="2024-10-16T01:58:00Z"/>
          <w:b/>
          <w:bCs/>
          <w:sz w:val="24"/>
          <w:szCs w:val="24"/>
          <w:lang w:val="en-US"/>
          <w:rPrChange w:id="2621" w:author="Mostafa Sameer" w:date="2024-10-16T02:00:00Z" w16du:dateUtc="2024-10-16T06:00:00Z">
            <w:rPr>
              <w:ins w:id="2622" w:author="Mostafa Sameer" w:date="2024-10-16T01:58:00Z"/>
              <w:lang w:val="en-US"/>
            </w:rPr>
          </w:rPrChange>
        </w:rPr>
        <w:pPrChange w:id="2623" w:author="Mostafa Sameer" w:date="2024-10-16T02:00:00Z" w16du:dateUtc="2024-10-16T06:00:00Z">
          <w:pPr>
            <w:widowControl w:val="0"/>
            <w:numPr>
              <w:numId w:val="27"/>
            </w:numPr>
            <w:tabs>
              <w:tab w:val="num" w:pos="720"/>
            </w:tabs>
            <w:spacing w:line="360" w:lineRule="auto"/>
            <w:ind w:left="720" w:hanging="360"/>
            <w:jc w:val="both"/>
          </w:pPr>
        </w:pPrChange>
      </w:pPr>
      <w:bookmarkStart w:id="2624" w:name="_Toc180058635"/>
      <w:ins w:id="2625" w:author="Mostafa Sameer" w:date="2024-10-16T02:08:00Z" w16du:dateUtc="2024-10-16T06:08:00Z">
        <w:r>
          <w:rPr>
            <w:b/>
            <w:bCs/>
            <w:sz w:val="24"/>
            <w:szCs w:val="24"/>
            <w:lang w:val="en-US"/>
          </w:rPr>
          <w:lastRenderedPageBreak/>
          <w:t>3</w:t>
        </w:r>
      </w:ins>
      <w:ins w:id="2626" w:author="Mostafa Sameer" w:date="2024-10-16T02:00:00Z" w16du:dateUtc="2024-10-16T06:00:00Z">
        <w:r w:rsidR="006F0FA3" w:rsidRPr="006F0FA3">
          <w:rPr>
            <w:b/>
            <w:bCs/>
            <w:sz w:val="24"/>
            <w:szCs w:val="24"/>
            <w:lang w:val="en-US"/>
            <w:rPrChange w:id="2627" w:author="Mostafa Sameer" w:date="2024-10-16T02:00:00Z" w16du:dateUtc="2024-10-16T06:00:00Z">
              <w:rPr>
                <w:sz w:val="24"/>
                <w:szCs w:val="24"/>
                <w:lang w:val="en-US"/>
              </w:rPr>
            </w:rPrChange>
          </w:rPr>
          <w:t xml:space="preserve">.4 </w:t>
        </w:r>
      </w:ins>
      <w:ins w:id="2628" w:author="Mostafa Sameer" w:date="2024-10-16T01:58:00Z">
        <w:r w:rsidR="00BC5FE4" w:rsidRPr="006F0FA3">
          <w:rPr>
            <w:b/>
            <w:bCs/>
            <w:sz w:val="24"/>
            <w:szCs w:val="24"/>
            <w:lang w:val="en-US"/>
            <w:rPrChange w:id="2629" w:author="Mostafa Sameer" w:date="2024-10-16T02:00:00Z" w16du:dateUtc="2024-10-16T06:00:00Z">
              <w:rPr>
                <w:lang w:val="en-US"/>
              </w:rPr>
            </w:rPrChange>
          </w:rPr>
          <w:t>Br</w:t>
        </w:r>
      </w:ins>
      <w:r w:rsidR="0036219E">
        <w:rPr>
          <w:b/>
          <w:bCs/>
          <w:sz w:val="24"/>
          <w:szCs w:val="24"/>
          <w:lang w:val="en-US"/>
        </w:rPr>
        <w:t>and</w:t>
      </w:r>
      <w:ins w:id="2630" w:author="Mostafa Sameer" w:date="2024-10-16T01:58:00Z">
        <w:r w:rsidR="00BC5FE4" w:rsidRPr="006F0FA3">
          <w:rPr>
            <w:b/>
            <w:bCs/>
            <w:sz w:val="24"/>
            <w:szCs w:val="24"/>
            <w:lang w:val="en-US"/>
            <w:rPrChange w:id="2631" w:author="Mostafa Sameer" w:date="2024-10-16T02:00:00Z" w16du:dateUtc="2024-10-16T06:00:00Z">
              <w:rPr>
                <w:lang w:val="en-US"/>
              </w:rPr>
            </w:rPrChange>
          </w:rPr>
          <w:t xml:space="preserve"> New System Validation:</w:t>
        </w:r>
        <w:bookmarkEnd w:id="2624"/>
        <w:r w:rsidR="00BC5FE4" w:rsidRPr="006F0FA3">
          <w:rPr>
            <w:b/>
            <w:bCs/>
            <w:sz w:val="24"/>
            <w:szCs w:val="24"/>
            <w:lang w:val="en-US"/>
            <w:rPrChange w:id="2632" w:author="Mostafa Sameer" w:date="2024-10-16T02:00:00Z" w16du:dateUtc="2024-10-16T06:00:00Z">
              <w:rPr>
                <w:lang w:val="en-US"/>
              </w:rPr>
            </w:rPrChange>
          </w:rPr>
          <w:t> </w:t>
        </w:r>
      </w:ins>
    </w:p>
    <w:p w14:paraId="1BD36D23" w14:textId="272B9E5C" w:rsidR="00BC5FE4" w:rsidRPr="002131B1" w:rsidRDefault="00BC5FE4">
      <w:pPr>
        <w:pStyle w:val="ListParagraph"/>
        <w:widowControl w:val="0"/>
        <w:numPr>
          <w:ilvl w:val="0"/>
          <w:numId w:val="31"/>
        </w:numPr>
        <w:spacing w:line="360" w:lineRule="auto"/>
        <w:jc w:val="both"/>
        <w:rPr>
          <w:ins w:id="2633" w:author="Mostafa Sameer" w:date="2024-10-16T01:58:00Z"/>
          <w:lang w:val="en-US"/>
        </w:rPr>
        <w:pPrChange w:id="2634" w:author="Mostafa Sameer" w:date="2024-10-16T02:01:00Z" w16du:dateUtc="2024-10-16T06:01:00Z">
          <w:pPr>
            <w:widowControl w:val="0"/>
            <w:spacing w:line="360" w:lineRule="auto"/>
            <w:jc w:val="both"/>
          </w:pPr>
        </w:pPrChange>
      </w:pPr>
      <w:ins w:id="2635" w:author="Mostafa Sameer" w:date="2024-10-16T01:58:00Z">
        <w:r w:rsidRPr="002131B1">
          <w:rPr>
            <w:lang w:val="en-US"/>
          </w:rPr>
          <w:t xml:space="preserve">Establishment </w:t>
        </w:r>
      </w:ins>
      <w:r w:rsidR="0036219E">
        <w:rPr>
          <w:lang w:val="en-US"/>
        </w:rPr>
        <w:t>of</w:t>
      </w:r>
      <w:ins w:id="2636" w:author="Mostafa Sameer" w:date="2024-10-16T01:58:00Z">
        <w:r w:rsidRPr="002131B1">
          <w:rPr>
            <w:lang w:val="en-US"/>
          </w:rPr>
          <w:t xml:space="preserve"> benchmarks for water intrusion resistance based on test findings for new sliding glass door designs.</w:t>
        </w:r>
      </w:ins>
    </w:p>
    <w:p w14:paraId="190E9562" w14:textId="210EE0B3" w:rsidR="00BC5FE4" w:rsidRPr="002131B1" w:rsidRDefault="00BC5FE4">
      <w:pPr>
        <w:pStyle w:val="ListParagraph"/>
        <w:widowControl w:val="0"/>
        <w:numPr>
          <w:ilvl w:val="0"/>
          <w:numId w:val="31"/>
        </w:numPr>
        <w:spacing w:line="360" w:lineRule="auto"/>
        <w:jc w:val="both"/>
        <w:rPr>
          <w:ins w:id="2637" w:author="Mostafa Sameer" w:date="2024-10-16T01:58:00Z"/>
          <w:lang w:val="en-US"/>
        </w:rPr>
        <w:pPrChange w:id="2638" w:author="Mostafa Sameer" w:date="2024-10-16T02:01:00Z" w16du:dateUtc="2024-10-16T06:01:00Z">
          <w:pPr>
            <w:widowControl w:val="0"/>
            <w:spacing w:line="360" w:lineRule="auto"/>
            <w:jc w:val="both"/>
          </w:pPr>
        </w:pPrChange>
      </w:pPr>
      <w:ins w:id="2639" w:author="Mostafa Sameer" w:date="2024-10-16T01:58:00Z">
        <w:r w:rsidRPr="002131B1">
          <w:rPr>
            <w:lang w:val="en-US"/>
          </w:rPr>
          <w:t xml:space="preserve">Assessment </w:t>
        </w:r>
      </w:ins>
      <w:r w:rsidR="0036219E">
        <w:rPr>
          <w:lang w:val="en-US"/>
        </w:rPr>
        <w:t>of</w:t>
      </w:r>
      <w:ins w:id="2640" w:author="Mostafa Sameer" w:date="2024-10-16T01:58:00Z">
        <w:r w:rsidRPr="002131B1">
          <w:rPr>
            <w:lang w:val="en-US"/>
          </w:rPr>
          <w:t xml:space="preserve"> how new designs meet or exceed Florida Building Code st</w:t>
        </w:r>
      </w:ins>
      <w:r w:rsidR="0036219E">
        <w:rPr>
          <w:lang w:val="en-US"/>
        </w:rPr>
        <w:t>and</w:t>
      </w:r>
      <w:ins w:id="2641" w:author="Mostafa Sameer" w:date="2024-10-16T01:58:00Z">
        <w:r w:rsidRPr="002131B1">
          <w:rPr>
            <w:lang w:val="en-US"/>
          </w:rPr>
          <w:t>ards, particularly TAS 202.</w:t>
        </w:r>
      </w:ins>
    </w:p>
    <w:p w14:paraId="5F8596E2" w14:textId="77777777" w:rsidR="00BC5FE4" w:rsidRPr="002131B1" w:rsidRDefault="00BC5FE4">
      <w:pPr>
        <w:pStyle w:val="ListParagraph"/>
        <w:widowControl w:val="0"/>
        <w:numPr>
          <w:ilvl w:val="0"/>
          <w:numId w:val="31"/>
        </w:numPr>
        <w:spacing w:line="360" w:lineRule="auto"/>
        <w:jc w:val="both"/>
        <w:rPr>
          <w:ins w:id="2642" w:author="Mostafa Sameer" w:date="2024-10-16T01:58:00Z"/>
          <w:lang w:val="en-US"/>
        </w:rPr>
        <w:pPrChange w:id="2643" w:author="Mostafa Sameer" w:date="2024-10-16T02:01:00Z" w16du:dateUtc="2024-10-16T06:01:00Z">
          <w:pPr>
            <w:widowControl w:val="0"/>
            <w:spacing w:line="360" w:lineRule="auto"/>
            <w:jc w:val="both"/>
          </w:pPr>
        </w:pPrChange>
      </w:pPr>
      <w:ins w:id="2644" w:author="Mostafa Sameer" w:date="2024-10-16T01:58:00Z">
        <w:r w:rsidRPr="002131B1">
          <w:rPr>
            <w:lang w:val="en-US"/>
          </w:rPr>
          <w:t>Suggestions for design improvements based on water intrusion performance, which could inform future manufacturing practices or building codes. </w:t>
        </w:r>
      </w:ins>
    </w:p>
    <w:p w14:paraId="0000013A" w14:textId="33BBE6FC" w:rsidR="00A67222" w:rsidRPr="00312C2E" w:rsidRDefault="005F6334">
      <w:pPr>
        <w:pStyle w:val="Heading1"/>
        <w:rPr>
          <w:b/>
          <w:bCs/>
          <w:sz w:val="22"/>
          <w:szCs w:val="22"/>
          <w:rPrChange w:id="2645" w:author="Mostafa Sameer" w:date="2024-10-16T00:55:00Z" w16du:dateUtc="2024-10-16T04:55:00Z">
            <w:rPr>
              <w:b/>
              <w:sz w:val="24"/>
              <w:szCs w:val="24"/>
            </w:rPr>
          </w:rPrChange>
        </w:rPr>
        <w:pPrChange w:id="2646" w:author="Mostafa Sameer" w:date="2024-10-16T00:46:00Z" w16du:dateUtc="2024-10-16T04:46:00Z">
          <w:pPr>
            <w:widowControl w:val="0"/>
            <w:spacing w:line="360" w:lineRule="auto"/>
            <w:jc w:val="both"/>
          </w:pPr>
        </w:pPrChange>
      </w:pPr>
      <w:del w:id="2647" w:author="Mostafa Sameer" w:date="2024-10-16T00:45:00Z" w16du:dateUtc="2024-10-16T04:45:00Z">
        <w:r w:rsidRPr="00312C2E" w:rsidDel="00425059">
          <w:rPr>
            <w:b/>
            <w:bCs/>
            <w:sz w:val="22"/>
            <w:szCs w:val="22"/>
            <w:rPrChange w:id="2648" w:author="Mostafa Sameer" w:date="2024-10-16T00:55:00Z" w16du:dateUtc="2024-10-16T04:55:00Z">
              <w:rPr>
                <w:b/>
                <w:sz w:val="24"/>
                <w:szCs w:val="24"/>
              </w:rPr>
            </w:rPrChange>
          </w:rPr>
          <w:delText>7</w:delText>
        </w:r>
      </w:del>
      <w:bookmarkStart w:id="2649" w:name="_Toc180058636"/>
      <w:ins w:id="2650" w:author="Mostafa Sameer" w:date="2024-10-16T02:08:00Z" w16du:dateUtc="2024-10-16T06:08:00Z">
        <w:r w:rsidR="0080664B">
          <w:rPr>
            <w:b/>
            <w:bCs/>
            <w:sz w:val="22"/>
            <w:szCs w:val="22"/>
          </w:rPr>
          <w:t>4</w:t>
        </w:r>
      </w:ins>
      <w:ins w:id="2651" w:author="Mostafa Sameer" w:date="2024-10-16T00:46:00Z" w16du:dateUtc="2024-10-16T04:46:00Z">
        <w:r w:rsidR="00A8000F" w:rsidRPr="00312C2E">
          <w:rPr>
            <w:b/>
            <w:bCs/>
            <w:sz w:val="22"/>
            <w:szCs w:val="22"/>
            <w:rPrChange w:id="2652" w:author="Mostafa Sameer" w:date="2024-10-16T00:55:00Z" w16du:dateUtc="2024-10-16T04:55:00Z">
              <w:rPr/>
            </w:rPrChange>
          </w:rPr>
          <w:t xml:space="preserve">. </w:t>
        </w:r>
      </w:ins>
      <w:r w:rsidRPr="00312C2E">
        <w:rPr>
          <w:b/>
          <w:bCs/>
          <w:sz w:val="22"/>
          <w:szCs w:val="22"/>
          <w:rPrChange w:id="2653" w:author="Mostafa Sameer" w:date="2024-10-16T00:55:00Z" w16du:dateUtc="2024-10-16T04:55:00Z">
            <w:rPr>
              <w:b/>
              <w:sz w:val="24"/>
              <w:szCs w:val="24"/>
            </w:rPr>
          </w:rPrChange>
        </w:rPr>
        <w:t>Conclusions:</w:t>
      </w:r>
      <w:bookmarkEnd w:id="2649"/>
    </w:p>
    <w:p w14:paraId="0000013B" w14:textId="5177FF41" w:rsidR="00A67222" w:rsidRPr="00312C2E" w:rsidRDefault="005F6334">
      <w:pPr>
        <w:widowControl w:val="0"/>
        <w:spacing w:line="360" w:lineRule="auto"/>
        <w:jc w:val="both"/>
        <w:rPr>
          <w:rPrChange w:id="2654" w:author="Mostafa Sameer" w:date="2024-10-16T00:55:00Z" w16du:dateUtc="2024-10-16T04:55:00Z">
            <w:rPr>
              <w:sz w:val="24"/>
              <w:szCs w:val="24"/>
            </w:rPr>
          </w:rPrChange>
        </w:rPr>
      </w:pPr>
      <w:r w:rsidRPr="00312C2E">
        <w:rPr>
          <w:rPrChange w:id="2655" w:author="Mostafa Sameer" w:date="2024-10-16T00:55:00Z" w16du:dateUtc="2024-10-16T04:55:00Z">
            <w:rPr>
              <w:sz w:val="24"/>
              <w:szCs w:val="24"/>
            </w:rPr>
          </w:rPrChange>
        </w:rPr>
        <w:t xml:space="preserve">The results </w:t>
      </w:r>
      <w:r w:rsidR="0036219E">
        <w:t>of</w:t>
      </w:r>
      <w:r w:rsidRPr="00312C2E">
        <w:rPr>
          <w:rPrChange w:id="2656" w:author="Mostafa Sameer" w:date="2024-10-16T00:55:00Z" w16du:dateUtc="2024-10-16T04:55:00Z">
            <w:rPr>
              <w:sz w:val="24"/>
              <w:szCs w:val="24"/>
            </w:rPr>
          </w:rPrChange>
        </w:rPr>
        <w:t xml:space="preserve"> this research indicate that, particularly in areas susceptible to storms, a more thorough approach to regulating sliding glass door installations is required. The functioning </w:t>
      </w:r>
      <w:r w:rsidR="0036219E">
        <w:t>of</w:t>
      </w:r>
      <w:r w:rsidRPr="00312C2E">
        <w:rPr>
          <w:rPrChange w:id="2657" w:author="Mostafa Sameer" w:date="2024-10-16T00:55:00Z" w16du:dateUtc="2024-10-16T04:55:00Z">
            <w:rPr>
              <w:sz w:val="24"/>
              <w:szCs w:val="24"/>
            </w:rPr>
          </w:rPrChange>
        </w:rPr>
        <w:t xml:space="preserve"> building systems under high wind </w:t>
      </w:r>
      <w:r w:rsidR="0036219E">
        <w:t>and</w:t>
      </w:r>
      <w:r w:rsidRPr="00312C2E">
        <w:rPr>
          <w:rPrChange w:id="2658" w:author="Mostafa Sameer" w:date="2024-10-16T00:55:00Z" w16du:dateUtc="2024-10-16T04:55:00Z">
            <w:rPr>
              <w:sz w:val="24"/>
              <w:szCs w:val="24"/>
            </w:rPr>
          </w:rPrChange>
        </w:rPr>
        <w:t xml:space="preserve"> rain conditions has become a key safety concern due to the increased frequency </w:t>
      </w:r>
      <w:r w:rsidR="0036219E">
        <w:t>and</w:t>
      </w:r>
      <w:r w:rsidRPr="00312C2E">
        <w:rPr>
          <w:rPrChange w:id="2659" w:author="Mostafa Sameer" w:date="2024-10-16T00:55:00Z" w16du:dateUtc="2024-10-16T04:55:00Z">
            <w:rPr>
              <w:sz w:val="24"/>
              <w:szCs w:val="24"/>
            </w:rPr>
          </w:rPrChange>
        </w:rPr>
        <w:t xml:space="preserve"> severity </w:t>
      </w:r>
      <w:r w:rsidR="0036219E">
        <w:t>of</w:t>
      </w:r>
      <w:r w:rsidRPr="00312C2E">
        <w:rPr>
          <w:rPrChange w:id="2660" w:author="Mostafa Sameer" w:date="2024-10-16T00:55:00Z" w16du:dateUtc="2024-10-16T04:55:00Z">
            <w:rPr>
              <w:sz w:val="24"/>
              <w:szCs w:val="24"/>
            </w:rPr>
          </w:rPrChange>
        </w:rPr>
        <w:t xml:space="preserve"> these disasters.</w:t>
      </w:r>
    </w:p>
    <w:p w14:paraId="0000013C" w14:textId="5E12AED5" w:rsidR="00A67222" w:rsidRPr="00312C2E" w:rsidRDefault="005F6334">
      <w:pPr>
        <w:widowControl w:val="0"/>
        <w:spacing w:line="360" w:lineRule="auto"/>
        <w:jc w:val="both"/>
        <w:rPr>
          <w:rPrChange w:id="2661" w:author="Mostafa Sameer" w:date="2024-10-16T00:55:00Z" w16du:dateUtc="2024-10-16T04:55:00Z">
            <w:rPr>
              <w:sz w:val="24"/>
              <w:szCs w:val="24"/>
            </w:rPr>
          </w:rPrChange>
        </w:rPr>
      </w:pPr>
      <w:r w:rsidRPr="00312C2E">
        <w:rPr>
          <w:rPrChange w:id="2662" w:author="Mostafa Sameer" w:date="2024-10-16T00:55:00Z" w16du:dateUtc="2024-10-16T04:55:00Z">
            <w:rPr>
              <w:sz w:val="24"/>
              <w:szCs w:val="24"/>
            </w:rPr>
          </w:rPrChange>
        </w:rPr>
        <w:t>The considerable water penetration seen during storm simulations indicates that testing procedures need to change. Although they are not widely used, st</w:t>
      </w:r>
      <w:r w:rsidR="0036219E">
        <w:t>and</w:t>
      </w:r>
      <w:r w:rsidRPr="00312C2E">
        <w:rPr>
          <w:rPrChange w:id="2663" w:author="Mostafa Sameer" w:date="2024-10-16T00:55:00Z" w16du:dateUtc="2024-10-16T04:55:00Z">
            <w:rPr>
              <w:sz w:val="24"/>
              <w:szCs w:val="24"/>
            </w:rPr>
          </w:rPrChange>
        </w:rPr>
        <w:t xml:space="preserve">ards like AAMA 520-09 provide more accurate models </w:t>
      </w:r>
      <w:r w:rsidR="0036219E">
        <w:t>of</w:t>
      </w:r>
      <w:r w:rsidRPr="00312C2E">
        <w:rPr>
          <w:rPrChange w:id="2664" w:author="Mostafa Sameer" w:date="2024-10-16T00:55:00Z" w16du:dateUtc="2024-10-16T04:55:00Z">
            <w:rPr>
              <w:sz w:val="24"/>
              <w:szCs w:val="24"/>
            </w:rPr>
          </w:rPrChange>
        </w:rPr>
        <w:t xml:space="preserve"> dynamic wind pressures. Better protection for properties </w:t>
      </w:r>
      <w:r w:rsidR="0036219E">
        <w:t>and</w:t>
      </w:r>
      <w:r w:rsidRPr="00312C2E">
        <w:rPr>
          <w:rPrChange w:id="2665" w:author="Mostafa Sameer" w:date="2024-10-16T00:55:00Z" w16du:dateUtc="2024-10-16T04:55:00Z">
            <w:rPr>
              <w:sz w:val="24"/>
              <w:szCs w:val="24"/>
            </w:rPr>
          </w:rPrChange>
        </w:rPr>
        <w:t xml:space="preserve"> residents would come from required laws that include these stricter testing procedures.</w:t>
      </w:r>
    </w:p>
    <w:p w14:paraId="0000013D" w14:textId="3434A762" w:rsidR="00A67222" w:rsidRDefault="005F6334">
      <w:pPr>
        <w:widowControl w:val="0"/>
        <w:spacing w:line="360" w:lineRule="auto"/>
        <w:jc w:val="both"/>
      </w:pPr>
      <w:r w:rsidRPr="00312C2E">
        <w:rPr>
          <w:rPrChange w:id="2666" w:author="Mostafa Sameer" w:date="2024-10-16T00:55:00Z" w16du:dateUtc="2024-10-16T04:55:00Z">
            <w:rPr>
              <w:sz w:val="24"/>
              <w:szCs w:val="24"/>
            </w:rPr>
          </w:rPrChange>
        </w:rPr>
        <w:t xml:space="preserve">The paper that better drainage designs </w:t>
      </w:r>
      <w:r w:rsidR="0036219E">
        <w:t>and</w:t>
      </w:r>
      <w:r w:rsidRPr="00312C2E">
        <w:rPr>
          <w:rPrChange w:id="2667" w:author="Mostafa Sameer" w:date="2024-10-16T00:55:00Z" w16du:dateUtc="2024-10-16T04:55:00Z">
            <w:rPr>
              <w:sz w:val="24"/>
              <w:szCs w:val="24"/>
            </w:rPr>
          </w:rPrChange>
        </w:rPr>
        <w:t xml:space="preserve"> sealing systems can only be developed via cooperation between engineers, architects, manufacturers, </w:t>
      </w:r>
      <w:r w:rsidR="0036219E">
        <w:t>and</w:t>
      </w:r>
      <w:r w:rsidRPr="00312C2E">
        <w:rPr>
          <w:rPrChange w:id="2668" w:author="Mostafa Sameer" w:date="2024-10-16T00:55:00Z" w16du:dateUtc="2024-10-16T04:55:00Z">
            <w:rPr>
              <w:sz w:val="24"/>
              <w:szCs w:val="24"/>
            </w:rPr>
          </w:rPrChange>
        </w:rPr>
        <w:t xml:space="preserve"> code authorities. These upgrades would lessen the danger </w:t>
      </w:r>
      <w:r w:rsidR="0036219E">
        <w:t>of</w:t>
      </w:r>
      <w:r w:rsidRPr="00312C2E">
        <w:rPr>
          <w:rPrChange w:id="2669" w:author="Mostafa Sameer" w:date="2024-10-16T00:55:00Z" w16du:dateUtc="2024-10-16T04:55:00Z">
            <w:rPr>
              <w:sz w:val="24"/>
              <w:szCs w:val="24"/>
            </w:rPr>
          </w:rPrChange>
        </w:rPr>
        <w:t xml:space="preserve"> water penetration during storms </w:t>
      </w:r>
      <w:r w:rsidR="0036219E">
        <w:t>and</w:t>
      </w:r>
      <w:r w:rsidRPr="00312C2E">
        <w:rPr>
          <w:rPrChange w:id="2670" w:author="Mostafa Sameer" w:date="2024-10-16T00:55:00Z" w16du:dateUtc="2024-10-16T04:55:00Z">
            <w:rPr>
              <w:sz w:val="24"/>
              <w:szCs w:val="24"/>
            </w:rPr>
          </w:rPrChange>
        </w:rPr>
        <w:t xml:space="preserve"> better safeguard the structural integrity </w:t>
      </w:r>
      <w:r w:rsidR="0036219E">
        <w:t>of</w:t>
      </w:r>
      <w:r w:rsidRPr="00312C2E">
        <w:rPr>
          <w:rPrChange w:id="2671" w:author="Mostafa Sameer" w:date="2024-10-16T00:55:00Z" w16du:dateUtc="2024-10-16T04:55:00Z">
            <w:rPr>
              <w:sz w:val="24"/>
              <w:szCs w:val="24"/>
            </w:rPr>
          </w:rPrChange>
        </w:rPr>
        <w:t xml:space="preserve"> SGDs.</w:t>
      </w:r>
    </w:p>
    <w:p w14:paraId="6E060A75" w14:textId="77777777" w:rsidR="008E74D1" w:rsidRPr="00312C2E" w:rsidRDefault="008E74D1">
      <w:pPr>
        <w:widowControl w:val="0"/>
        <w:spacing w:line="360" w:lineRule="auto"/>
        <w:jc w:val="both"/>
        <w:rPr>
          <w:rPrChange w:id="2672" w:author="Mostafa Sameer" w:date="2024-10-16T00:55:00Z" w16du:dateUtc="2024-10-16T04:55:00Z">
            <w:rPr>
              <w:sz w:val="24"/>
              <w:szCs w:val="24"/>
            </w:rPr>
          </w:rPrChange>
        </w:rPr>
      </w:pPr>
    </w:p>
    <w:p w14:paraId="0000013E" w14:textId="7ED4B334" w:rsidR="00A67222" w:rsidRPr="00312C2E" w:rsidRDefault="005F6334">
      <w:pPr>
        <w:widowControl w:val="0"/>
        <w:spacing w:line="360" w:lineRule="auto"/>
        <w:jc w:val="both"/>
        <w:rPr>
          <w:rPrChange w:id="2673" w:author="Mostafa Sameer" w:date="2024-10-16T00:55:00Z" w16du:dateUtc="2024-10-16T04:55:00Z">
            <w:rPr>
              <w:sz w:val="24"/>
              <w:szCs w:val="24"/>
            </w:rPr>
          </w:rPrChange>
        </w:rPr>
      </w:pPr>
      <w:r w:rsidRPr="00312C2E">
        <w:rPr>
          <w:rPrChange w:id="2674" w:author="Mostafa Sameer" w:date="2024-10-16T00:55:00Z" w16du:dateUtc="2024-10-16T04:55:00Z">
            <w:rPr>
              <w:sz w:val="24"/>
              <w:szCs w:val="24"/>
            </w:rPr>
          </w:rPrChange>
        </w:rPr>
        <w:t xml:space="preserve">WDR penetration has a substantial negative economic impact in addition to structural ramifications. Water damage may lead to expensive repairs, cause building occupants to relocate, </w:t>
      </w:r>
      <w:r w:rsidR="0036219E">
        <w:t>and</w:t>
      </w:r>
      <w:r w:rsidRPr="00312C2E">
        <w:rPr>
          <w:rPrChange w:id="2675" w:author="Mostafa Sameer" w:date="2024-10-16T00:55:00Z" w16du:dateUtc="2024-10-16T04:55:00Z">
            <w:rPr>
              <w:sz w:val="24"/>
              <w:szCs w:val="24"/>
            </w:rPr>
          </w:rPrChange>
        </w:rPr>
        <w:t xml:space="preserve"> raise insurance claims. The building industry can lessen these cost constraints, especially in areas like Florida where storms are a regular danger, by raising the bar for WDR resistance.</w:t>
      </w:r>
    </w:p>
    <w:p w14:paraId="0000013F" w14:textId="64E96987" w:rsidR="00A67222" w:rsidRDefault="005F6334">
      <w:pPr>
        <w:widowControl w:val="0"/>
        <w:spacing w:line="360" w:lineRule="auto"/>
        <w:jc w:val="both"/>
      </w:pPr>
      <w:r w:rsidRPr="00312C2E">
        <w:rPr>
          <w:rPrChange w:id="2676" w:author="Mostafa Sameer" w:date="2024-10-16T00:55:00Z" w16du:dateUtc="2024-10-16T04:55:00Z">
            <w:rPr>
              <w:sz w:val="24"/>
              <w:szCs w:val="24"/>
            </w:rPr>
          </w:rPrChange>
        </w:rPr>
        <w:t xml:space="preserve">The long-term robustness </w:t>
      </w:r>
      <w:r w:rsidR="0036219E">
        <w:t>of</w:t>
      </w:r>
      <w:r w:rsidRPr="00312C2E">
        <w:rPr>
          <w:rPrChange w:id="2677" w:author="Mostafa Sameer" w:date="2024-10-16T00:55:00Z" w16du:dateUtc="2024-10-16T04:55:00Z">
            <w:rPr>
              <w:sz w:val="24"/>
              <w:szCs w:val="24"/>
            </w:rPr>
          </w:rPrChange>
        </w:rPr>
        <w:t xml:space="preserve"> SGD systems depends on life cycle testing conducted in circumstances that replicate real-world usage </w:t>
      </w:r>
      <w:r w:rsidR="0036219E">
        <w:t>and</w:t>
      </w:r>
      <w:r w:rsidRPr="00312C2E">
        <w:rPr>
          <w:rPrChange w:id="2678" w:author="Mostafa Sameer" w:date="2024-10-16T00:55:00Z" w16du:dateUtc="2024-10-16T04:55:00Z">
            <w:rPr>
              <w:sz w:val="24"/>
              <w:szCs w:val="24"/>
            </w:rPr>
          </w:rPrChange>
        </w:rPr>
        <w:t xml:space="preserve"> weather events. Future code updates should place a strong emphasis on the marriage </w:t>
      </w:r>
      <w:r w:rsidR="0036219E">
        <w:t>of</w:t>
      </w:r>
      <w:r w:rsidRPr="00312C2E">
        <w:rPr>
          <w:rPrChange w:id="2679" w:author="Mostafa Sameer" w:date="2024-10-16T00:55:00Z" w16du:dateUtc="2024-10-16T04:55:00Z">
            <w:rPr>
              <w:sz w:val="24"/>
              <w:szCs w:val="24"/>
            </w:rPr>
          </w:rPrChange>
        </w:rPr>
        <w:t xml:space="preserve"> structural performance, durability, </w:t>
      </w:r>
      <w:r w:rsidR="0036219E">
        <w:t>and</w:t>
      </w:r>
      <w:r w:rsidRPr="00312C2E">
        <w:rPr>
          <w:rPrChange w:id="2680" w:author="Mostafa Sameer" w:date="2024-10-16T00:55:00Z" w16du:dateUtc="2024-10-16T04:55:00Z">
            <w:rPr>
              <w:sz w:val="24"/>
              <w:szCs w:val="24"/>
            </w:rPr>
          </w:rPrChange>
        </w:rPr>
        <w:t xml:space="preserve"> water resistance. Despite frequent storm exposure, this would guarantee that door systems continue to operate </w:t>
      </w:r>
      <w:r w:rsidR="0036219E">
        <w:t>and</w:t>
      </w:r>
      <w:r w:rsidRPr="00312C2E">
        <w:rPr>
          <w:rPrChange w:id="2681" w:author="Mostafa Sameer" w:date="2024-10-16T00:55:00Z" w16du:dateUtc="2024-10-16T04:55:00Z">
            <w:rPr>
              <w:sz w:val="24"/>
              <w:szCs w:val="24"/>
            </w:rPr>
          </w:rPrChange>
        </w:rPr>
        <w:t xml:space="preserve"> be safe for the duration </w:t>
      </w:r>
      <w:r w:rsidR="0036219E">
        <w:t>of</w:t>
      </w:r>
      <w:r w:rsidRPr="00312C2E">
        <w:rPr>
          <w:rPrChange w:id="2682" w:author="Mostafa Sameer" w:date="2024-10-16T00:55:00Z" w16du:dateUtc="2024-10-16T04:55:00Z">
            <w:rPr>
              <w:sz w:val="24"/>
              <w:szCs w:val="24"/>
            </w:rPr>
          </w:rPrChange>
        </w:rPr>
        <w:t xml:space="preserve"> their lives.</w:t>
      </w:r>
    </w:p>
    <w:p w14:paraId="4A16A45E" w14:textId="77777777" w:rsidR="008E74D1" w:rsidRPr="00312C2E" w:rsidRDefault="008E74D1">
      <w:pPr>
        <w:widowControl w:val="0"/>
        <w:spacing w:line="360" w:lineRule="auto"/>
        <w:jc w:val="both"/>
        <w:rPr>
          <w:rPrChange w:id="2683" w:author="Mostafa Sameer" w:date="2024-10-16T00:55:00Z" w16du:dateUtc="2024-10-16T04:55:00Z">
            <w:rPr>
              <w:sz w:val="24"/>
              <w:szCs w:val="24"/>
            </w:rPr>
          </w:rPrChange>
        </w:rPr>
      </w:pPr>
    </w:p>
    <w:p w14:paraId="00000140" w14:textId="75EFC045" w:rsidR="00A67222" w:rsidRPr="00312C2E" w:rsidDel="00DA7442" w:rsidRDefault="005F6334">
      <w:pPr>
        <w:widowControl w:val="0"/>
        <w:spacing w:line="360" w:lineRule="auto"/>
        <w:jc w:val="both"/>
        <w:rPr>
          <w:del w:id="2684" w:author="Mostafa Sameer" w:date="2024-10-16T00:47:00Z" w16du:dateUtc="2024-10-16T04:47:00Z"/>
          <w:rPrChange w:id="2685" w:author="Mostafa Sameer" w:date="2024-10-16T00:55:00Z" w16du:dateUtc="2024-10-16T04:55:00Z">
            <w:rPr>
              <w:del w:id="2686" w:author="Mostafa Sameer" w:date="2024-10-16T00:47:00Z" w16du:dateUtc="2024-10-16T04:47:00Z"/>
              <w:sz w:val="24"/>
              <w:szCs w:val="24"/>
            </w:rPr>
          </w:rPrChange>
        </w:rPr>
      </w:pPr>
      <w:r w:rsidRPr="00312C2E">
        <w:rPr>
          <w:rPrChange w:id="2687" w:author="Mostafa Sameer" w:date="2024-10-16T00:55:00Z" w16du:dateUtc="2024-10-16T04:55:00Z">
            <w:rPr>
              <w:sz w:val="24"/>
              <w:szCs w:val="24"/>
            </w:rPr>
          </w:rPrChange>
        </w:rPr>
        <w:t xml:space="preserve">By using the data from this research, the Florida Building Commission may be presented with updates that are well-founded. Reducing residential </w:t>
      </w:r>
      <w:r w:rsidR="0036219E">
        <w:t>and</w:t>
      </w:r>
      <w:r w:rsidRPr="00312C2E">
        <w:rPr>
          <w:rPrChange w:id="2688" w:author="Mostafa Sameer" w:date="2024-10-16T00:55:00Z" w16du:dateUtc="2024-10-16T04:55:00Z">
            <w:rPr>
              <w:sz w:val="24"/>
              <w:szCs w:val="24"/>
            </w:rPr>
          </w:rPrChange>
        </w:rPr>
        <w:t xml:space="preserve"> commercial buildings' vulnerability in </w:t>
      </w:r>
      <w:r w:rsidRPr="00312C2E">
        <w:rPr>
          <w:rPrChange w:id="2689" w:author="Mostafa Sameer" w:date="2024-10-16T00:55:00Z" w16du:dateUtc="2024-10-16T04:55:00Z">
            <w:rPr>
              <w:sz w:val="24"/>
              <w:szCs w:val="24"/>
            </w:rPr>
          </w:rPrChange>
        </w:rPr>
        <w:lastRenderedPageBreak/>
        <w:t xml:space="preserve">hurricane-prone locations may need the adoption </w:t>
      </w:r>
      <w:r w:rsidR="0036219E">
        <w:t>of</w:t>
      </w:r>
      <w:r w:rsidRPr="00312C2E">
        <w:rPr>
          <w:rPrChange w:id="2690" w:author="Mostafa Sameer" w:date="2024-10-16T00:55:00Z" w16du:dateUtc="2024-10-16T04:55:00Z">
            <w:rPr>
              <w:sz w:val="24"/>
              <w:szCs w:val="24"/>
            </w:rPr>
          </w:rPrChange>
        </w:rPr>
        <w:t xml:space="preserve"> stronger st</w:t>
      </w:r>
      <w:r w:rsidR="0036219E">
        <w:t>and</w:t>
      </w:r>
      <w:r w:rsidRPr="00312C2E">
        <w:rPr>
          <w:rPrChange w:id="2691" w:author="Mostafa Sameer" w:date="2024-10-16T00:55:00Z" w16du:dateUtc="2024-10-16T04:55:00Z">
            <w:rPr>
              <w:sz w:val="24"/>
              <w:szCs w:val="24"/>
            </w:rPr>
          </w:rPrChange>
        </w:rPr>
        <w:t xml:space="preserve">ards </w:t>
      </w:r>
      <w:r w:rsidR="0036219E">
        <w:t>and</w:t>
      </w:r>
      <w:r w:rsidRPr="00312C2E">
        <w:rPr>
          <w:rPrChange w:id="2692" w:author="Mostafa Sameer" w:date="2024-10-16T00:55:00Z" w16du:dateUtc="2024-10-16T04:55:00Z">
            <w:rPr>
              <w:sz w:val="24"/>
              <w:szCs w:val="24"/>
            </w:rPr>
          </w:rPrChange>
        </w:rPr>
        <w:t xml:space="preserve"> more stringent testing procedures. Enacting laws that consider these discoveries would be crucial to safeguarding the security </w:t>
      </w:r>
      <w:r w:rsidR="0036219E">
        <w:t>of</w:t>
      </w:r>
      <w:r w:rsidRPr="00312C2E">
        <w:rPr>
          <w:rPrChange w:id="2693" w:author="Mostafa Sameer" w:date="2024-10-16T00:55:00Z" w16du:dateUtc="2024-10-16T04:55:00Z">
            <w:rPr>
              <w:sz w:val="24"/>
              <w:szCs w:val="24"/>
            </w:rPr>
          </w:rPrChange>
        </w:rPr>
        <w:t xml:space="preserve"> buildings </w:t>
      </w:r>
      <w:r w:rsidR="0036219E">
        <w:t>and</w:t>
      </w:r>
      <w:r w:rsidRPr="00312C2E">
        <w:rPr>
          <w:rPrChange w:id="2694" w:author="Mostafa Sameer" w:date="2024-10-16T00:55:00Z" w16du:dateUtc="2024-10-16T04:55:00Z">
            <w:rPr>
              <w:sz w:val="24"/>
              <w:szCs w:val="24"/>
            </w:rPr>
          </w:rPrChange>
        </w:rPr>
        <w:t xml:space="preserve"> their residents.</w:t>
      </w:r>
    </w:p>
    <w:p w14:paraId="00000142" w14:textId="223E3BA5" w:rsidR="00A67222" w:rsidRPr="00312C2E" w:rsidRDefault="0080664B">
      <w:pPr>
        <w:pStyle w:val="Heading1"/>
        <w:rPr>
          <w:sz w:val="22"/>
          <w:szCs w:val="22"/>
          <w:rPrChange w:id="2695" w:author="Mostafa Sameer" w:date="2024-10-16T00:55:00Z" w16du:dateUtc="2024-10-16T04:55:00Z">
            <w:rPr>
              <w:b/>
              <w:sz w:val="24"/>
              <w:szCs w:val="24"/>
            </w:rPr>
          </w:rPrChange>
        </w:rPr>
        <w:pPrChange w:id="2696" w:author="Mostafa Sameer" w:date="2024-10-16T00:47:00Z" w16du:dateUtc="2024-10-16T04:47:00Z">
          <w:pPr>
            <w:widowControl w:val="0"/>
            <w:jc w:val="both"/>
          </w:pPr>
        </w:pPrChange>
      </w:pPr>
      <w:bookmarkStart w:id="2697" w:name="_Toc180058637"/>
      <w:ins w:id="2698" w:author="Mostafa Sameer" w:date="2024-10-16T02:08:00Z" w16du:dateUtc="2024-10-16T06:08:00Z">
        <w:r>
          <w:rPr>
            <w:sz w:val="22"/>
            <w:szCs w:val="22"/>
          </w:rPr>
          <w:t>5</w:t>
        </w:r>
      </w:ins>
      <w:ins w:id="2699" w:author="Mostafa Sameer" w:date="2024-10-16T00:47:00Z" w16du:dateUtc="2024-10-16T04:47:00Z">
        <w:r w:rsidR="00DA7442" w:rsidRPr="00312C2E">
          <w:rPr>
            <w:sz w:val="22"/>
            <w:szCs w:val="22"/>
          </w:rPr>
          <w:t xml:space="preserve">. </w:t>
        </w:r>
      </w:ins>
      <w:del w:id="2700" w:author="Mostafa Sameer" w:date="2024-10-16T00:47:00Z" w16du:dateUtc="2024-10-16T04:47:00Z">
        <w:r w:rsidR="005F6334" w:rsidRPr="00312C2E" w:rsidDel="00DA7442">
          <w:rPr>
            <w:sz w:val="22"/>
            <w:szCs w:val="22"/>
            <w:rPrChange w:id="2701" w:author="Mostafa Sameer" w:date="2024-10-16T00:55:00Z" w16du:dateUtc="2024-10-16T04:55:00Z">
              <w:rPr>
                <w:b/>
                <w:sz w:val="24"/>
                <w:szCs w:val="24"/>
              </w:rPr>
            </w:rPrChange>
          </w:rPr>
          <w:delText xml:space="preserve">8. </w:delText>
        </w:r>
      </w:del>
      <w:r w:rsidR="005F6334" w:rsidRPr="00312C2E">
        <w:rPr>
          <w:b/>
          <w:bCs/>
          <w:sz w:val="22"/>
          <w:szCs w:val="22"/>
          <w:rPrChange w:id="2702" w:author="Mostafa Sameer" w:date="2024-10-16T00:55:00Z" w16du:dateUtc="2024-10-16T04:55:00Z">
            <w:rPr>
              <w:b/>
              <w:sz w:val="24"/>
              <w:szCs w:val="24"/>
            </w:rPr>
          </w:rPrChange>
        </w:rPr>
        <w:t>References:</w:t>
      </w:r>
      <w:bookmarkEnd w:id="2697"/>
    </w:p>
    <w:p w14:paraId="7C77B78E" w14:textId="77EAD919" w:rsidR="009243A1" w:rsidRPr="009243A1" w:rsidRDefault="009243A1" w:rsidP="009243A1">
      <w:pPr>
        <w:pStyle w:val="ListParagraph"/>
        <w:widowControl w:val="0"/>
        <w:numPr>
          <w:ilvl w:val="0"/>
          <w:numId w:val="61"/>
        </w:numPr>
        <w:spacing w:before="240" w:line="360" w:lineRule="auto"/>
        <w:jc w:val="both"/>
        <w:rPr>
          <w:lang w:val="en-US"/>
        </w:rPr>
      </w:pPr>
      <w:proofErr w:type="spellStart"/>
      <w:r w:rsidRPr="009243A1">
        <w:rPr>
          <w:b/>
          <w:bCs/>
          <w:lang w:val="en-US"/>
        </w:rPr>
        <w:t>Moravej</w:t>
      </w:r>
      <w:proofErr w:type="spellEnd"/>
      <w:r w:rsidRPr="009243A1">
        <w:rPr>
          <w:b/>
          <w:bCs/>
          <w:lang w:val="en-US"/>
        </w:rPr>
        <w:t xml:space="preserve">, M., Arya, B., </w:t>
      </w:r>
      <w:proofErr w:type="spellStart"/>
      <w:r w:rsidRPr="009243A1">
        <w:rPr>
          <w:b/>
          <w:bCs/>
          <w:lang w:val="en-US"/>
        </w:rPr>
        <w:t>Simsir</w:t>
      </w:r>
      <w:proofErr w:type="spellEnd"/>
      <w:r w:rsidRPr="009243A1">
        <w:rPr>
          <w:b/>
          <w:bCs/>
          <w:lang w:val="en-US"/>
        </w:rPr>
        <w:t>, C., and Jain, A.</w:t>
      </w:r>
      <w:r w:rsidRPr="009243A1">
        <w:rPr>
          <w:lang w:val="en-US"/>
        </w:rPr>
        <w:t xml:space="preserve"> </w:t>
      </w:r>
      <w:r w:rsidRPr="009243A1">
        <w:rPr>
          <w:i/>
          <w:iCs/>
          <w:lang w:val="en-US"/>
        </w:rPr>
        <w:t>Impact of Extreme Wind Loads on Sliding Glass Doors</w:t>
      </w:r>
      <w:r w:rsidRPr="009243A1">
        <w:rPr>
          <w:lang w:val="en-US"/>
        </w:rPr>
        <w:t>. (n.d.).</w:t>
      </w:r>
    </w:p>
    <w:p w14:paraId="17C9C21E" w14:textId="0668E8FB" w:rsidR="009243A1" w:rsidRPr="009243A1" w:rsidRDefault="009243A1" w:rsidP="009243A1">
      <w:pPr>
        <w:pStyle w:val="ListParagraph"/>
        <w:widowControl w:val="0"/>
        <w:numPr>
          <w:ilvl w:val="0"/>
          <w:numId w:val="61"/>
        </w:numPr>
        <w:spacing w:before="240" w:line="360" w:lineRule="auto"/>
        <w:jc w:val="both"/>
        <w:rPr>
          <w:lang w:val="en-US"/>
        </w:rPr>
      </w:pPr>
      <w:proofErr w:type="spellStart"/>
      <w:r w:rsidRPr="009243A1">
        <w:rPr>
          <w:b/>
          <w:bCs/>
          <w:lang w:val="en-US"/>
        </w:rPr>
        <w:t>Vutukuru</w:t>
      </w:r>
      <w:proofErr w:type="spellEnd"/>
      <w:r w:rsidRPr="009243A1">
        <w:rPr>
          <w:b/>
          <w:bCs/>
          <w:lang w:val="en-US"/>
        </w:rPr>
        <w:t>, K. S., Chowdhury, A. G., and Erwin, J.</w:t>
      </w:r>
      <w:r w:rsidRPr="009243A1">
        <w:rPr>
          <w:lang w:val="en-US"/>
        </w:rPr>
        <w:t xml:space="preserve"> "A case study and a full-scale simulation of wind-driven rain are used to assess how shutters reduce rain." </w:t>
      </w:r>
      <w:r w:rsidRPr="009243A1">
        <w:rPr>
          <w:i/>
          <w:iCs/>
          <w:lang w:val="en-US"/>
        </w:rPr>
        <w:t>2024</w:t>
      </w:r>
      <w:r w:rsidRPr="009243A1">
        <w:rPr>
          <w:lang w:val="en-US"/>
        </w:rPr>
        <w:t>.</w:t>
      </w:r>
    </w:p>
    <w:p w14:paraId="3228B25F" w14:textId="612B5C59" w:rsidR="009243A1" w:rsidRPr="009243A1" w:rsidRDefault="009243A1" w:rsidP="009243A1">
      <w:pPr>
        <w:pStyle w:val="ListParagraph"/>
        <w:widowControl w:val="0"/>
        <w:numPr>
          <w:ilvl w:val="0"/>
          <w:numId w:val="61"/>
        </w:numPr>
        <w:spacing w:before="240" w:line="360" w:lineRule="auto"/>
        <w:jc w:val="both"/>
        <w:rPr>
          <w:lang w:val="en-US"/>
        </w:rPr>
      </w:pPr>
      <w:proofErr w:type="spellStart"/>
      <w:r w:rsidRPr="009243A1">
        <w:rPr>
          <w:b/>
          <w:bCs/>
          <w:lang w:val="en-US"/>
        </w:rPr>
        <w:t>Blocken</w:t>
      </w:r>
      <w:proofErr w:type="spellEnd"/>
      <w:r w:rsidRPr="009243A1">
        <w:rPr>
          <w:b/>
          <w:bCs/>
          <w:lang w:val="en-US"/>
        </w:rPr>
        <w:t xml:space="preserve">, B., and </w:t>
      </w:r>
      <w:proofErr w:type="spellStart"/>
      <w:r w:rsidRPr="009243A1">
        <w:rPr>
          <w:b/>
          <w:bCs/>
          <w:lang w:val="en-US"/>
        </w:rPr>
        <w:t>Carmeliet</w:t>
      </w:r>
      <w:proofErr w:type="spellEnd"/>
      <w:r w:rsidRPr="009243A1">
        <w:rPr>
          <w:b/>
          <w:bCs/>
          <w:lang w:val="en-US"/>
        </w:rPr>
        <w:t>, J.</w:t>
      </w:r>
      <w:r w:rsidRPr="009243A1">
        <w:rPr>
          <w:lang w:val="en-US"/>
        </w:rPr>
        <w:t xml:space="preserve"> "A review of wind-driven rain research in building science." </w:t>
      </w:r>
      <w:r w:rsidRPr="009243A1">
        <w:rPr>
          <w:i/>
          <w:iCs/>
          <w:lang w:val="en-US"/>
        </w:rPr>
        <w:t xml:space="preserve">J. Wind Eng. Ind. </w:t>
      </w:r>
      <w:proofErr w:type="spellStart"/>
      <w:r w:rsidRPr="009243A1">
        <w:rPr>
          <w:i/>
          <w:iCs/>
          <w:lang w:val="en-US"/>
        </w:rPr>
        <w:t>Aerod</w:t>
      </w:r>
      <w:proofErr w:type="spellEnd"/>
      <w:r w:rsidRPr="009243A1">
        <w:rPr>
          <w:i/>
          <w:iCs/>
          <w:lang w:val="en-US"/>
        </w:rPr>
        <w:t>.</w:t>
      </w:r>
      <w:r w:rsidRPr="009243A1">
        <w:rPr>
          <w:lang w:val="en-US"/>
        </w:rPr>
        <w:t>, Vol. 92, (2004), pp. 1079–1130.</w:t>
      </w:r>
    </w:p>
    <w:p w14:paraId="5E4FA633" w14:textId="59DBCA57" w:rsidR="009243A1" w:rsidRPr="009243A1" w:rsidRDefault="009243A1" w:rsidP="009243A1">
      <w:pPr>
        <w:pStyle w:val="ListParagraph"/>
        <w:widowControl w:val="0"/>
        <w:numPr>
          <w:ilvl w:val="0"/>
          <w:numId w:val="61"/>
        </w:numPr>
        <w:spacing w:before="240" w:line="360" w:lineRule="auto"/>
        <w:jc w:val="both"/>
        <w:rPr>
          <w:lang w:val="en-US"/>
        </w:rPr>
      </w:pPr>
      <w:proofErr w:type="spellStart"/>
      <w:r w:rsidRPr="009243A1">
        <w:rPr>
          <w:b/>
          <w:bCs/>
          <w:lang w:val="en-US"/>
        </w:rPr>
        <w:t>Foroushani</w:t>
      </w:r>
      <w:proofErr w:type="spellEnd"/>
      <w:r w:rsidRPr="009243A1">
        <w:rPr>
          <w:b/>
          <w:bCs/>
          <w:lang w:val="en-US"/>
        </w:rPr>
        <w:t>, S. S. M., Ge, H., and Naylor, D.</w:t>
      </w:r>
      <w:r w:rsidRPr="009243A1">
        <w:rPr>
          <w:lang w:val="en-US"/>
        </w:rPr>
        <w:t xml:space="preserve"> "Effects of roof overhangs on wind-driven rain wetting of a low-rise cubic building: A numerical study." </w:t>
      </w:r>
      <w:r w:rsidRPr="009243A1">
        <w:rPr>
          <w:i/>
          <w:iCs/>
          <w:lang w:val="en-US"/>
        </w:rPr>
        <w:t xml:space="preserve">J. Wind Eng. Ind. </w:t>
      </w:r>
      <w:proofErr w:type="spellStart"/>
      <w:r w:rsidRPr="009243A1">
        <w:rPr>
          <w:i/>
          <w:iCs/>
          <w:lang w:val="en-US"/>
        </w:rPr>
        <w:t>Aerod</w:t>
      </w:r>
      <w:proofErr w:type="spellEnd"/>
      <w:r w:rsidRPr="009243A1">
        <w:rPr>
          <w:i/>
          <w:iCs/>
          <w:lang w:val="en-US"/>
        </w:rPr>
        <w:t>.</w:t>
      </w:r>
      <w:r w:rsidRPr="009243A1">
        <w:rPr>
          <w:lang w:val="en-US"/>
        </w:rPr>
        <w:t>, Vol. 125, (2014), pp. 38–51.</w:t>
      </w:r>
    </w:p>
    <w:p w14:paraId="30A7DB81" w14:textId="459ACACA"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Salzano, C. T., Masters, F. J., and Katsaros, J. D.</w:t>
      </w:r>
      <w:r w:rsidRPr="009243A1">
        <w:rPr>
          <w:lang w:val="en-US"/>
        </w:rPr>
        <w:t xml:space="preserve"> "Water penetration resistance of residential window installation options for hurricane-prone areas." </w:t>
      </w:r>
      <w:r w:rsidRPr="009243A1">
        <w:rPr>
          <w:i/>
          <w:iCs/>
          <w:lang w:val="en-US"/>
        </w:rPr>
        <w:t>Build. Environ.</w:t>
      </w:r>
      <w:r w:rsidRPr="009243A1">
        <w:rPr>
          <w:lang w:val="en-US"/>
        </w:rPr>
        <w:t>, Vol. 45, (2010), pp. 1373–1388.</w:t>
      </w:r>
    </w:p>
    <w:p w14:paraId="329CA9B3" w14:textId="4A9D1478"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AAMA.</w:t>
      </w:r>
      <w:r w:rsidRPr="009243A1">
        <w:rPr>
          <w:lang w:val="en-US"/>
        </w:rPr>
        <w:t xml:space="preserve"> </w:t>
      </w:r>
      <w:r w:rsidRPr="009243A1">
        <w:rPr>
          <w:i/>
          <w:iCs/>
          <w:lang w:val="en-US"/>
        </w:rPr>
        <w:t>AAMA 520-09: Voluntary Specification for Rating the Severe Wind-Driven Rain Resistance of Windows, Doors, and Unit Skylights</w:t>
      </w:r>
      <w:r w:rsidRPr="009243A1">
        <w:rPr>
          <w:lang w:val="en-US"/>
        </w:rPr>
        <w:t>. American Architectural Manufacturers Association, 2009.</w:t>
      </w:r>
    </w:p>
    <w:p w14:paraId="3F26F698" w14:textId="4E208860"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AAMA.</w:t>
      </w:r>
      <w:r w:rsidRPr="009243A1">
        <w:rPr>
          <w:lang w:val="en-US"/>
        </w:rPr>
        <w:t xml:space="preserve"> </w:t>
      </w:r>
      <w:r w:rsidRPr="009243A1">
        <w:rPr>
          <w:i/>
          <w:iCs/>
          <w:lang w:val="en-US"/>
        </w:rPr>
        <w:t>AAMA 2501-06: Voluntary Guideline for Engineering Analysis of Window and Sliding Glass Door Anchorage Systems</w:t>
      </w:r>
      <w:r w:rsidRPr="009243A1">
        <w:rPr>
          <w:lang w:val="en-US"/>
        </w:rPr>
        <w:t>. American Architectural Manufacturers Association, 2006.</w:t>
      </w:r>
    </w:p>
    <w:p w14:paraId="54CEF265" w14:textId="18504A5E"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AAMA.</w:t>
      </w:r>
      <w:r w:rsidRPr="009243A1">
        <w:rPr>
          <w:lang w:val="en-US"/>
        </w:rPr>
        <w:t xml:space="preserve"> </w:t>
      </w:r>
      <w:r w:rsidRPr="009243A1">
        <w:rPr>
          <w:i/>
          <w:iCs/>
          <w:lang w:val="en-US"/>
        </w:rPr>
        <w:t>Voluntary 'Life Cycle' Specifications and Test Methods for Architectural Grade Windows and Sliding Glass Doors (AAMA 910)</w:t>
      </w:r>
      <w:r w:rsidRPr="009243A1">
        <w:rPr>
          <w:lang w:val="en-US"/>
        </w:rPr>
        <w:t>. American Architectural Manufacturers Association, 1997.</w:t>
      </w:r>
    </w:p>
    <w:p w14:paraId="2235E9FB" w14:textId="4275F8BB"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Architectural Manufacturers Association, A.</w:t>
      </w:r>
      <w:r w:rsidRPr="009243A1">
        <w:rPr>
          <w:lang w:val="en-US"/>
        </w:rPr>
        <w:t xml:space="preserve"> </w:t>
      </w:r>
      <w:r w:rsidRPr="009243A1">
        <w:rPr>
          <w:i/>
          <w:iCs/>
          <w:lang w:val="en-US"/>
        </w:rPr>
        <w:t>AAMA 101-IS2: Voluntary Specifications for Aluminum, Vinyl (PVC), and Wood Windows and Glass Doors</w:t>
      </w:r>
      <w:r w:rsidRPr="009243A1">
        <w:rPr>
          <w:lang w:val="en-US"/>
        </w:rPr>
        <w:t>. (n.d.).</w:t>
      </w:r>
    </w:p>
    <w:p w14:paraId="095DFB22" w14:textId="2CAFB482"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American Architectural Manufacturers Association.</w:t>
      </w:r>
      <w:r w:rsidRPr="009243A1">
        <w:rPr>
          <w:lang w:val="en-US"/>
        </w:rPr>
        <w:t xml:space="preserve"> </w:t>
      </w:r>
      <w:r w:rsidRPr="009243A1">
        <w:rPr>
          <w:i/>
          <w:iCs/>
          <w:lang w:val="en-US"/>
        </w:rPr>
        <w:t>AAMA 520-09 Voluntary Specification for Rating the Severe Wind-Driven Rain Resistance of Windows, Doors, and Unit Skylights</w:t>
      </w:r>
      <w:r w:rsidRPr="009243A1">
        <w:rPr>
          <w:lang w:val="en-US"/>
        </w:rPr>
        <w:t>. American Architectural Manufacturers Association, 2009.</w:t>
      </w:r>
    </w:p>
    <w:p w14:paraId="7577FC9F" w14:textId="071ED3F0"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Building Commission, F.</w:t>
      </w:r>
      <w:r w:rsidRPr="009243A1">
        <w:rPr>
          <w:lang w:val="en-US"/>
        </w:rPr>
        <w:t xml:space="preserve"> </w:t>
      </w:r>
      <w:r w:rsidRPr="009243A1">
        <w:rPr>
          <w:i/>
          <w:iCs/>
          <w:lang w:val="en-US"/>
        </w:rPr>
        <w:t>Facilitator’s Summary Report of the Florida Building Commission Meeting, Orlando, Florida: Process Design, Consensus-Building, and Facilitation</w:t>
      </w:r>
      <w:r w:rsidRPr="009243A1">
        <w:rPr>
          <w:lang w:val="en-US"/>
        </w:rPr>
        <w:t>. Facilitated Solutions, LLC, 2024.</w:t>
      </w:r>
    </w:p>
    <w:p w14:paraId="17236596" w14:textId="295C917C"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lastRenderedPageBreak/>
        <w:t>Senate, T. F., and Florida Governor Ron DeSanti.</w:t>
      </w:r>
      <w:r w:rsidRPr="009243A1">
        <w:rPr>
          <w:lang w:val="en-US"/>
        </w:rPr>
        <w:t xml:space="preserve"> </w:t>
      </w:r>
      <w:r w:rsidRPr="009243A1">
        <w:rPr>
          <w:i/>
          <w:iCs/>
          <w:lang w:val="en-US"/>
        </w:rPr>
        <w:t>Florida House Version of the Bill Signed into Law</w:t>
      </w:r>
      <w:r w:rsidRPr="009243A1">
        <w:rPr>
          <w:lang w:val="en-US"/>
        </w:rPr>
        <w:t>. (2024).</w:t>
      </w:r>
    </w:p>
    <w:p w14:paraId="43FCEEDA" w14:textId="5649F559"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 xml:space="preserve">Chowdhury, A. G., Erwin, J., and </w:t>
      </w:r>
      <w:proofErr w:type="spellStart"/>
      <w:r w:rsidRPr="009243A1">
        <w:rPr>
          <w:b/>
          <w:bCs/>
          <w:lang w:val="en-US"/>
        </w:rPr>
        <w:t>Vutukuru</w:t>
      </w:r>
      <w:proofErr w:type="spellEnd"/>
      <w:r w:rsidRPr="009243A1">
        <w:rPr>
          <w:b/>
          <w:bCs/>
          <w:lang w:val="en-US"/>
        </w:rPr>
        <w:t>, K. S.</w:t>
      </w:r>
      <w:r w:rsidRPr="009243A1">
        <w:rPr>
          <w:lang w:val="en-US"/>
        </w:rPr>
        <w:t xml:space="preserve"> </w:t>
      </w:r>
      <w:r w:rsidRPr="009243A1">
        <w:rPr>
          <w:i/>
          <w:iCs/>
          <w:lang w:val="en-US"/>
        </w:rPr>
        <w:t>Quantification of Wind-Driven Rain (WDR) Intrusion Through Shuttered Sliding Glass Door Systems Final Report</w:t>
      </w:r>
      <w:r w:rsidRPr="009243A1">
        <w:rPr>
          <w:lang w:val="en-US"/>
        </w:rPr>
        <w:t xml:space="preserve">. 2021. </w:t>
      </w:r>
      <w:r w:rsidRPr="009243A1">
        <w:rPr>
          <w:lang w:val="en-US"/>
        </w:rPr>
        <w:fldChar w:fldCharType="begin"/>
      </w:r>
      <w:r w:rsidRPr="009243A1">
        <w:rPr>
          <w:lang w:val="en-US"/>
        </w:rPr>
        <w:instrText>HYPERLINK "https://doi.org/10.13140/RG.2.2.36806.86081" \t "_new"</w:instrText>
      </w:r>
      <w:r w:rsidRPr="009243A1">
        <w:rPr>
          <w:lang w:val="en-US"/>
        </w:rPr>
      </w:r>
      <w:r w:rsidRPr="009243A1">
        <w:rPr>
          <w:lang w:val="en-US"/>
        </w:rPr>
        <w:fldChar w:fldCharType="separate"/>
      </w:r>
      <w:r w:rsidRPr="009243A1">
        <w:rPr>
          <w:rStyle w:val="Hyperlink"/>
          <w:lang w:val="en-US"/>
        </w:rPr>
        <w:t>https://doi.org/10.13140/RG.2.2.36806.86081</w:t>
      </w:r>
      <w:r w:rsidRPr="009243A1">
        <w:fldChar w:fldCharType="end"/>
      </w:r>
    </w:p>
    <w:p w14:paraId="59640659" w14:textId="76D793F3"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International Code Council, Inc.</w:t>
      </w:r>
      <w:r w:rsidRPr="009243A1">
        <w:rPr>
          <w:lang w:val="en-US"/>
        </w:rPr>
        <w:t xml:space="preserve"> "Testing Application Standard (TAS) 201-94 Impact Test Procedures." </w:t>
      </w:r>
      <w:r w:rsidRPr="009243A1">
        <w:rPr>
          <w:i/>
          <w:iCs/>
          <w:lang w:val="en-US"/>
        </w:rPr>
        <w:t>2017 Florida Building Code—Test Protocols for High-Velocity Hurricane Zone</w:t>
      </w:r>
      <w:r w:rsidRPr="009243A1">
        <w:rPr>
          <w:lang w:val="en-US"/>
        </w:rPr>
        <w:t>. ISBN: 978-1-60983-688-7.</w:t>
      </w:r>
    </w:p>
    <w:p w14:paraId="6D546669" w14:textId="5922B9FD"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International Code Council, Inc.</w:t>
      </w:r>
      <w:r w:rsidRPr="009243A1">
        <w:rPr>
          <w:lang w:val="en-US"/>
        </w:rPr>
        <w:t xml:space="preserve"> "Testing Application Standard (TAS) 202-94 Criteria for Testing Impact and Nonimpact Resistant Building Envelope Components Using Uniform Static Air Pressure." </w:t>
      </w:r>
      <w:r w:rsidRPr="009243A1">
        <w:rPr>
          <w:i/>
          <w:iCs/>
          <w:lang w:val="en-US"/>
        </w:rPr>
        <w:t>2017 Florida Building Code—Test Protocols for High-Velocity Hurricane Zone</w:t>
      </w:r>
      <w:r w:rsidRPr="009243A1">
        <w:rPr>
          <w:lang w:val="en-US"/>
        </w:rPr>
        <w:t>. ISBN: 978-1-60983-688-7.</w:t>
      </w:r>
    </w:p>
    <w:p w14:paraId="59E9C16E" w14:textId="4D977B27"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International Code Council, Inc.</w:t>
      </w:r>
      <w:r w:rsidRPr="009243A1">
        <w:rPr>
          <w:lang w:val="en-US"/>
        </w:rPr>
        <w:t xml:space="preserve"> "Testing Application Standard (TAS) 203-94 Criteria for Testing Products Subject to Cyclic Wind Pressure Loading." </w:t>
      </w:r>
      <w:r w:rsidRPr="009243A1">
        <w:rPr>
          <w:i/>
          <w:iCs/>
          <w:lang w:val="en-US"/>
        </w:rPr>
        <w:t>2017 Florida Building Code—Test Protocols for High-Velocity Hurricane Zone</w:t>
      </w:r>
      <w:r w:rsidRPr="009243A1">
        <w:rPr>
          <w:lang w:val="en-US"/>
        </w:rPr>
        <w:t>. ISBN: 978-1-60983-688-7.</w:t>
      </w:r>
    </w:p>
    <w:p w14:paraId="77AE7964" w14:textId="05820AFE" w:rsidR="009243A1" w:rsidRPr="009243A1" w:rsidRDefault="009243A1" w:rsidP="009243A1">
      <w:pPr>
        <w:pStyle w:val="ListParagraph"/>
        <w:widowControl w:val="0"/>
        <w:numPr>
          <w:ilvl w:val="0"/>
          <w:numId w:val="61"/>
        </w:numPr>
        <w:spacing w:before="240" w:line="360" w:lineRule="auto"/>
        <w:jc w:val="both"/>
        <w:rPr>
          <w:lang w:val="en-US"/>
        </w:rPr>
      </w:pPr>
      <w:proofErr w:type="spellStart"/>
      <w:r w:rsidRPr="009243A1">
        <w:rPr>
          <w:b/>
          <w:bCs/>
          <w:lang w:val="en-US"/>
        </w:rPr>
        <w:t>Catarelli</w:t>
      </w:r>
      <w:proofErr w:type="spellEnd"/>
      <w:r w:rsidRPr="009243A1">
        <w:rPr>
          <w:b/>
          <w:bCs/>
          <w:lang w:val="en-US"/>
        </w:rPr>
        <w:t>, R. A., and Phillips, B. M.</w:t>
      </w:r>
      <w:r w:rsidRPr="009243A1">
        <w:rPr>
          <w:lang w:val="en-US"/>
        </w:rPr>
        <w:t xml:space="preserve"> </w:t>
      </w:r>
      <w:r w:rsidRPr="009243A1">
        <w:rPr>
          <w:i/>
          <w:iCs/>
          <w:lang w:val="en-US"/>
        </w:rPr>
        <w:t>Final Report for Project Entitled: Assessing the Need to Modernize Water Penetration Resistance Test Procedures</w:t>
      </w:r>
      <w:r w:rsidRPr="009243A1">
        <w:rPr>
          <w:lang w:val="en-US"/>
        </w:rPr>
        <w:t>. Presented to the Florida Building Commission, State of Florida Department of Business and Professional Regulation, 2023.</w:t>
      </w:r>
    </w:p>
    <w:p w14:paraId="7B73E8C3" w14:textId="55416AFA"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 xml:space="preserve">Krajewski, W. F., </w:t>
      </w:r>
      <w:proofErr w:type="spellStart"/>
      <w:r w:rsidRPr="009243A1">
        <w:rPr>
          <w:b/>
          <w:bCs/>
          <w:lang w:val="en-US"/>
        </w:rPr>
        <w:t>Ciach</w:t>
      </w:r>
      <w:proofErr w:type="spellEnd"/>
      <w:r w:rsidRPr="009243A1">
        <w:rPr>
          <w:b/>
          <w:bCs/>
          <w:lang w:val="en-US"/>
        </w:rPr>
        <w:t xml:space="preserve">, G. J., McCollum, J. R., and </w:t>
      </w:r>
      <w:proofErr w:type="spellStart"/>
      <w:r w:rsidRPr="009243A1">
        <w:rPr>
          <w:b/>
          <w:bCs/>
          <w:lang w:val="en-US"/>
        </w:rPr>
        <w:t>Bacotiu</w:t>
      </w:r>
      <w:proofErr w:type="spellEnd"/>
      <w:r w:rsidRPr="009243A1">
        <w:rPr>
          <w:b/>
          <w:bCs/>
          <w:lang w:val="en-US"/>
        </w:rPr>
        <w:t>, C.</w:t>
      </w:r>
      <w:r w:rsidRPr="009243A1">
        <w:rPr>
          <w:lang w:val="en-US"/>
        </w:rPr>
        <w:t xml:space="preserve"> "Initial validation of the Global Precipitation Climatology Project monthly rainfall over the United States." </w:t>
      </w:r>
      <w:r w:rsidRPr="009243A1">
        <w:rPr>
          <w:i/>
          <w:iCs/>
          <w:lang w:val="en-US"/>
        </w:rPr>
        <w:t>Journal of Applied Meteorology</w:t>
      </w:r>
      <w:r w:rsidRPr="009243A1">
        <w:rPr>
          <w:lang w:val="en-US"/>
        </w:rPr>
        <w:t>, Vol. 39, No. 7, (2000), pp. 1071–1086.</w:t>
      </w:r>
    </w:p>
    <w:p w14:paraId="28B56F5C" w14:textId="550AB7E1"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Emergency Management Agency, F.</w:t>
      </w:r>
      <w:r w:rsidRPr="009243A1">
        <w:rPr>
          <w:lang w:val="en-US"/>
        </w:rPr>
        <w:t xml:space="preserve"> </w:t>
      </w:r>
      <w:r w:rsidRPr="009243A1">
        <w:rPr>
          <w:i/>
          <w:iCs/>
          <w:lang w:val="en-US"/>
        </w:rPr>
        <w:t>Reducing Water Intrusion Through Windows and Doors</w:t>
      </w:r>
      <w:r w:rsidRPr="009243A1">
        <w:rPr>
          <w:lang w:val="en-US"/>
        </w:rPr>
        <w:t>. (n.d.).</w:t>
      </w:r>
    </w:p>
    <w:p w14:paraId="537DF343" w14:textId="0392F6A8"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FEMA.</w:t>
      </w:r>
      <w:r w:rsidRPr="009243A1">
        <w:rPr>
          <w:lang w:val="en-US"/>
        </w:rPr>
        <w:t xml:space="preserve"> </w:t>
      </w:r>
      <w:r w:rsidRPr="009243A1">
        <w:rPr>
          <w:i/>
          <w:iCs/>
          <w:lang w:val="en-US"/>
        </w:rPr>
        <w:t>FEMA P-2020 Mitigation Assessment Team Report - Hurricanes Irma and Maria in Puerto Rico</w:t>
      </w:r>
      <w:r w:rsidRPr="009243A1">
        <w:rPr>
          <w:lang w:val="en-US"/>
        </w:rPr>
        <w:t>. (n.d.).</w:t>
      </w:r>
    </w:p>
    <w:p w14:paraId="21EA3F30" w14:textId="4C6BE84B" w:rsidR="009243A1" w:rsidRPr="009243A1" w:rsidRDefault="009243A1" w:rsidP="009243A1">
      <w:pPr>
        <w:pStyle w:val="ListParagraph"/>
        <w:widowControl w:val="0"/>
        <w:numPr>
          <w:ilvl w:val="0"/>
          <w:numId w:val="61"/>
        </w:numPr>
        <w:spacing w:before="240" w:line="360" w:lineRule="auto"/>
        <w:jc w:val="both"/>
        <w:rPr>
          <w:lang w:val="en-US"/>
        </w:rPr>
      </w:pPr>
      <w:r w:rsidRPr="009243A1">
        <w:rPr>
          <w:lang w:val="en-US"/>
        </w:rPr>
        <w:t>*</w:t>
      </w:r>
      <w:r w:rsidRPr="009243A1">
        <w:rPr>
          <w:i/>
          <w:iCs/>
          <w:lang w:val="en-US"/>
        </w:rPr>
        <w:t>Mitigation Assessment Team Report Hurricane Harvey in Texas</w:t>
      </w:r>
      <w:r w:rsidRPr="009243A1">
        <w:rPr>
          <w:lang w:val="en-US"/>
        </w:rPr>
        <w:t>. (n.d.).</w:t>
      </w:r>
    </w:p>
    <w:p w14:paraId="3286D2DB" w14:textId="155F2045"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Emergency Management Agency, F.</w:t>
      </w:r>
      <w:r w:rsidRPr="009243A1">
        <w:rPr>
          <w:lang w:val="en-US"/>
        </w:rPr>
        <w:t xml:space="preserve"> </w:t>
      </w:r>
      <w:r w:rsidRPr="009243A1">
        <w:rPr>
          <w:i/>
          <w:iCs/>
          <w:lang w:val="en-US"/>
        </w:rPr>
        <w:t>Mitigation Assessment Team Report: Hurricane Michael in Florida, Building Performance Observations, Recommendations, and Technical Guidance</w:t>
      </w:r>
      <w:r w:rsidRPr="009243A1">
        <w:rPr>
          <w:lang w:val="en-US"/>
        </w:rPr>
        <w:t>. FEMA P-2077/February 2020.</w:t>
      </w:r>
    </w:p>
    <w:p w14:paraId="7953DACB" w14:textId="16C141D9" w:rsidR="009243A1" w:rsidRPr="009243A1" w:rsidRDefault="009243A1" w:rsidP="009243A1">
      <w:pPr>
        <w:pStyle w:val="ListParagraph"/>
        <w:widowControl w:val="0"/>
        <w:numPr>
          <w:ilvl w:val="0"/>
          <w:numId w:val="61"/>
        </w:numPr>
        <w:spacing w:before="240" w:line="360" w:lineRule="auto"/>
        <w:jc w:val="both"/>
        <w:rPr>
          <w:lang w:val="en-US"/>
        </w:rPr>
      </w:pPr>
      <w:r w:rsidRPr="009243A1">
        <w:rPr>
          <w:i/>
          <w:iCs/>
          <w:lang w:val="en-US"/>
        </w:rPr>
        <w:t xml:space="preserve">Storm </w:t>
      </w:r>
      <w:proofErr w:type="spellStart"/>
      <w:r w:rsidRPr="009243A1">
        <w:rPr>
          <w:i/>
          <w:iCs/>
          <w:lang w:val="en-US"/>
        </w:rPr>
        <w:t>Armour</w:t>
      </w:r>
      <w:proofErr w:type="spellEnd"/>
      <w:r w:rsidRPr="009243A1">
        <w:rPr>
          <w:i/>
          <w:iCs/>
          <w:lang w:val="en-US"/>
        </w:rPr>
        <w:t xml:space="preserve"> Eliminates up to 99% of Water Intrusion from Sliding Door Tracks During Severe Weather Conditions</w:t>
      </w:r>
      <w:r w:rsidRPr="009243A1">
        <w:rPr>
          <w:lang w:val="en-US"/>
        </w:rPr>
        <w:t>. (n.d.).</w:t>
      </w:r>
    </w:p>
    <w:p w14:paraId="20FDA9A4" w14:textId="571980C7" w:rsidR="009243A1"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t>Prevatt, D., Smith, D., and Louis, M.</w:t>
      </w:r>
      <w:r w:rsidRPr="009243A1">
        <w:rPr>
          <w:lang w:val="en-US"/>
        </w:rPr>
        <w:t xml:space="preserve"> "Wind-Driven Rain Tests of Building Envelope Systems up to Hurricane-Strength Wind-Driven Rain Intensity." (n.d.).</w:t>
      </w:r>
    </w:p>
    <w:p w14:paraId="7F3A8487" w14:textId="3EDBCDF6" w:rsidR="00126C4D" w:rsidRPr="009243A1" w:rsidRDefault="009243A1" w:rsidP="009243A1">
      <w:pPr>
        <w:pStyle w:val="ListParagraph"/>
        <w:widowControl w:val="0"/>
        <w:numPr>
          <w:ilvl w:val="0"/>
          <w:numId w:val="61"/>
        </w:numPr>
        <w:spacing w:before="240" w:line="360" w:lineRule="auto"/>
        <w:jc w:val="both"/>
        <w:rPr>
          <w:lang w:val="en-US"/>
        </w:rPr>
      </w:pPr>
      <w:r w:rsidRPr="009243A1">
        <w:rPr>
          <w:b/>
          <w:bCs/>
          <w:lang w:val="en-US"/>
        </w:rPr>
        <w:lastRenderedPageBreak/>
        <w:t>Melchor, C. E.</w:t>
      </w:r>
      <w:r w:rsidRPr="009243A1">
        <w:rPr>
          <w:lang w:val="en-US"/>
        </w:rPr>
        <w:t xml:space="preserve"> </w:t>
      </w:r>
      <w:r w:rsidRPr="009243A1">
        <w:rPr>
          <w:i/>
          <w:iCs/>
          <w:lang w:val="en-US"/>
        </w:rPr>
        <w:t>Statistical Analysis for STORMARMOUR Technical Report - A Product of Storm Shield of Miami, Inc.</w:t>
      </w:r>
      <w:r w:rsidRPr="009243A1">
        <w:rPr>
          <w:lang w:val="en-US"/>
        </w:rPr>
        <w:t>, NC23-191 (Certificate of Authorization # 8755), (2023), pp. 1–18.</w:t>
      </w:r>
    </w:p>
    <w:p w14:paraId="3EA150EC" w14:textId="77777777" w:rsidR="00126C4D" w:rsidRDefault="00126C4D">
      <w:pPr>
        <w:widowControl w:val="0"/>
        <w:spacing w:before="240" w:line="360" w:lineRule="auto"/>
        <w:jc w:val="both"/>
        <w:rPr>
          <w:lang w:val="en-US"/>
        </w:rPr>
      </w:pPr>
    </w:p>
    <w:p w14:paraId="1746B290" w14:textId="77777777" w:rsidR="00126C4D" w:rsidRDefault="00126C4D">
      <w:pPr>
        <w:widowControl w:val="0"/>
        <w:spacing w:before="240" w:line="360" w:lineRule="auto"/>
        <w:jc w:val="both"/>
        <w:rPr>
          <w:lang w:val="en-US"/>
        </w:rPr>
      </w:pPr>
    </w:p>
    <w:p w14:paraId="533162C3" w14:textId="77777777" w:rsidR="00126C4D" w:rsidRDefault="00126C4D">
      <w:pPr>
        <w:widowControl w:val="0"/>
        <w:spacing w:before="240" w:line="360" w:lineRule="auto"/>
        <w:jc w:val="both"/>
        <w:rPr>
          <w:lang w:val="en-US"/>
        </w:rPr>
      </w:pPr>
    </w:p>
    <w:p w14:paraId="1CBCE693" w14:textId="77777777" w:rsidR="00126C4D" w:rsidRDefault="00126C4D">
      <w:pPr>
        <w:widowControl w:val="0"/>
        <w:spacing w:before="240" w:line="360" w:lineRule="auto"/>
        <w:jc w:val="both"/>
        <w:rPr>
          <w:lang w:val="en-US"/>
        </w:rPr>
      </w:pPr>
    </w:p>
    <w:p w14:paraId="42A2C214" w14:textId="77777777" w:rsidR="00126C4D" w:rsidRDefault="00126C4D">
      <w:pPr>
        <w:widowControl w:val="0"/>
        <w:spacing w:before="240" w:line="360" w:lineRule="auto"/>
        <w:jc w:val="both"/>
        <w:rPr>
          <w:lang w:val="en-US"/>
        </w:rPr>
      </w:pPr>
    </w:p>
    <w:p w14:paraId="012A1A36" w14:textId="77777777" w:rsidR="00126C4D" w:rsidRDefault="00126C4D">
      <w:pPr>
        <w:widowControl w:val="0"/>
        <w:spacing w:before="240" w:line="360" w:lineRule="auto"/>
        <w:jc w:val="both"/>
        <w:rPr>
          <w:lang w:val="en-US"/>
        </w:rPr>
      </w:pPr>
    </w:p>
    <w:p w14:paraId="6D3A10CE" w14:textId="77777777" w:rsidR="00126C4D" w:rsidRDefault="00126C4D">
      <w:pPr>
        <w:widowControl w:val="0"/>
        <w:spacing w:before="240" w:line="360" w:lineRule="auto"/>
        <w:jc w:val="both"/>
        <w:rPr>
          <w:lang w:val="en-US"/>
        </w:rPr>
      </w:pPr>
    </w:p>
    <w:p w14:paraId="088B3D7E" w14:textId="77777777" w:rsidR="00126C4D" w:rsidRDefault="00126C4D">
      <w:pPr>
        <w:widowControl w:val="0"/>
        <w:spacing w:before="240" w:line="360" w:lineRule="auto"/>
        <w:jc w:val="both"/>
        <w:rPr>
          <w:lang w:val="en-US"/>
        </w:rPr>
      </w:pPr>
    </w:p>
    <w:p w14:paraId="28742129" w14:textId="77777777" w:rsidR="00126C4D" w:rsidRDefault="00126C4D">
      <w:pPr>
        <w:widowControl w:val="0"/>
        <w:spacing w:before="240" w:line="360" w:lineRule="auto"/>
        <w:jc w:val="both"/>
        <w:rPr>
          <w:lang w:val="en-US"/>
        </w:rPr>
      </w:pPr>
    </w:p>
    <w:p w14:paraId="5C54C642" w14:textId="77777777" w:rsidR="00126C4D" w:rsidRDefault="00126C4D">
      <w:pPr>
        <w:widowControl w:val="0"/>
        <w:spacing w:before="240" w:line="360" w:lineRule="auto"/>
        <w:jc w:val="both"/>
        <w:rPr>
          <w:lang w:val="en-US"/>
        </w:rPr>
      </w:pPr>
    </w:p>
    <w:p w14:paraId="248A3C73" w14:textId="77777777" w:rsidR="00126C4D" w:rsidRDefault="00126C4D">
      <w:pPr>
        <w:widowControl w:val="0"/>
        <w:spacing w:before="240" w:line="360" w:lineRule="auto"/>
        <w:jc w:val="both"/>
        <w:rPr>
          <w:lang w:val="en-US"/>
        </w:rPr>
      </w:pPr>
    </w:p>
    <w:p w14:paraId="6AFD4A7F" w14:textId="77777777" w:rsidR="00126C4D" w:rsidRDefault="00126C4D">
      <w:pPr>
        <w:widowControl w:val="0"/>
        <w:spacing w:before="240" w:line="360" w:lineRule="auto"/>
        <w:jc w:val="both"/>
        <w:rPr>
          <w:lang w:val="en-US"/>
        </w:rPr>
      </w:pPr>
    </w:p>
    <w:p w14:paraId="6ADB9B0A" w14:textId="77777777" w:rsidR="00126C4D" w:rsidRDefault="00126C4D">
      <w:pPr>
        <w:widowControl w:val="0"/>
        <w:spacing w:before="240" w:line="360" w:lineRule="auto"/>
        <w:jc w:val="both"/>
        <w:rPr>
          <w:lang w:val="en-US"/>
        </w:rPr>
      </w:pPr>
    </w:p>
    <w:p w14:paraId="42DEDCCC" w14:textId="77777777" w:rsidR="00126C4D" w:rsidRDefault="00126C4D">
      <w:pPr>
        <w:widowControl w:val="0"/>
        <w:spacing w:before="240" w:line="360" w:lineRule="auto"/>
        <w:jc w:val="both"/>
        <w:rPr>
          <w:lang w:val="en-US"/>
        </w:rPr>
      </w:pPr>
    </w:p>
    <w:p w14:paraId="1976747F" w14:textId="77777777" w:rsidR="00126C4D" w:rsidRPr="00312C2E" w:rsidDel="00DA7442" w:rsidRDefault="00126C4D" w:rsidP="005C41EB">
      <w:pPr>
        <w:widowControl w:val="0"/>
        <w:spacing w:before="240" w:line="360" w:lineRule="auto"/>
        <w:jc w:val="both"/>
        <w:rPr>
          <w:del w:id="2703" w:author="Mostafa Sameer" w:date="2024-10-16T00:48:00Z" w16du:dateUtc="2024-10-16T04:48:00Z"/>
          <w:rPrChange w:id="2704" w:author="Mostafa Sameer" w:date="2024-10-16T00:55:00Z" w16du:dateUtc="2024-10-16T04:55:00Z">
            <w:rPr>
              <w:del w:id="2705" w:author="Mostafa Sameer" w:date="2024-10-16T00:48:00Z" w16du:dateUtc="2024-10-16T04:48:00Z"/>
              <w:sz w:val="24"/>
              <w:szCs w:val="24"/>
            </w:rPr>
          </w:rPrChange>
        </w:rPr>
      </w:pPr>
    </w:p>
    <w:p w14:paraId="0000015A" w14:textId="77777777" w:rsidR="00A67222" w:rsidRPr="00312C2E" w:rsidDel="00DA7442" w:rsidRDefault="00A67222">
      <w:pPr>
        <w:widowControl w:val="0"/>
        <w:spacing w:before="240" w:line="360" w:lineRule="auto"/>
        <w:jc w:val="both"/>
        <w:rPr>
          <w:del w:id="2706" w:author="Mostafa Sameer" w:date="2024-10-16T00:48:00Z" w16du:dateUtc="2024-10-16T04:48:00Z"/>
          <w:rPrChange w:id="2707" w:author="Mostafa Sameer" w:date="2024-10-16T00:55:00Z" w16du:dateUtc="2024-10-16T04:55:00Z">
            <w:rPr>
              <w:del w:id="2708" w:author="Mostafa Sameer" w:date="2024-10-16T00:48:00Z" w16du:dateUtc="2024-10-16T04:48:00Z"/>
              <w:sz w:val="24"/>
              <w:szCs w:val="24"/>
            </w:rPr>
          </w:rPrChange>
        </w:rPr>
      </w:pPr>
    </w:p>
    <w:p w14:paraId="0000015B" w14:textId="77777777" w:rsidR="00A67222" w:rsidRPr="00312C2E" w:rsidDel="00DA7442" w:rsidRDefault="00A67222">
      <w:pPr>
        <w:widowControl w:val="0"/>
        <w:spacing w:before="240" w:line="360" w:lineRule="auto"/>
        <w:jc w:val="both"/>
        <w:rPr>
          <w:del w:id="2709" w:author="Mostafa Sameer" w:date="2024-10-16T00:48:00Z" w16du:dateUtc="2024-10-16T04:48:00Z"/>
          <w:rPrChange w:id="2710" w:author="Mostafa Sameer" w:date="2024-10-16T00:55:00Z" w16du:dateUtc="2024-10-16T04:55:00Z">
            <w:rPr>
              <w:del w:id="2711" w:author="Mostafa Sameer" w:date="2024-10-16T00:48:00Z" w16du:dateUtc="2024-10-16T04:48:00Z"/>
              <w:sz w:val="24"/>
              <w:szCs w:val="24"/>
            </w:rPr>
          </w:rPrChange>
        </w:rPr>
      </w:pPr>
    </w:p>
    <w:p w14:paraId="0000015C" w14:textId="77777777" w:rsidR="00A67222" w:rsidRPr="00312C2E" w:rsidDel="00DA7442" w:rsidRDefault="00A67222">
      <w:pPr>
        <w:widowControl w:val="0"/>
        <w:spacing w:before="240" w:line="360" w:lineRule="auto"/>
        <w:jc w:val="both"/>
        <w:rPr>
          <w:del w:id="2712" w:author="Mostafa Sameer" w:date="2024-10-16T00:48:00Z" w16du:dateUtc="2024-10-16T04:48:00Z"/>
          <w:rPrChange w:id="2713" w:author="Mostafa Sameer" w:date="2024-10-16T00:55:00Z" w16du:dateUtc="2024-10-16T04:55:00Z">
            <w:rPr>
              <w:del w:id="2714" w:author="Mostafa Sameer" w:date="2024-10-16T00:48:00Z" w16du:dateUtc="2024-10-16T04:48:00Z"/>
              <w:sz w:val="24"/>
              <w:szCs w:val="24"/>
            </w:rPr>
          </w:rPrChange>
        </w:rPr>
      </w:pPr>
    </w:p>
    <w:p w14:paraId="0000015D" w14:textId="77777777" w:rsidR="00A67222" w:rsidRPr="00312C2E" w:rsidDel="00DA7442" w:rsidRDefault="00A67222">
      <w:pPr>
        <w:widowControl w:val="0"/>
        <w:spacing w:before="240" w:line="360" w:lineRule="auto"/>
        <w:jc w:val="both"/>
        <w:rPr>
          <w:del w:id="2715" w:author="Mostafa Sameer" w:date="2024-10-16T00:48:00Z" w16du:dateUtc="2024-10-16T04:48:00Z"/>
          <w:rPrChange w:id="2716" w:author="Mostafa Sameer" w:date="2024-10-16T00:55:00Z" w16du:dateUtc="2024-10-16T04:55:00Z">
            <w:rPr>
              <w:del w:id="2717" w:author="Mostafa Sameer" w:date="2024-10-16T00:48:00Z" w16du:dateUtc="2024-10-16T04:48:00Z"/>
              <w:sz w:val="24"/>
              <w:szCs w:val="24"/>
            </w:rPr>
          </w:rPrChange>
        </w:rPr>
      </w:pPr>
    </w:p>
    <w:p w14:paraId="0000015E" w14:textId="77777777" w:rsidR="00A67222" w:rsidRPr="00312C2E" w:rsidDel="00DA7442" w:rsidRDefault="00A67222">
      <w:pPr>
        <w:widowControl w:val="0"/>
        <w:spacing w:before="240" w:line="360" w:lineRule="auto"/>
        <w:jc w:val="both"/>
        <w:rPr>
          <w:del w:id="2718" w:author="Mostafa Sameer" w:date="2024-10-16T00:48:00Z" w16du:dateUtc="2024-10-16T04:48:00Z"/>
          <w:rPrChange w:id="2719" w:author="Mostafa Sameer" w:date="2024-10-16T00:55:00Z" w16du:dateUtc="2024-10-16T04:55:00Z">
            <w:rPr>
              <w:del w:id="2720" w:author="Mostafa Sameer" w:date="2024-10-16T00:48:00Z" w16du:dateUtc="2024-10-16T04:48:00Z"/>
              <w:sz w:val="24"/>
              <w:szCs w:val="24"/>
            </w:rPr>
          </w:rPrChange>
        </w:rPr>
      </w:pPr>
    </w:p>
    <w:p w14:paraId="0000015F" w14:textId="77777777" w:rsidR="00A67222" w:rsidRPr="00312C2E" w:rsidDel="00DA7442" w:rsidRDefault="00A67222">
      <w:pPr>
        <w:widowControl w:val="0"/>
        <w:spacing w:before="240" w:line="360" w:lineRule="auto"/>
        <w:jc w:val="both"/>
        <w:rPr>
          <w:del w:id="2721" w:author="Mostafa Sameer" w:date="2024-10-16T00:48:00Z" w16du:dateUtc="2024-10-16T04:48:00Z"/>
          <w:rPrChange w:id="2722" w:author="Mostafa Sameer" w:date="2024-10-16T00:55:00Z" w16du:dateUtc="2024-10-16T04:55:00Z">
            <w:rPr>
              <w:del w:id="2723" w:author="Mostafa Sameer" w:date="2024-10-16T00:48:00Z" w16du:dateUtc="2024-10-16T04:48:00Z"/>
              <w:sz w:val="24"/>
              <w:szCs w:val="24"/>
            </w:rPr>
          </w:rPrChange>
        </w:rPr>
      </w:pPr>
    </w:p>
    <w:p w14:paraId="00000160" w14:textId="77777777" w:rsidR="00A67222" w:rsidRPr="00312C2E" w:rsidDel="00DA7442" w:rsidRDefault="00A67222">
      <w:pPr>
        <w:widowControl w:val="0"/>
        <w:spacing w:before="240" w:line="360" w:lineRule="auto"/>
        <w:jc w:val="both"/>
        <w:rPr>
          <w:del w:id="2724" w:author="Mostafa Sameer" w:date="2024-10-16T00:48:00Z" w16du:dateUtc="2024-10-16T04:48:00Z"/>
          <w:rPrChange w:id="2725" w:author="Mostafa Sameer" w:date="2024-10-16T00:55:00Z" w16du:dateUtc="2024-10-16T04:55:00Z">
            <w:rPr>
              <w:del w:id="2726" w:author="Mostafa Sameer" w:date="2024-10-16T00:48:00Z" w16du:dateUtc="2024-10-16T04:48:00Z"/>
              <w:sz w:val="24"/>
              <w:szCs w:val="24"/>
            </w:rPr>
          </w:rPrChange>
        </w:rPr>
      </w:pPr>
    </w:p>
    <w:p w14:paraId="00000161" w14:textId="77777777" w:rsidR="00A67222" w:rsidRPr="00312C2E" w:rsidRDefault="00A67222">
      <w:pPr>
        <w:widowControl w:val="0"/>
        <w:spacing w:before="240" w:line="360" w:lineRule="auto"/>
        <w:jc w:val="both"/>
        <w:rPr>
          <w:rPrChange w:id="2727" w:author="Mostafa Sameer" w:date="2024-10-16T00:55:00Z" w16du:dateUtc="2024-10-16T04:55:00Z">
            <w:rPr>
              <w:sz w:val="24"/>
              <w:szCs w:val="24"/>
            </w:rPr>
          </w:rPrChange>
        </w:rPr>
      </w:pPr>
    </w:p>
    <w:p w14:paraId="00000162" w14:textId="7ACFBDCB" w:rsidR="00A67222" w:rsidRPr="00312C2E" w:rsidRDefault="0080664B">
      <w:pPr>
        <w:pStyle w:val="Heading1"/>
        <w:rPr>
          <w:b/>
          <w:bCs/>
          <w:sz w:val="22"/>
          <w:szCs w:val="22"/>
          <w:rPrChange w:id="2728" w:author="Mostafa Sameer" w:date="2024-10-16T00:55:00Z" w16du:dateUtc="2024-10-16T04:55:00Z">
            <w:rPr>
              <w:b/>
              <w:sz w:val="24"/>
              <w:szCs w:val="24"/>
            </w:rPr>
          </w:rPrChange>
        </w:rPr>
        <w:pPrChange w:id="2729" w:author="Mostafa Sameer" w:date="2024-10-16T00:48:00Z" w16du:dateUtc="2024-10-16T04:48:00Z">
          <w:pPr>
            <w:widowControl w:val="0"/>
            <w:spacing w:before="240" w:line="360" w:lineRule="auto"/>
          </w:pPr>
        </w:pPrChange>
      </w:pPr>
      <w:bookmarkStart w:id="2730" w:name="_Toc180058638"/>
      <w:ins w:id="2731" w:author="Mostafa Sameer" w:date="2024-10-16T02:08:00Z" w16du:dateUtc="2024-10-16T06:08:00Z">
        <w:r>
          <w:rPr>
            <w:b/>
            <w:bCs/>
            <w:sz w:val="22"/>
            <w:szCs w:val="22"/>
          </w:rPr>
          <w:t>6</w:t>
        </w:r>
      </w:ins>
      <w:del w:id="2732" w:author="Mostafa Sameer" w:date="2024-10-16T00:47:00Z" w16du:dateUtc="2024-10-16T04:47:00Z">
        <w:r w:rsidR="005F6334" w:rsidRPr="00312C2E" w:rsidDel="00DA7442">
          <w:rPr>
            <w:b/>
            <w:bCs/>
            <w:sz w:val="22"/>
            <w:szCs w:val="22"/>
            <w:rPrChange w:id="2733" w:author="Mostafa Sameer" w:date="2024-10-16T00:55:00Z" w16du:dateUtc="2024-10-16T04:55:00Z">
              <w:rPr>
                <w:b/>
                <w:sz w:val="24"/>
                <w:szCs w:val="24"/>
              </w:rPr>
            </w:rPrChange>
          </w:rPr>
          <w:delText>9</w:delText>
        </w:r>
      </w:del>
      <w:r w:rsidR="005F6334" w:rsidRPr="00312C2E">
        <w:rPr>
          <w:b/>
          <w:bCs/>
          <w:sz w:val="22"/>
          <w:szCs w:val="22"/>
          <w:rPrChange w:id="2734" w:author="Mostafa Sameer" w:date="2024-10-16T00:55:00Z" w16du:dateUtc="2024-10-16T04:55:00Z">
            <w:rPr>
              <w:b/>
              <w:sz w:val="24"/>
              <w:szCs w:val="24"/>
            </w:rPr>
          </w:rPrChange>
        </w:rPr>
        <w:t>. APPENDICES</w:t>
      </w:r>
      <w:bookmarkEnd w:id="2730"/>
    </w:p>
    <w:p w14:paraId="00000163" w14:textId="77777777" w:rsidR="00A67222" w:rsidRPr="00126C4D" w:rsidRDefault="005F6334">
      <w:pPr>
        <w:pStyle w:val="Heading2"/>
        <w:jc w:val="center"/>
        <w:rPr>
          <w:b/>
          <w:bCs/>
          <w:sz w:val="22"/>
          <w:szCs w:val="22"/>
          <w:u w:val="single"/>
          <w:rPrChange w:id="2735" w:author="Mostafa Sameer" w:date="2024-10-16T00:55:00Z" w16du:dateUtc="2024-10-16T04:55:00Z">
            <w:rPr>
              <w:b/>
              <w:bCs/>
              <w:sz w:val="24"/>
              <w:szCs w:val="24"/>
            </w:rPr>
          </w:rPrChange>
        </w:rPr>
        <w:pPrChange w:id="2736" w:author="Mostafa Sameer" w:date="2024-10-16T00:50:00Z" w16du:dateUtc="2024-10-16T04:50:00Z">
          <w:pPr>
            <w:widowControl w:val="0"/>
            <w:spacing w:before="240" w:after="240" w:line="360" w:lineRule="auto"/>
          </w:pPr>
        </w:pPrChange>
      </w:pPr>
      <w:bookmarkStart w:id="2737" w:name="_Toc180058639"/>
      <w:r w:rsidRPr="00126C4D">
        <w:rPr>
          <w:b/>
          <w:bCs/>
          <w:sz w:val="22"/>
          <w:szCs w:val="22"/>
          <w:u w:val="single"/>
          <w:rPrChange w:id="2738" w:author="Mostafa Sameer" w:date="2024-10-16T00:55:00Z" w16du:dateUtc="2024-10-16T04:55:00Z">
            <w:rPr>
              <w:b/>
              <w:bCs/>
              <w:sz w:val="24"/>
              <w:szCs w:val="24"/>
            </w:rPr>
          </w:rPrChange>
        </w:rPr>
        <w:t>APPENDIX A: MEETING DISCUSSION POINTS SUMMARY (REFERS TO DETAILS IN THE MINUTES)</w:t>
      </w:r>
      <w:bookmarkEnd w:id="2737"/>
    </w:p>
    <w:p w14:paraId="00000164" w14:textId="696528C6" w:rsidR="00A67222" w:rsidRPr="00312C2E" w:rsidRDefault="005F6334">
      <w:pPr>
        <w:widowControl w:val="0"/>
        <w:spacing w:before="240" w:after="240" w:line="360" w:lineRule="auto"/>
        <w:rPr>
          <w:rPrChange w:id="2739" w:author="Mostafa Sameer" w:date="2024-10-16T00:55:00Z" w16du:dateUtc="2024-10-16T04:55:00Z">
            <w:rPr>
              <w:sz w:val="24"/>
              <w:szCs w:val="24"/>
            </w:rPr>
          </w:rPrChange>
        </w:rPr>
      </w:pPr>
      <w:r w:rsidRPr="00312C2E">
        <w:rPr>
          <w:rPrChange w:id="2740" w:author="Mostafa Sameer" w:date="2024-10-16T00:55:00Z" w16du:dateUtc="2024-10-16T04:55:00Z">
            <w:rPr>
              <w:sz w:val="24"/>
              <w:szCs w:val="24"/>
            </w:rPr>
          </w:rPrChange>
        </w:rPr>
        <w:t xml:space="preserve">Table 1. Key Observations </w:t>
      </w:r>
      <w:r w:rsidR="0036219E">
        <w:t>of</w:t>
      </w:r>
      <w:r w:rsidRPr="00312C2E">
        <w:rPr>
          <w:rPrChange w:id="2741" w:author="Mostafa Sameer" w:date="2024-10-16T00:55:00Z" w16du:dateUtc="2024-10-16T04:55:00Z">
            <w:rPr>
              <w:sz w:val="24"/>
              <w:szCs w:val="24"/>
            </w:rPr>
          </w:rPrChange>
        </w:rPr>
        <w:t xml:space="preserve"> Research Advisory Group</w:t>
      </w:r>
    </w:p>
    <w:p w14:paraId="00000165" w14:textId="774CD9EB" w:rsidR="00A67222" w:rsidRPr="00312C2E" w:rsidRDefault="005F6334">
      <w:pPr>
        <w:spacing w:after="160" w:line="360" w:lineRule="auto"/>
        <w:jc w:val="both"/>
        <w:rPr>
          <w:rPrChange w:id="2742" w:author="Mostafa Sameer" w:date="2024-10-16T00:55:00Z" w16du:dateUtc="2024-10-16T04:55:00Z">
            <w:rPr>
              <w:sz w:val="24"/>
              <w:szCs w:val="24"/>
            </w:rPr>
          </w:rPrChange>
        </w:rPr>
      </w:pPr>
      <w:r w:rsidRPr="00312C2E">
        <w:rPr>
          <w:rPrChange w:id="2743" w:author="Mostafa Sameer" w:date="2024-10-16T00:55:00Z" w16du:dateUtc="2024-10-16T04:55:00Z">
            <w:rPr>
              <w:sz w:val="24"/>
              <w:szCs w:val="24"/>
            </w:rPr>
          </w:rPrChange>
        </w:rPr>
        <w:t xml:space="preserve">TAC members </w:t>
      </w:r>
      <w:r w:rsidR="0036219E">
        <w:t>of</w:t>
      </w:r>
      <w:r w:rsidRPr="00312C2E">
        <w:rPr>
          <w:rPrChange w:id="2744" w:author="Mostafa Sameer" w:date="2024-10-16T00:55:00Z" w16du:dateUtc="2024-10-16T04:55:00Z">
            <w:rPr>
              <w:sz w:val="24"/>
              <w:szCs w:val="24"/>
            </w:rPr>
          </w:rPrChange>
        </w:rPr>
        <w:t xml:space="preserve">fered recommendations on resources to use for an extensive review during the team's discussion </w:t>
      </w:r>
      <w:r w:rsidR="0036219E">
        <w:t>of</w:t>
      </w:r>
      <w:r w:rsidRPr="00312C2E">
        <w:rPr>
          <w:rPrChange w:id="2745" w:author="Mostafa Sameer" w:date="2024-10-16T00:55:00Z" w16du:dateUtc="2024-10-16T04:55:00Z">
            <w:rPr>
              <w:sz w:val="24"/>
              <w:szCs w:val="24"/>
            </w:rPr>
          </w:rPrChange>
        </w:rPr>
        <w:t xml:space="preserve"> the strategy for the literature review. </w:t>
      </w:r>
    </w:p>
    <w:tbl>
      <w:tblPr>
        <w:tblStyle w:val="aff2"/>
        <w:tblpPr w:leftFromText="180" w:rightFromText="180" w:topFromText="180" w:bottomFromText="180" w:vertAnchor="page" w:horzAnchor="margin" w:tblpXSpec="center" w:tblpYSpec="bottom"/>
        <w:tblW w:w="9454" w:type="dxa"/>
        <w:jc w:val="center"/>
        <w:tblBorders>
          <w:top w:val="nil"/>
          <w:left w:val="nil"/>
          <w:bottom w:val="nil"/>
          <w:right w:val="nil"/>
          <w:insideH w:val="nil"/>
          <w:insideV w:val="nil"/>
        </w:tblBorders>
        <w:tblLayout w:type="fixed"/>
        <w:tblLook w:val="0600" w:firstRow="0" w:lastRow="0" w:firstColumn="0" w:lastColumn="0" w:noHBand="1" w:noVBand="1"/>
      </w:tblPr>
      <w:tblGrid>
        <w:gridCol w:w="1434"/>
        <w:gridCol w:w="7470"/>
        <w:gridCol w:w="550"/>
      </w:tblGrid>
      <w:tr w:rsidR="00A67222" w:rsidRPr="005C41EB" w14:paraId="7AC78F31" w14:textId="77777777" w:rsidTr="00126C4D">
        <w:trPr>
          <w:trHeight w:val="12945"/>
          <w:jc w:val="center"/>
        </w:trPr>
        <w:tc>
          <w:tcPr>
            <w:tcW w:w="1434"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166" w14:textId="77777777" w:rsidR="00A67222" w:rsidRPr="005C41EB" w:rsidRDefault="005F6334">
            <w:pPr>
              <w:widowControl w:val="0"/>
              <w:spacing w:before="240"/>
              <w:jc w:val="both"/>
              <w:rPr>
                <w:b/>
                <w:sz w:val="20"/>
                <w:szCs w:val="20"/>
                <w:rPrChange w:id="2746" w:author="Mostafa Sameer" w:date="2024-10-16T02:02:00Z" w16du:dateUtc="2024-10-16T06:02:00Z">
                  <w:rPr>
                    <w:b/>
                    <w:sz w:val="24"/>
                    <w:szCs w:val="24"/>
                  </w:rPr>
                </w:rPrChange>
              </w:rPr>
            </w:pPr>
            <w:r w:rsidRPr="005C41EB">
              <w:rPr>
                <w:b/>
                <w:sz w:val="20"/>
                <w:szCs w:val="20"/>
                <w:rPrChange w:id="2747" w:author="Mostafa Sameer" w:date="2024-10-16T02:02:00Z" w16du:dateUtc="2024-10-16T06:02:00Z">
                  <w:rPr>
                    <w:b/>
                    <w:sz w:val="24"/>
                    <w:szCs w:val="24"/>
                  </w:rPr>
                </w:rPrChange>
              </w:rPr>
              <w:lastRenderedPageBreak/>
              <w:t>Window Manufacturers</w:t>
            </w:r>
          </w:p>
        </w:tc>
        <w:tc>
          <w:tcPr>
            <w:tcW w:w="747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167" w14:textId="5B3B0490" w:rsidR="00A67222" w:rsidRPr="005C41EB" w:rsidRDefault="005F6334">
            <w:pPr>
              <w:widowControl w:val="0"/>
              <w:spacing w:before="240"/>
              <w:jc w:val="both"/>
              <w:rPr>
                <w:sz w:val="20"/>
                <w:szCs w:val="20"/>
                <w:rPrChange w:id="2748" w:author="Mostafa Sameer" w:date="2024-10-16T02:02:00Z" w16du:dateUtc="2024-10-16T06:02:00Z">
                  <w:rPr>
                    <w:sz w:val="24"/>
                    <w:szCs w:val="24"/>
                  </w:rPr>
                </w:rPrChange>
              </w:rPr>
            </w:pPr>
            <w:r w:rsidRPr="005C41EB">
              <w:rPr>
                <w:sz w:val="20"/>
                <w:szCs w:val="20"/>
                <w:rPrChange w:id="2749" w:author="Mostafa Sameer" w:date="2024-10-16T02:02:00Z" w16du:dateUtc="2024-10-16T06:02:00Z">
                  <w:rPr>
                    <w:sz w:val="24"/>
                    <w:szCs w:val="24"/>
                  </w:rPr>
                </w:rPrChange>
              </w:rPr>
              <w:t>TAS st</w:t>
            </w:r>
            <w:r w:rsidR="0036219E">
              <w:rPr>
                <w:sz w:val="20"/>
                <w:szCs w:val="20"/>
              </w:rPr>
              <w:t>and</w:t>
            </w:r>
            <w:r w:rsidRPr="005C41EB">
              <w:rPr>
                <w:sz w:val="20"/>
                <w:szCs w:val="20"/>
                <w:rPrChange w:id="2750" w:author="Mostafa Sameer" w:date="2024-10-16T02:02:00Z" w16du:dateUtc="2024-10-16T06:02:00Z">
                  <w:rPr>
                    <w:sz w:val="24"/>
                    <w:szCs w:val="24"/>
                  </w:rPr>
                </w:rPrChange>
              </w:rPr>
              <w:t>ards for structural loading before water testing in Miami Dade: design load without impact testing.</w:t>
            </w:r>
          </w:p>
          <w:p w14:paraId="00000168" w14:textId="421EA4BF" w:rsidR="00A67222" w:rsidRPr="005C41EB" w:rsidRDefault="005F6334">
            <w:pPr>
              <w:widowControl w:val="0"/>
              <w:jc w:val="both"/>
              <w:rPr>
                <w:sz w:val="20"/>
                <w:szCs w:val="20"/>
                <w:rPrChange w:id="2751" w:author="Mostafa Sameer" w:date="2024-10-16T02:02:00Z" w16du:dateUtc="2024-10-16T06:02:00Z">
                  <w:rPr>
                    <w:sz w:val="24"/>
                    <w:szCs w:val="24"/>
                  </w:rPr>
                </w:rPrChange>
              </w:rPr>
            </w:pPr>
            <w:r w:rsidRPr="005C41EB">
              <w:rPr>
                <w:sz w:val="20"/>
                <w:szCs w:val="20"/>
                <w:rPrChange w:id="2752" w:author="Mostafa Sameer" w:date="2024-10-16T02:02:00Z" w16du:dateUtc="2024-10-16T06:02:00Z">
                  <w:rPr>
                    <w:sz w:val="24"/>
                    <w:szCs w:val="24"/>
                  </w:rPr>
                </w:rPrChange>
              </w:rPr>
              <w:t>FBC has several reference installation st</w:t>
            </w:r>
            <w:r w:rsidR="0036219E">
              <w:rPr>
                <w:sz w:val="20"/>
                <w:szCs w:val="20"/>
              </w:rPr>
              <w:t>and</w:t>
            </w:r>
            <w:r w:rsidRPr="005C41EB">
              <w:rPr>
                <w:sz w:val="20"/>
                <w:szCs w:val="20"/>
                <w:rPrChange w:id="2753" w:author="Mostafa Sameer" w:date="2024-10-16T02:02:00Z" w16du:dateUtc="2024-10-16T06:02:00Z">
                  <w:rPr>
                    <w:sz w:val="24"/>
                    <w:szCs w:val="24"/>
                  </w:rPr>
                </w:rPrChange>
              </w:rPr>
              <w:t>ards.</w:t>
            </w:r>
          </w:p>
          <w:p w14:paraId="00000169" w14:textId="04C103F3" w:rsidR="00A67222" w:rsidRPr="005C41EB" w:rsidRDefault="005F6334">
            <w:pPr>
              <w:widowControl w:val="0"/>
              <w:jc w:val="both"/>
              <w:rPr>
                <w:sz w:val="20"/>
                <w:szCs w:val="20"/>
                <w:rPrChange w:id="2754" w:author="Mostafa Sameer" w:date="2024-10-16T02:02:00Z" w16du:dateUtc="2024-10-16T06:02:00Z">
                  <w:rPr>
                    <w:sz w:val="24"/>
                    <w:szCs w:val="24"/>
                  </w:rPr>
                </w:rPrChange>
              </w:rPr>
            </w:pPr>
            <w:r w:rsidRPr="005C41EB">
              <w:rPr>
                <w:sz w:val="20"/>
                <w:szCs w:val="20"/>
                <w:rPrChange w:id="2755" w:author="Mostafa Sameer" w:date="2024-10-16T02:02:00Z" w16du:dateUtc="2024-10-16T06:02:00Z">
                  <w:rPr>
                    <w:sz w:val="24"/>
                    <w:szCs w:val="24"/>
                  </w:rPr>
                </w:rPrChange>
              </w:rPr>
              <w:t xml:space="preserve">Looking at better enforcement </w:t>
            </w:r>
            <w:r w:rsidR="0036219E">
              <w:rPr>
                <w:sz w:val="20"/>
                <w:szCs w:val="20"/>
              </w:rPr>
              <w:t>of</w:t>
            </w:r>
            <w:r w:rsidRPr="005C41EB">
              <w:rPr>
                <w:sz w:val="20"/>
                <w:szCs w:val="20"/>
                <w:rPrChange w:id="2756" w:author="Mostafa Sameer" w:date="2024-10-16T02:02:00Z" w16du:dateUtc="2024-10-16T06:02:00Z">
                  <w:rPr>
                    <w:sz w:val="24"/>
                    <w:szCs w:val="24"/>
                  </w:rPr>
                </w:rPrChange>
              </w:rPr>
              <w:t xml:space="preserve"> st</w:t>
            </w:r>
            <w:r w:rsidR="0036219E">
              <w:rPr>
                <w:sz w:val="20"/>
                <w:szCs w:val="20"/>
              </w:rPr>
              <w:t>and</w:t>
            </w:r>
            <w:r w:rsidRPr="005C41EB">
              <w:rPr>
                <w:sz w:val="20"/>
                <w:szCs w:val="20"/>
                <w:rPrChange w:id="2757" w:author="Mostafa Sameer" w:date="2024-10-16T02:02:00Z" w16du:dateUtc="2024-10-16T06:02:00Z">
                  <w:rPr>
                    <w:sz w:val="24"/>
                    <w:szCs w:val="24"/>
                  </w:rPr>
                </w:rPrChange>
              </w:rPr>
              <w:t>ards (installation practices) developed by UF is an option.</w:t>
            </w:r>
          </w:p>
          <w:p w14:paraId="0000016A" w14:textId="7B390F2A" w:rsidR="00A67222" w:rsidRPr="005C41EB" w:rsidRDefault="005F6334">
            <w:pPr>
              <w:widowControl w:val="0"/>
              <w:jc w:val="both"/>
              <w:rPr>
                <w:sz w:val="20"/>
                <w:szCs w:val="20"/>
                <w:rPrChange w:id="2758" w:author="Mostafa Sameer" w:date="2024-10-16T02:02:00Z" w16du:dateUtc="2024-10-16T06:02:00Z">
                  <w:rPr>
                    <w:sz w:val="24"/>
                    <w:szCs w:val="24"/>
                  </w:rPr>
                </w:rPrChange>
              </w:rPr>
            </w:pPr>
            <w:r w:rsidRPr="005C41EB">
              <w:rPr>
                <w:sz w:val="20"/>
                <w:szCs w:val="20"/>
                <w:rPrChange w:id="2759" w:author="Mostafa Sameer" w:date="2024-10-16T02:02:00Z" w16du:dateUtc="2024-10-16T06:02:00Z">
                  <w:rPr>
                    <w:sz w:val="24"/>
                    <w:szCs w:val="24"/>
                  </w:rPr>
                </w:rPrChange>
              </w:rPr>
              <w:t xml:space="preserve">Suggestion: Conduct a post-hurricane forensic assessment </w:t>
            </w:r>
            <w:r w:rsidR="0036219E">
              <w:rPr>
                <w:sz w:val="20"/>
                <w:szCs w:val="20"/>
              </w:rPr>
              <w:t>of</w:t>
            </w:r>
            <w:r w:rsidRPr="005C41EB">
              <w:rPr>
                <w:sz w:val="20"/>
                <w:szCs w:val="20"/>
                <w:rPrChange w:id="2760" w:author="Mostafa Sameer" w:date="2024-10-16T02:02:00Z" w16du:dateUtc="2024-10-16T06:02:00Z">
                  <w:rPr>
                    <w:sz w:val="24"/>
                    <w:szCs w:val="24"/>
                  </w:rPr>
                </w:rPrChange>
              </w:rPr>
              <w:t xml:space="preserve"> actual buildings to identify the correlation between the buildings’ leak resistance </w:t>
            </w:r>
            <w:r w:rsidR="0036219E">
              <w:rPr>
                <w:sz w:val="20"/>
                <w:szCs w:val="20"/>
              </w:rPr>
              <w:t>and</w:t>
            </w:r>
            <w:r w:rsidRPr="005C41EB">
              <w:rPr>
                <w:sz w:val="20"/>
                <w:szCs w:val="20"/>
                <w:rPrChange w:id="2761" w:author="Mostafa Sameer" w:date="2024-10-16T02:02:00Z" w16du:dateUtc="2024-10-16T06:02:00Z">
                  <w:rPr>
                    <w:sz w:val="24"/>
                    <w:szCs w:val="24"/>
                  </w:rPr>
                </w:rPrChange>
              </w:rPr>
              <w:t xml:space="preserve"> fenestration </w:t>
            </w:r>
            <w:r w:rsidR="0036219E">
              <w:rPr>
                <w:sz w:val="20"/>
                <w:szCs w:val="20"/>
              </w:rPr>
              <w:t>and</w:t>
            </w:r>
            <w:r w:rsidRPr="005C41EB">
              <w:rPr>
                <w:sz w:val="20"/>
                <w:szCs w:val="20"/>
                <w:rPrChange w:id="2762" w:author="Mostafa Sameer" w:date="2024-10-16T02:02:00Z" w16du:dateUtc="2024-10-16T06:02:00Z">
                  <w:rPr>
                    <w:sz w:val="24"/>
                    <w:szCs w:val="24"/>
                  </w:rPr>
                </w:rPrChange>
              </w:rPr>
              <w:t xml:space="preserve"> envelope construction details.</w:t>
            </w:r>
          </w:p>
          <w:p w14:paraId="0000016B" w14:textId="5CBB624A" w:rsidR="00A67222" w:rsidRPr="005C41EB" w:rsidRDefault="005F6334">
            <w:pPr>
              <w:widowControl w:val="0"/>
              <w:jc w:val="both"/>
              <w:rPr>
                <w:sz w:val="20"/>
                <w:szCs w:val="20"/>
                <w:rPrChange w:id="2763" w:author="Mostafa Sameer" w:date="2024-10-16T02:02:00Z" w16du:dateUtc="2024-10-16T06:02:00Z">
                  <w:rPr>
                    <w:sz w:val="24"/>
                    <w:szCs w:val="24"/>
                  </w:rPr>
                </w:rPrChange>
              </w:rPr>
            </w:pPr>
            <w:r w:rsidRPr="005C41EB">
              <w:rPr>
                <w:sz w:val="20"/>
                <w:szCs w:val="20"/>
                <w:rPrChange w:id="2764" w:author="Mostafa Sameer" w:date="2024-10-16T02:02:00Z" w16du:dateUtc="2024-10-16T06:02:00Z">
                  <w:rPr>
                    <w:sz w:val="24"/>
                    <w:szCs w:val="24"/>
                  </w:rPr>
                </w:rPrChange>
              </w:rPr>
              <w:t xml:space="preserve">Determine the minimum criteria to avoid a lot </w:t>
            </w:r>
            <w:r w:rsidR="0036219E">
              <w:rPr>
                <w:sz w:val="20"/>
                <w:szCs w:val="20"/>
              </w:rPr>
              <w:t>of</w:t>
            </w:r>
            <w:r w:rsidRPr="005C41EB">
              <w:rPr>
                <w:sz w:val="20"/>
                <w:szCs w:val="20"/>
                <w:rPrChange w:id="2765" w:author="Mostafa Sameer" w:date="2024-10-16T02:02:00Z" w16du:dateUtc="2024-10-16T06:02:00Z">
                  <w:rPr>
                    <w:sz w:val="24"/>
                    <w:szCs w:val="24"/>
                  </w:rPr>
                </w:rPrChange>
              </w:rPr>
              <w:t xml:space="preserve"> issues </w:t>
            </w:r>
            <w:r w:rsidR="0036219E">
              <w:rPr>
                <w:sz w:val="20"/>
                <w:szCs w:val="20"/>
              </w:rPr>
              <w:t>and</w:t>
            </w:r>
            <w:r w:rsidRPr="005C41EB">
              <w:rPr>
                <w:sz w:val="20"/>
                <w:szCs w:val="20"/>
                <w:rPrChange w:id="2766" w:author="Mostafa Sameer" w:date="2024-10-16T02:02:00Z" w16du:dateUtc="2024-10-16T06:02:00Z">
                  <w:rPr>
                    <w:sz w:val="24"/>
                    <w:szCs w:val="24"/>
                  </w:rPr>
                </w:rPrChange>
              </w:rPr>
              <w:t xml:space="preserve"> then there may be a maximum above which you get diminishing returns to have the water pressure that is highly rated.</w:t>
            </w:r>
          </w:p>
        </w:tc>
        <w:tc>
          <w:tcPr>
            <w:tcW w:w="55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16C" w14:textId="77777777" w:rsidR="00A67222" w:rsidRPr="005C41EB" w:rsidRDefault="005F6334">
            <w:pPr>
              <w:widowControl w:val="0"/>
              <w:spacing w:before="240"/>
              <w:rPr>
                <w:b/>
                <w:sz w:val="20"/>
                <w:szCs w:val="20"/>
                <w:rPrChange w:id="2767" w:author="Mostafa Sameer" w:date="2024-10-16T02:02:00Z" w16du:dateUtc="2024-10-16T06:02:00Z">
                  <w:rPr>
                    <w:b/>
                    <w:sz w:val="24"/>
                    <w:szCs w:val="24"/>
                  </w:rPr>
                </w:rPrChange>
              </w:rPr>
            </w:pPr>
            <w:r w:rsidRPr="005C41EB">
              <w:rPr>
                <w:b/>
                <w:sz w:val="20"/>
                <w:szCs w:val="20"/>
                <w:rPrChange w:id="2768" w:author="Mostafa Sameer" w:date="2024-10-16T02:02:00Z" w16du:dateUtc="2024-10-16T06:02:00Z">
                  <w:rPr>
                    <w:b/>
                    <w:sz w:val="24"/>
                    <w:szCs w:val="24"/>
                  </w:rPr>
                </w:rPrChange>
              </w:rPr>
              <w:t>M1</w:t>
            </w:r>
          </w:p>
        </w:tc>
      </w:tr>
      <w:tr w:rsidR="00A67222" w:rsidRPr="005C41EB" w14:paraId="54CD3AF8" w14:textId="77777777" w:rsidTr="00126C4D">
        <w:trPr>
          <w:trHeight w:val="11070"/>
          <w:jc w:val="center"/>
        </w:trPr>
        <w:tc>
          <w:tcPr>
            <w:tcW w:w="1434"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16D" w14:textId="77777777" w:rsidR="00A67222" w:rsidRPr="005C41EB" w:rsidRDefault="005F6334">
            <w:pPr>
              <w:widowControl w:val="0"/>
              <w:spacing w:before="240"/>
              <w:jc w:val="both"/>
              <w:rPr>
                <w:b/>
                <w:sz w:val="20"/>
                <w:szCs w:val="20"/>
                <w:rPrChange w:id="2769" w:author="Mostafa Sameer" w:date="2024-10-16T02:02:00Z" w16du:dateUtc="2024-10-16T06:02:00Z">
                  <w:rPr>
                    <w:b/>
                    <w:sz w:val="24"/>
                    <w:szCs w:val="24"/>
                  </w:rPr>
                </w:rPrChange>
              </w:rPr>
            </w:pPr>
            <w:r w:rsidRPr="005C41EB">
              <w:rPr>
                <w:b/>
                <w:sz w:val="20"/>
                <w:szCs w:val="20"/>
                <w:rPrChange w:id="2770" w:author="Mostafa Sameer" w:date="2024-10-16T02:02:00Z" w16du:dateUtc="2024-10-16T06:02:00Z">
                  <w:rPr>
                    <w:b/>
                    <w:sz w:val="24"/>
                    <w:szCs w:val="24"/>
                  </w:rPr>
                </w:rPrChange>
              </w:rPr>
              <w:lastRenderedPageBreak/>
              <w:t>Building Consultants / Engineers</w:t>
            </w:r>
          </w:p>
        </w:tc>
        <w:tc>
          <w:tcPr>
            <w:tcW w:w="747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16E" w14:textId="45DD8267" w:rsidR="00A67222" w:rsidRPr="005C41EB" w:rsidRDefault="005F6334">
            <w:pPr>
              <w:spacing w:line="259" w:lineRule="auto"/>
              <w:jc w:val="both"/>
              <w:rPr>
                <w:sz w:val="20"/>
                <w:szCs w:val="20"/>
                <w:rPrChange w:id="2771" w:author="Mostafa Sameer" w:date="2024-10-16T02:02:00Z" w16du:dateUtc="2024-10-16T06:02:00Z">
                  <w:rPr>
                    <w:sz w:val="24"/>
                    <w:szCs w:val="24"/>
                  </w:rPr>
                </w:rPrChange>
              </w:rPr>
            </w:pPr>
            <w:r w:rsidRPr="005C41EB">
              <w:rPr>
                <w:sz w:val="20"/>
                <w:szCs w:val="20"/>
                <w:rPrChange w:id="2772" w:author="Mostafa Sameer" w:date="2024-10-16T02:02:00Z" w16du:dateUtc="2024-10-16T06:02:00Z">
                  <w:rPr>
                    <w:sz w:val="24"/>
                    <w:szCs w:val="24"/>
                  </w:rPr>
                </w:rPrChange>
              </w:rPr>
              <w:t>The study's findings may influence st</w:t>
            </w:r>
            <w:r w:rsidR="0036219E">
              <w:rPr>
                <w:sz w:val="20"/>
                <w:szCs w:val="20"/>
              </w:rPr>
              <w:t>and</w:t>
            </w:r>
            <w:r w:rsidRPr="005C41EB">
              <w:rPr>
                <w:sz w:val="20"/>
                <w:szCs w:val="20"/>
                <w:rPrChange w:id="2773" w:author="Mostafa Sameer" w:date="2024-10-16T02:02:00Z" w16du:dateUtc="2024-10-16T06:02:00Z">
                  <w:rPr>
                    <w:sz w:val="24"/>
                    <w:szCs w:val="24"/>
                  </w:rPr>
                </w:rPrChange>
              </w:rPr>
              <w:t xml:space="preserve">ards, which might have an impact on the 15% positive Design Pressure (DP) rating for Water Damage Resistance (WDR). </w:t>
            </w:r>
          </w:p>
          <w:p w14:paraId="0000016F" w14:textId="3E5369B2" w:rsidR="00A67222" w:rsidRPr="005C41EB" w:rsidRDefault="005F6334">
            <w:pPr>
              <w:widowControl w:val="0"/>
              <w:jc w:val="both"/>
              <w:rPr>
                <w:sz w:val="20"/>
                <w:szCs w:val="20"/>
                <w:rPrChange w:id="2774" w:author="Mostafa Sameer" w:date="2024-10-16T02:02:00Z" w16du:dateUtc="2024-10-16T06:02:00Z">
                  <w:rPr>
                    <w:sz w:val="24"/>
                    <w:szCs w:val="24"/>
                  </w:rPr>
                </w:rPrChange>
              </w:rPr>
            </w:pPr>
            <w:r w:rsidRPr="005C41EB">
              <w:rPr>
                <w:sz w:val="20"/>
                <w:szCs w:val="20"/>
                <w:rPrChange w:id="2775" w:author="Mostafa Sameer" w:date="2024-10-16T02:02:00Z" w16du:dateUtc="2024-10-16T06:02:00Z">
                  <w:rPr>
                    <w:sz w:val="24"/>
                    <w:szCs w:val="24"/>
                  </w:rPr>
                </w:rPrChange>
              </w:rPr>
              <w:t xml:space="preserve">Current building codes </w:t>
            </w:r>
            <w:r w:rsidR="0036219E">
              <w:rPr>
                <w:sz w:val="20"/>
                <w:szCs w:val="20"/>
              </w:rPr>
              <w:t>and</w:t>
            </w:r>
            <w:r w:rsidRPr="005C41EB">
              <w:rPr>
                <w:sz w:val="20"/>
                <w:szCs w:val="20"/>
                <w:rPrChange w:id="2776" w:author="Mostafa Sameer" w:date="2024-10-16T02:02:00Z" w16du:dateUtc="2024-10-16T06:02:00Z">
                  <w:rPr>
                    <w:sz w:val="24"/>
                    <w:szCs w:val="24"/>
                  </w:rPr>
                </w:rPrChange>
              </w:rPr>
              <w:t xml:space="preserve"> industry practices are not focused on preventing water intrusion in the aftermath </w:t>
            </w:r>
            <w:r w:rsidR="0036219E">
              <w:rPr>
                <w:sz w:val="20"/>
                <w:szCs w:val="20"/>
              </w:rPr>
              <w:t>of</w:t>
            </w:r>
            <w:r w:rsidRPr="005C41EB">
              <w:rPr>
                <w:sz w:val="20"/>
                <w:szCs w:val="20"/>
                <w:rPrChange w:id="2777" w:author="Mostafa Sameer" w:date="2024-10-16T02:02:00Z" w16du:dateUtc="2024-10-16T06:02:00Z">
                  <w:rPr>
                    <w:sz w:val="24"/>
                    <w:szCs w:val="24"/>
                  </w:rPr>
                </w:rPrChange>
              </w:rPr>
              <w:t xml:space="preserve"> a hurricane. The focus is on structural performance </w:t>
            </w:r>
            <w:r w:rsidR="0036219E">
              <w:rPr>
                <w:sz w:val="20"/>
                <w:szCs w:val="20"/>
              </w:rPr>
              <w:t>and</w:t>
            </w:r>
            <w:r w:rsidRPr="005C41EB">
              <w:rPr>
                <w:sz w:val="20"/>
                <w:szCs w:val="20"/>
                <w:rPrChange w:id="2778" w:author="Mostafa Sameer" w:date="2024-10-16T02:02:00Z" w16du:dateUtc="2024-10-16T06:02:00Z">
                  <w:rPr>
                    <w:sz w:val="24"/>
                    <w:szCs w:val="24"/>
                  </w:rPr>
                </w:rPrChange>
              </w:rPr>
              <w:t xml:space="preserve"> life safety.</w:t>
            </w:r>
          </w:p>
          <w:p w14:paraId="00000170" w14:textId="322E5C5B" w:rsidR="00A67222" w:rsidRPr="005C41EB" w:rsidRDefault="005F6334">
            <w:pPr>
              <w:widowControl w:val="0"/>
              <w:jc w:val="both"/>
              <w:rPr>
                <w:sz w:val="20"/>
                <w:szCs w:val="20"/>
                <w:rPrChange w:id="2779" w:author="Mostafa Sameer" w:date="2024-10-16T02:02:00Z" w16du:dateUtc="2024-10-16T06:02:00Z">
                  <w:rPr>
                    <w:sz w:val="24"/>
                    <w:szCs w:val="24"/>
                  </w:rPr>
                </w:rPrChange>
              </w:rPr>
            </w:pPr>
            <w:r w:rsidRPr="005C41EB">
              <w:rPr>
                <w:sz w:val="20"/>
                <w:szCs w:val="20"/>
                <w:rPrChange w:id="2780" w:author="Mostafa Sameer" w:date="2024-10-16T02:02:00Z" w16du:dateUtc="2024-10-16T06:02:00Z">
                  <w:rPr>
                    <w:sz w:val="24"/>
                    <w:szCs w:val="24"/>
                  </w:rPr>
                </w:rPrChange>
              </w:rPr>
              <w:t xml:space="preserve">Florida market is mainly concerned with structural problems </w:t>
            </w:r>
            <w:r w:rsidR="0036219E">
              <w:rPr>
                <w:sz w:val="20"/>
                <w:szCs w:val="20"/>
              </w:rPr>
              <w:t>and</w:t>
            </w:r>
            <w:r w:rsidRPr="005C41EB">
              <w:rPr>
                <w:sz w:val="20"/>
                <w:szCs w:val="20"/>
                <w:rPrChange w:id="2781" w:author="Mostafa Sameer" w:date="2024-10-16T02:02:00Z" w16du:dateUtc="2024-10-16T06:02:00Z">
                  <w:rPr>
                    <w:sz w:val="24"/>
                    <w:szCs w:val="24"/>
                  </w:rPr>
                </w:rPrChange>
              </w:rPr>
              <w:t xml:space="preserve"> less concerned with water leakage issues.</w:t>
            </w:r>
          </w:p>
          <w:p w14:paraId="00000171" w14:textId="15960388" w:rsidR="00A67222" w:rsidRPr="005C41EB" w:rsidRDefault="005F6334">
            <w:pPr>
              <w:widowControl w:val="0"/>
              <w:jc w:val="both"/>
              <w:rPr>
                <w:sz w:val="20"/>
                <w:szCs w:val="20"/>
                <w:rPrChange w:id="2782" w:author="Mostafa Sameer" w:date="2024-10-16T02:02:00Z" w16du:dateUtc="2024-10-16T06:02:00Z">
                  <w:rPr>
                    <w:sz w:val="24"/>
                    <w:szCs w:val="24"/>
                  </w:rPr>
                </w:rPrChange>
              </w:rPr>
            </w:pPr>
            <w:r w:rsidRPr="005C41EB">
              <w:rPr>
                <w:sz w:val="20"/>
                <w:szCs w:val="20"/>
                <w:rPrChange w:id="2783" w:author="Mostafa Sameer" w:date="2024-10-16T02:02:00Z" w16du:dateUtc="2024-10-16T06:02:00Z">
                  <w:rPr>
                    <w:sz w:val="24"/>
                    <w:szCs w:val="24"/>
                  </w:rPr>
                </w:rPrChange>
              </w:rPr>
              <w:t xml:space="preserve">No requirements for field testing fenestration after installation. Field testing is voluntary </w:t>
            </w:r>
            <w:r w:rsidR="0036219E">
              <w:rPr>
                <w:sz w:val="20"/>
                <w:szCs w:val="20"/>
              </w:rPr>
              <w:t>and</w:t>
            </w:r>
            <w:r w:rsidRPr="005C41EB">
              <w:rPr>
                <w:sz w:val="20"/>
                <w:szCs w:val="20"/>
                <w:rPrChange w:id="2784" w:author="Mostafa Sameer" w:date="2024-10-16T02:02:00Z" w16du:dateUtc="2024-10-16T06:02:00Z">
                  <w:rPr>
                    <w:sz w:val="24"/>
                    <w:szCs w:val="24"/>
                  </w:rPr>
                </w:rPrChange>
              </w:rPr>
              <w:t xml:space="preserve"> used when m</w:t>
            </w:r>
            <w:r w:rsidR="0036219E">
              <w:rPr>
                <w:sz w:val="20"/>
                <w:szCs w:val="20"/>
              </w:rPr>
              <w:t>and</w:t>
            </w:r>
            <w:r w:rsidRPr="005C41EB">
              <w:rPr>
                <w:sz w:val="20"/>
                <w:szCs w:val="20"/>
                <w:rPrChange w:id="2785" w:author="Mostafa Sameer" w:date="2024-10-16T02:02:00Z" w16du:dateUtc="2024-10-16T06:02:00Z">
                  <w:rPr>
                    <w:sz w:val="24"/>
                    <w:szCs w:val="24"/>
                  </w:rPr>
                </w:rPrChange>
              </w:rPr>
              <w:t xml:space="preserve">ated by architects </w:t>
            </w:r>
            <w:r w:rsidR="0036219E">
              <w:rPr>
                <w:sz w:val="20"/>
                <w:szCs w:val="20"/>
              </w:rPr>
              <w:t>and</w:t>
            </w:r>
            <w:r w:rsidRPr="005C41EB">
              <w:rPr>
                <w:sz w:val="20"/>
                <w:szCs w:val="20"/>
                <w:rPrChange w:id="2786" w:author="Mostafa Sameer" w:date="2024-10-16T02:02:00Z" w16du:dateUtc="2024-10-16T06:02:00Z">
                  <w:rPr>
                    <w:sz w:val="24"/>
                    <w:szCs w:val="24"/>
                  </w:rPr>
                </w:rPrChange>
              </w:rPr>
              <w:t xml:space="preserve"> builders on large high-rise condos etc.</w:t>
            </w:r>
          </w:p>
          <w:p w14:paraId="00000172" w14:textId="3056A046" w:rsidR="00A67222" w:rsidRPr="005C41EB" w:rsidRDefault="005F6334">
            <w:pPr>
              <w:spacing w:line="259" w:lineRule="auto"/>
              <w:jc w:val="both"/>
              <w:rPr>
                <w:sz w:val="20"/>
                <w:szCs w:val="20"/>
                <w:rPrChange w:id="2787" w:author="Mostafa Sameer" w:date="2024-10-16T02:02:00Z" w16du:dateUtc="2024-10-16T06:02:00Z">
                  <w:rPr>
                    <w:sz w:val="24"/>
                    <w:szCs w:val="24"/>
                  </w:rPr>
                </w:rPrChange>
              </w:rPr>
            </w:pPr>
            <w:r w:rsidRPr="005C41EB">
              <w:rPr>
                <w:sz w:val="20"/>
                <w:szCs w:val="20"/>
                <w:rPrChange w:id="2788" w:author="Mostafa Sameer" w:date="2024-10-16T02:02:00Z" w16du:dateUtc="2024-10-16T06:02:00Z">
                  <w:rPr>
                    <w:sz w:val="24"/>
                    <w:szCs w:val="24"/>
                  </w:rPr>
                </w:rPrChange>
              </w:rPr>
              <w:t xml:space="preserve">A performance-based assessment system would be beneficial since the existing pass/fail criteria, which are based on the infiltration </w:t>
            </w:r>
            <w:r w:rsidR="0036219E">
              <w:rPr>
                <w:sz w:val="20"/>
                <w:szCs w:val="20"/>
              </w:rPr>
              <w:t>of</w:t>
            </w:r>
            <w:r w:rsidRPr="005C41EB">
              <w:rPr>
                <w:sz w:val="20"/>
                <w:szCs w:val="20"/>
                <w:rPrChange w:id="2789" w:author="Mostafa Sameer" w:date="2024-10-16T02:02:00Z" w16du:dateUtc="2024-10-16T06:02:00Z">
                  <w:rPr>
                    <w:sz w:val="24"/>
                    <w:szCs w:val="24"/>
                  </w:rPr>
                </w:rPrChange>
              </w:rPr>
              <w:t xml:space="preserve"> a single drop </w:t>
            </w:r>
            <w:r w:rsidR="0036219E">
              <w:rPr>
                <w:sz w:val="20"/>
                <w:szCs w:val="20"/>
              </w:rPr>
              <w:t>of</w:t>
            </w:r>
            <w:r w:rsidRPr="005C41EB">
              <w:rPr>
                <w:sz w:val="20"/>
                <w:szCs w:val="20"/>
                <w:rPrChange w:id="2790" w:author="Mostafa Sameer" w:date="2024-10-16T02:02:00Z" w16du:dateUtc="2024-10-16T06:02:00Z">
                  <w:rPr>
                    <w:sz w:val="24"/>
                    <w:szCs w:val="24"/>
                  </w:rPr>
                </w:rPrChange>
              </w:rPr>
              <w:t xml:space="preserve"> water, could not adequately reflect real-world performance. </w:t>
            </w:r>
          </w:p>
          <w:p w14:paraId="00000173" w14:textId="5069606B" w:rsidR="00A67222" w:rsidRPr="005C41EB" w:rsidRDefault="005F6334">
            <w:pPr>
              <w:widowControl w:val="0"/>
              <w:jc w:val="both"/>
              <w:rPr>
                <w:sz w:val="20"/>
                <w:szCs w:val="20"/>
                <w:rPrChange w:id="2791" w:author="Mostafa Sameer" w:date="2024-10-16T02:02:00Z" w16du:dateUtc="2024-10-16T06:02:00Z">
                  <w:rPr>
                    <w:sz w:val="24"/>
                    <w:szCs w:val="24"/>
                  </w:rPr>
                </w:rPrChange>
              </w:rPr>
            </w:pPr>
            <w:r w:rsidRPr="005C41EB">
              <w:rPr>
                <w:sz w:val="20"/>
                <w:szCs w:val="20"/>
                <w:rPrChange w:id="2792" w:author="Mostafa Sameer" w:date="2024-10-16T02:02:00Z" w16du:dateUtc="2024-10-16T06:02:00Z">
                  <w:rPr>
                    <w:sz w:val="24"/>
                    <w:szCs w:val="24"/>
                  </w:rPr>
                </w:rPrChange>
              </w:rPr>
              <w:t>NAFS/AAMA St</w:t>
            </w:r>
            <w:r w:rsidR="0036219E">
              <w:rPr>
                <w:sz w:val="20"/>
                <w:szCs w:val="20"/>
              </w:rPr>
              <w:t>and</w:t>
            </w:r>
            <w:r w:rsidRPr="005C41EB">
              <w:rPr>
                <w:sz w:val="20"/>
                <w:szCs w:val="20"/>
                <w:rPrChange w:id="2793" w:author="Mostafa Sameer" w:date="2024-10-16T02:02:00Z" w16du:dateUtc="2024-10-16T06:02:00Z">
                  <w:rPr>
                    <w:sz w:val="24"/>
                    <w:szCs w:val="24"/>
                  </w:rPr>
                </w:rPrChange>
              </w:rPr>
              <w:t>ard 101 A440 /CSA WDMA (performance-based document) uses thresholds @ 15-20% design, - this is low water penetration resistance compared to the wind-driven rain associated with a hurricane.</w:t>
            </w:r>
          </w:p>
          <w:p w14:paraId="00000174" w14:textId="4D2D6D85" w:rsidR="00A67222" w:rsidRPr="005C41EB" w:rsidRDefault="005F6334">
            <w:pPr>
              <w:widowControl w:val="0"/>
              <w:jc w:val="both"/>
              <w:rPr>
                <w:sz w:val="20"/>
                <w:szCs w:val="20"/>
                <w:rPrChange w:id="2794" w:author="Mostafa Sameer" w:date="2024-10-16T02:02:00Z" w16du:dateUtc="2024-10-16T06:02:00Z">
                  <w:rPr>
                    <w:sz w:val="24"/>
                    <w:szCs w:val="24"/>
                  </w:rPr>
                </w:rPrChange>
              </w:rPr>
            </w:pPr>
            <w:r w:rsidRPr="005C41EB">
              <w:rPr>
                <w:sz w:val="20"/>
                <w:szCs w:val="20"/>
                <w:rPrChange w:id="2795" w:author="Mostafa Sameer" w:date="2024-10-16T02:02:00Z" w16du:dateUtc="2024-10-16T06:02:00Z">
                  <w:rPr>
                    <w:sz w:val="24"/>
                    <w:szCs w:val="24"/>
                  </w:rPr>
                </w:rPrChange>
              </w:rPr>
              <w:t>Current st</w:t>
            </w:r>
            <w:r w:rsidR="0036219E">
              <w:rPr>
                <w:sz w:val="20"/>
                <w:szCs w:val="20"/>
              </w:rPr>
              <w:t>and</w:t>
            </w:r>
            <w:r w:rsidRPr="005C41EB">
              <w:rPr>
                <w:sz w:val="20"/>
                <w:szCs w:val="20"/>
                <w:rPrChange w:id="2796" w:author="Mostafa Sameer" w:date="2024-10-16T02:02:00Z" w16du:dateUtc="2024-10-16T06:02:00Z">
                  <w:rPr>
                    <w:sz w:val="24"/>
                    <w:szCs w:val="24"/>
                  </w:rPr>
                </w:rPrChange>
              </w:rPr>
              <w:t xml:space="preserve">ards do not provide an acceptable level </w:t>
            </w:r>
            <w:r w:rsidR="0036219E">
              <w:rPr>
                <w:sz w:val="20"/>
                <w:szCs w:val="20"/>
              </w:rPr>
              <w:t>of</w:t>
            </w:r>
            <w:r w:rsidRPr="005C41EB">
              <w:rPr>
                <w:sz w:val="20"/>
                <w:szCs w:val="20"/>
                <w:rPrChange w:id="2797" w:author="Mostafa Sameer" w:date="2024-10-16T02:02:00Z" w16du:dateUtc="2024-10-16T06:02:00Z">
                  <w:rPr>
                    <w:sz w:val="24"/>
                    <w:szCs w:val="24"/>
                  </w:rPr>
                </w:rPrChange>
              </w:rPr>
              <w:t xml:space="preserve"> water penetration for hurricane performance.</w:t>
            </w:r>
          </w:p>
          <w:p w14:paraId="00000175" w14:textId="190A7163" w:rsidR="00A67222" w:rsidRPr="005C41EB" w:rsidRDefault="005F6334">
            <w:pPr>
              <w:widowControl w:val="0"/>
              <w:jc w:val="both"/>
              <w:rPr>
                <w:sz w:val="20"/>
                <w:szCs w:val="20"/>
                <w:rPrChange w:id="2798" w:author="Mostafa Sameer" w:date="2024-10-16T02:02:00Z" w16du:dateUtc="2024-10-16T06:02:00Z">
                  <w:rPr>
                    <w:sz w:val="24"/>
                    <w:szCs w:val="24"/>
                  </w:rPr>
                </w:rPrChange>
              </w:rPr>
            </w:pPr>
            <w:r w:rsidRPr="005C41EB">
              <w:rPr>
                <w:sz w:val="20"/>
                <w:szCs w:val="20"/>
                <w:rPrChange w:id="2799" w:author="Mostafa Sameer" w:date="2024-10-16T02:02:00Z" w16du:dateUtc="2024-10-16T06:02:00Z">
                  <w:rPr>
                    <w:sz w:val="24"/>
                    <w:szCs w:val="24"/>
                  </w:rPr>
                </w:rPrChange>
              </w:rPr>
              <w:t xml:space="preserve">The FL rating system doesn’t guarantee the survivability </w:t>
            </w:r>
            <w:r w:rsidR="0036219E">
              <w:rPr>
                <w:sz w:val="20"/>
                <w:szCs w:val="20"/>
              </w:rPr>
              <w:t>of</w:t>
            </w:r>
            <w:r w:rsidRPr="005C41EB">
              <w:rPr>
                <w:sz w:val="20"/>
                <w:szCs w:val="20"/>
                <w:rPrChange w:id="2800" w:author="Mostafa Sameer" w:date="2024-10-16T02:02:00Z" w16du:dateUtc="2024-10-16T06:02:00Z">
                  <w:rPr>
                    <w:sz w:val="24"/>
                    <w:szCs w:val="24"/>
                  </w:rPr>
                </w:rPrChange>
              </w:rPr>
              <w:t xml:space="preserve"> a product following a hurricane event.</w:t>
            </w:r>
          </w:p>
          <w:p w14:paraId="00000176" w14:textId="77777777" w:rsidR="00A67222" w:rsidRPr="005C41EB" w:rsidRDefault="00A67222">
            <w:pPr>
              <w:widowControl w:val="0"/>
              <w:jc w:val="both"/>
              <w:rPr>
                <w:sz w:val="20"/>
                <w:szCs w:val="20"/>
                <w:rPrChange w:id="2801" w:author="Mostafa Sameer" w:date="2024-10-16T02:02:00Z" w16du:dateUtc="2024-10-16T06:02:00Z">
                  <w:rPr>
                    <w:sz w:val="24"/>
                    <w:szCs w:val="24"/>
                  </w:rPr>
                </w:rPrChange>
              </w:rPr>
            </w:pPr>
          </w:p>
          <w:p w14:paraId="00000177" w14:textId="77777777" w:rsidR="00A67222" w:rsidRPr="005C41EB" w:rsidRDefault="005F6334">
            <w:pPr>
              <w:spacing w:after="160" w:line="259" w:lineRule="auto"/>
              <w:jc w:val="both"/>
              <w:rPr>
                <w:b/>
                <w:sz w:val="20"/>
                <w:szCs w:val="20"/>
                <w:rPrChange w:id="2802" w:author="Mostafa Sameer" w:date="2024-10-16T02:02:00Z" w16du:dateUtc="2024-10-16T06:02:00Z">
                  <w:rPr>
                    <w:b/>
                    <w:sz w:val="24"/>
                    <w:szCs w:val="24"/>
                  </w:rPr>
                </w:rPrChange>
              </w:rPr>
            </w:pPr>
            <w:r w:rsidRPr="005C41EB">
              <w:rPr>
                <w:b/>
                <w:sz w:val="20"/>
                <w:szCs w:val="20"/>
                <w:rPrChange w:id="2803" w:author="Mostafa Sameer" w:date="2024-10-16T02:02:00Z" w16du:dateUtc="2024-10-16T06:02:00Z">
                  <w:rPr>
                    <w:b/>
                    <w:sz w:val="24"/>
                    <w:szCs w:val="24"/>
                  </w:rPr>
                </w:rPrChange>
              </w:rPr>
              <w:t>Meeting #1 - Key Questions</w:t>
            </w:r>
          </w:p>
          <w:p w14:paraId="00000178" w14:textId="4B5E6FB7" w:rsidR="00A67222" w:rsidRPr="005C41EB" w:rsidRDefault="005F6334">
            <w:pPr>
              <w:spacing w:line="259" w:lineRule="auto"/>
              <w:jc w:val="both"/>
              <w:rPr>
                <w:sz w:val="20"/>
                <w:szCs w:val="20"/>
                <w:rPrChange w:id="2804" w:author="Mostafa Sameer" w:date="2024-10-16T02:02:00Z" w16du:dateUtc="2024-10-16T06:02:00Z">
                  <w:rPr>
                    <w:sz w:val="24"/>
                    <w:szCs w:val="24"/>
                  </w:rPr>
                </w:rPrChange>
              </w:rPr>
            </w:pPr>
            <w:r w:rsidRPr="005C41EB">
              <w:rPr>
                <w:sz w:val="20"/>
                <w:szCs w:val="20"/>
                <w:rPrChange w:id="2805" w:author="Mostafa Sameer" w:date="2024-10-16T02:02:00Z" w16du:dateUtc="2024-10-16T06:02:00Z">
                  <w:rPr>
                    <w:sz w:val="24"/>
                    <w:szCs w:val="24"/>
                  </w:rPr>
                </w:rPrChange>
              </w:rPr>
              <w:t xml:space="preserve">How can the limitations </w:t>
            </w:r>
            <w:r w:rsidR="0036219E">
              <w:rPr>
                <w:sz w:val="20"/>
                <w:szCs w:val="20"/>
              </w:rPr>
              <w:t>of</w:t>
            </w:r>
            <w:r w:rsidRPr="005C41EB">
              <w:rPr>
                <w:sz w:val="20"/>
                <w:szCs w:val="20"/>
                <w:rPrChange w:id="2806" w:author="Mostafa Sameer" w:date="2024-10-16T02:02:00Z" w16du:dateUtc="2024-10-16T06:02:00Z">
                  <w:rPr>
                    <w:sz w:val="24"/>
                    <w:szCs w:val="24"/>
                  </w:rPr>
                </w:rPrChange>
              </w:rPr>
              <w:t xml:space="preserve"> the current pass/fail criteria for water intrusion tests be addressed to better reflect the real-world performance </w:t>
            </w:r>
            <w:r w:rsidR="0036219E">
              <w:rPr>
                <w:sz w:val="20"/>
                <w:szCs w:val="20"/>
              </w:rPr>
              <w:t>and</w:t>
            </w:r>
            <w:r w:rsidRPr="005C41EB">
              <w:rPr>
                <w:sz w:val="20"/>
                <w:szCs w:val="20"/>
                <w:rPrChange w:id="2807" w:author="Mostafa Sameer" w:date="2024-10-16T02:02:00Z" w16du:dateUtc="2024-10-16T06:02:00Z">
                  <w:rPr>
                    <w:sz w:val="24"/>
                    <w:szCs w:val="24"/>
                  </w:rPr>
                </w:rPrChange>
              </w:rPr>
              <w:t xml:space="preserve"> reliability </w:t>
            </w:r>
            <w:r w:rsidR="0036219E">
              <w:rPr>
                <w:sz w:val="20"/>
                <w:szCs w:val="20"/>
              </w:rPr>
              <w:t>of</w:t>
            </w:r>
            <w:r w:rsidRPr="005C41EB">
              <w:rPr>
                <w:sz w:val="20"/>
                <w:szCs w:val="20"/>
                <w:rPrChange w:id="2808" w:author="Mostafa Sameer" w:date="2024-10-16T02:02:00Z" w16du:dateUtc="2024-10-16T06:02:00Z">
                  <w:rPr>
                    <w:sz w:val="24"/>
                    <w:szCs w:val="24"/>
                  </w:rPr>
                </w:rPrChange>
              </w:rPr>
              <w:t xml:space="preserve"> sliding glass doors?</w:t>
            </w:r>
          </w:p>
          <w:p w14:paraId="00000179" w14:textId="2C10CF9D" w:rsidR="00A67222" w:rsidRPr="005C41EB" w:rsidRDefault="005F6334">
            <w:pPr>
              <w:spacing w:line="259" w:lineRule="auto"/>
              <w:jc w:val="both"/>
              <w:rPr>
                <w:sz w:val="20"/>
                <w:szCs w:val="20"/>
                <w:rPrChange w:id="2809" w:author="Mostafa Sameer" w:date="2024-10-16T02:02:00Z" w16du:dateUtc="2024-10-16T06:02:00Z">
                  <w:rPr>
                    <w:sz w:val="24"/>
                    <w:szCs w:val="24"/>
                  </w:rPr>
                </w:rPrChange>
              </w:rPr>
            </w:pPr>
            <w:r w:rsidRPr="005C41EB">
              <w:rPr>
                <w:sz w:val="20"/>
                <w:szCs w:val="20"/>
                <w:rPrChange w:id="2810" w:author="Mostafa Sameer" w:date="2024-10-16T02:02:00Z" w16du:dateUtc="2024-10-16T06:02:00Z">
                  <w:rPr>
                    <w:sz w:val="24"/>
                    <w:szCs w:val="24"/>
                  </w:rPr>
                </w:rPrChange>
              </w:rPr>
              <w:t>How can future st</w:t>
            </w:r>
            <w:r w:rsidR="0036219E">
              <w:rPr>
                <w:sz w:val="20"/>
                <w:szCs w:val="20"/>
              </w:rPr>
              <w:t>and</w:t>
            </w:r>
            <w:r w:rsidRPr="005C41EB">
              <w:rPr>
                <w:sz w:val="20"/>
                <w:szCs w:val="20"/>
                <w:rPrChange w:id="2811" w:author="Mostafa Sameer" w:date="2024-10-16T02:02:00Z" w16du:dateUtc="2024-10-16T06:02:00Z">
                  <w:rPr>
                    <w:sz w:val="24"/>
                    <w:szCs w:val="24"/>
                  </w:rPr>
                </w:rPrChange>
              </w:rPr>
              <w:t>ards for WDR testing be adapted to incorporate performance-based criteria rather than the existing binary pass/fail system?</w:t>
            </w:r>
          </w:p>
        </w:tc>
        <w:tc>
          <w:tcPr>
            <w:tcW w:w="55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17A" w14:textId="77777777" w:rsidR="00A67222" w:rsidRPr="005C41EB" w:rsidRDefault="005F6334">
            <w:pPr>
              <w:widowControl w:val="0"/>
              <w:spacing w:before="240"/>
              <w:rPr>
                <w:b/>
                <w:sz w:val="20"/>
                <w:szCs w:val="20"/>
                <w:rPrChange w:id="2812" w:author="Mostafa Sameer" w:date="2024-10-16T02:02:00Z" w16du:dateUtc="2024-10-16T06:02:00Z">
                  <w:rPr>
                    <w:b/>
                    <w:sz w:val="24"/>
                    <w:szCs w:val="24"/>
                  </w:rPr>
                </w:rPrChange>
              </w:rPr>
            </w:pPr>
            <w:r w:rsidRPr="005C41EB">
              <w:rPr>
                <w:b/>
                <w:sz w:val="20"/>
                <w:szCs w:val="20"/>
                <w:rPrChange w:id="2813" w:author="Mostafa Sameer" w:date="2024-10-16T02:02:00Z" w16du:dateUtc="2024-10-16T06:02:00Z">
                  <w:rPr>
                    <w:b/>
                    <w:sz w:val="24"/>
                    <w:szCs w:val="24"/>
                  </w:rPr>
                </w:rPrChange>
              </w:rPr>
              <w:t>M 1</w:t>
            </w:r>
          </w:p>
        </w:tc>
      </w:tr>
    </w:tbl>
    <w:p w14:paraId="0000017B" w14:textId="77777777" w:rsidR="00A67222" w:rsidRDefault="00A67222">
      <w:pPr>
        <w:spacing w:after="160" w:line="259" w:lineRule="auto"/>
        <w:jc w:val="both"/>
        <w:rPr>
          <w:sz w:val="20"/>
          <w:szCs w:val="20"/>
        </w:rPr>
      </w:pPr>
    </w:p>
    <w:p w14:paraId="383AA49F" w14:textId="77777777" w:rsidR="00126C4D" w:rsidRPr="005C41EB" w:rsidDel="00F15DFF" w:rsidRDefault="00126C4D">
      <w:pPr>
        <w:widowControl w:val="0"/>
        <w:spacing w:line="240" w:lineRule="auto"/>
        <w:rPr>
          <w:del w:id="2814" w:author="Mostafa Sameer" w:date="2024-10-16T00:50:00Z" w16du:dateUtc="2024-10-16T04:50:00Z"/>
          <w:sz w:val="20"/>
          <w:szCs w:val="20"/>
          <w:rPrChange w:id="2815" w:author="Mostafa Sameer" w:date="2024-10-16T02:02:00Z" w16du:dateUtc="2024-10-16T06:02:00Z">
            <w:rPr>
              <w:del w:id="2816" w:author="Mostafa Sameer" w:date="2024-10-16T00:50:00Z" w16du:dateUtc="2024-10-16T04:50:00Z"/>
              <w:sz w:val="24"/>
              <w:szCs w:val="24"/>
            </w:rPr>
          </w:rPrChange>
        </w:rPr>
      </w:pPr>
    </w:p>
    <w:p w14:paraId="0000017C" w14:textId="77777777" w:rsidR="00A67222" w:rsidRPr="00312C2E" w:rsidDel="00F15DFF" w:rsidRDefault="00A67222">
      <w:pPr>
        <w:widowControl w:val="0"/>
        <w:spacing w:line="240" w:lineRule="auto"/>
        <w:rPr>
          <w:del w:id="2817" w:author="Mostafa Sameer" w:date="2024-10-16T00:50:00Z" w16du:dateUtc="2024-10-16T04:50:00Z"/>
          <w:rPrChange w:id="2818" w:author="Mostafa Sameer" w:date="2024-10-16T00:55:00Z" w16du:dateUtc="2024-10-16T04:55:00Z">
            <w:rPr>
              <w:del w:id="2819" w:author="Mostafa Sameer" w:date="2024-10-16T00:50:00Z" w16du:dateUtc="2024-10-16T04:50:00Z"/>
              <w:sz w:val="40"/>
              <w:szCs w:val="40"/>
            </w:rPr>
          </w:rPrChange>
        </w:rPr>
      </w:pPr>
    </w:p>
    <w:p w14:paraId="0000017D" w14:textId="77777777" w:rsidR="00A67222" w:rsidRPr="00312C2E" w:rsidDel="00F15DFF" w:rsidRDefault="00A67222">
      <w:pPr>
        <w:spacing w:after="160" w:line="259" w:lineRule="auto"/>
        <w:jc w:val="both"/>
        <w:rPr>
          <w:del w:id="2820" w:author="Mostafa Sameer" w:date="2024-10-16T00:50:00Z" w16du:dateUtc="2024-10-16T04:50:00Z"/>
          <w:rPrChange w:id="2821" w:author="Mostafa Sameer" w:date="2024-10-16T00:55:00Z" w16du:dateUtc="2024-10-16T04:55:00Z">
            <w:rPr>
              <w:del w:id="2822" w:author="Mostafa Sameer" w:date="2024-10-16T00:50:00Z" w16du:dateUtc="2024-10-16T04:50:00Z"/>
              <w:sz w:val="40"/>
              <w:szCs w:val="40"/>
            </w:rPr>
          </w:rPrChange>
        </w:rPr>
      </w:pPr>
    </w:p>
    <w:p w14:paraId="0000017E" w14:textId="77777777" w:rsidR="00A67222" w:rsidRPr="00312C2E" w:rsidRDefault="00A67222">
      <w:pPr>
        <w:spacing w:after="160" w:line="259" w:lineRule="auto"/>
        <w:jc w:val="both"/>
        <w:rPr>
          <w:b/>
          <w:rPrChange w:id="2823" w:author="Mostafa Sameer" w:date="2024-10-16T00:55:00Z" w16du:dateUtc="2024-10-16T04:55:00Z">
            <w:rPr>
              <w:b/>
              <w:sz w:val="24"/>
              <w:szCs w:val="24"/>
            </w:rPr>
          </w:rPrChange>
        </w:rPr>
      </w:pPr>
    </w:p>
    <w:p w14:paraId="0000017F" w14:textId="183E0D07" w:rsidR="00A67222" w:rsidRPr="00126C4D" w:rsidDel="00F15DFF" w:rsidRDefault="005F6334">
      <w:pPr>
        <w:pStyle w:val="Heading2"/>
        <w:jc w:val="center"/>
        <w:rPr>
          <w:del w:id="2824" w:author="Mostafa Sameer" w:date="2024-10-16T00:51:00Z" w16du:dateUtc="2024-10-16T04:51:00Z"/>
          <w:b/>
          <w:bCs/>
          <w:sz w:val="22"/>
          <w:szCs w:val="22"/>
          <w:u w:val="single"/>
          <w:rPrChange w:id="2825" w:author="Mostafa Sameer" w:date="2024-10-16T00:55:00Z" w16du:dateUtc="2024-10-16T04:55:00Z">
            <w:rPr>
              <w:del w:id="2826" w:author="Mostafa Sameer" w:date="2024-10-16T00:51:00Z" w16du:dateUtc="2024-10-16T04:51:00Z"/>
              <w:b/>
              <w:bCs/>
              <w:sz w:val="24"/>
              <w:szCs w:val="24"/>
            </w:rPr>
          </w:rPrChange>
        </w:rPr>
        <w:pPrChange w:id="2827" w:author="Mostafa Sameer" w:date="2024-10-16T00:51:00Z" w16du:dateUtc="2024-10-16T04:51:00Z">
          <w:pPr>
            <w:spacing w:after="160" w:line="259" w:lineRule="auto"/>
            <w:jc w:val="both"/>
          </w:pPr>
        </w:pPrChange>
      </w:pPr>
      <w:bookmarkStart w:id="2828" w:name="_Toc180058640"/>
      <w:r w:rsidRPr="00126C4D">
        <w:rPr>
          <w:b/>
          <w:bCs/>
          <w:sz w:val="22"/>
          <w:szCs w:val="22"/>
          <w:u w:val="single"/>
          <w:rPrChange w:id="2829" w:author="Mostafa Sameer" w:date="2024-10-16T00:55:00Z" w16du:dateUtc="2024-10-16T04:55:00Z">
            <w:rPr>
              <w:b/>
              <w:bCs/>
              <w:sz w:val="24"/>
              <w:szCs w:val="24"/>
            </w:rPr>
          </w:rPrChange>
        </w:rPr>
        <w:lastRenderedPageBreak/>
        <w:t>APPENDIX B: MEETING #1</w:t>
      </w:r>
      <w:bookmarkEnd w:id="2828"/>
      <w:r w:rsidR="00126C4D">
        <w:rPr>
          <w:b/>
          <w:bCs/>
          <w:sz w:val="22"/>
          <w:szCs w:val="22"/>
          <w:u w:val="single"/>
        </w:rPr>
        <w:t xml:space="preserve"> </w:t>
      </w:r>
    </w:p>
    <w:p w14:paraId="00000180" w14:textId="77777777" w:rsidR="00A67222" w:rsidRPr="00126C4D" w:rsidRDefault="005F6334">
      <w:pPr>
        <w:pStyle w:val="Heading2"/>
        <w:jc w:val="center"/>
        <w:rPr>
          <w:b/>
          <w:bCs/>
          <w:sz w:val="22"/>
          <w:szCs w:val="22"/>
          <w:u w:val="single"/>
          <w:rPrChange w:id="2830" w:author="Mostafa Sameer" w:date="2024-10-16T00:55:00Z" w16du:dateUtc="2024-10-16T04:55:00Z">
            <w:rPr>
              <w:b/>
              <w:bCs/>
              <w:sz w:val="24"/>
              <w:szCs w:val="24"/>
            </w:rPr>
          </w:rPrChange>
        </w:rPr>
        <w:pPrChange w:id="2831" w:author="Mostafa Sameer" w:date="2024-10-16T00:51:00Z" w16du:dateUtc="2024-10-16T04:51:00Z">
          <w:pPr>
            <w:spacing w:after="160" w:line="259" w:lineRule="auto"/>
            <w:jc w:val="both"/>
          </w:pPr>
        </w:pPrChange>
      </w:pPr>
      <w:bookmarkStart w:id="2832" w:name="_Toc180058641"/>
      <w:r w:rsidRPr="00126C4D">
        <w:rPr>
          <w:b/>
          <w:bCs/>
          <w:sz w:val="22"/>
          <w:szCs w:val="22"/>
          <w:u w:val="single"/>
          <w:rPrChange w:id="2833" w:author="Mostafa Sameer" w:date="2024-10-16T00:55:00Z" w16du:dateUtc="2024-10-16T04:55:00Z">
            <w:rPr>
              <w:b/>
              <w:bCs/>
              <w:sz w:val="24"/>
              <w:szCs w:val="24"/>
            </w:rPr>
          </w:rPrChange>
        </w:rPr>
        <w:t>MINUTES – 12TH SEPTEMBER 2024</w:t>
      </w:r>
      <w:bookmarkEnd w:id="2832"/>
    </w:p>
    <w:p w14:paraId="00000181" w14:textId="77777777" w:rsidR="00A67222" w:rsidRPr="00312C2E" w:rsidRDefault="005F6334">
      <w:pPr>
        <w:spacing w:after="160" w:line="259" w:lineRule="auto"/>
        <w:jc w:val="both"/>
        <w:rPr>
          <w:rPrChange w:id="2834" w:author="Mostafa Sameer" w:date="2024-10-16T00:55:00Z" w16du:dateUtc="2024-10-16T04:55:00Z">
            <w:rPr>
              <w:sz w:val="24"/>
              <w:szCs w:val="24"/>
            </w:rPr>
          </w:rPrChange>
        </w:rPr>
      </w:pPr>
      <w:r w:rsidRPr="00312C2E">
        <w:rPr>
          <w:rPrChange w:id="2835" w:author="Mostafa Sameer" w:date="2024-10-16T00:55:00Z" w16du:dateUtc="2024-10-16T04:55:00Z">
            <w:rPr>
              <w:sz w:val="24"/>
              <w:szCs w:val="24"/>
            </w:rPr>
          </w:rPrChange>
        </w:rPr>
        <w:t>Date: 09/12/2024</w:t>
      </w:r>
    </w:p>
    <w:p w14:paraId="00000182" w14:textId="77777777" w:rsidR="00A67222" w:rsidRPr="00312C2E" w:rsidRDefault="005F6334">
      <w:pPr>
        <w:spacing w:after="160" w:line="259" w:lineRule="auto"/>
        <w:jc w:val="both"/>
        <w:rPr>
          <w:rPrChange w:id="2836" w:author="Mostafa Sameer" w:date="2024-10-16T00:55:00Z" w16du:dateUtc="2024-10-16T04:55:00Z">
            <w:rPr>
              <w:sz w:val="24"/>
              <w:szCs w:val="24"/>
            </w:rPr>
          </w:rPrChange>
        </w:rPr>
      </w:pPr>
      <w:r w:rsidRPr="00312C2E">
        <w:rPr>
          <w:rPrChange w:id="2837" w:author="Mostafa Sameer" w:date="2024-10-16T00:55:00Z" w16du:dateUtc="2024-10-16T04:55:00Z">
            <w:rPr>
              <w:sz w:val="24"/>
              <w:szCs w:val="24"/>
            </w:rPr>
          </w:rPrChange>
        </w:rPr>
        <w:t>Time: 9:00 A.M. to 10:00 A.M.</w:t>
      </w:r>
    </w:p>
    <w:p w14:paraId="00000183" w14:textId="77777777" w:rsidR="00A67222" w:rsidRPr="00312C2E" w:rsidRDefault="005F6334">
      <w:pPr>
        <w:spacing w:after="160" w:line="259" w:lineRule="auto"/>
        <w:jc w:val="both"/>
        <w:rPr>
          <w:rPrChange w:id="2838" w:author="Mostafa Sameer" w:date="2024-10-16T00:55:00Z" w16du:dateUtc="2024-10-16T04:55:00Z">
            <w:rPr>
              <w:sz w:val="24"/>
              <w:szCs w:val="24"/>
            </w:rPr>
          </w:rPrChange>
        </w:rPr>
      </w:pPr>
      <w:r w:rsidRPr="00312C2E">
        <w:rPr>
          <w:rPrChange w:id="2839" w:author="Mostafa Sameer" w:date="2024-10-16T00:55:00Z" w16du:dateUtc="2024-10-16T04:55:00Z">
            <w:rPr>
              <w:sz w:val="24"/>
              <w:szCs w:val="24"/>
            </w:rPr>
          </w:rPrChange>
        </w:rPr>
        <w:t>Location: Zoom Platform (online)</w:t>
      </w:r>
    </w:p>
    <w:p w14:paraId="00000184" w14:textId="23A993ED" w:rsidR="00A67222" w:rsidRPr="00312C2E" w:rsidRDefault="005F6334">
      <w:pPr>
        <w:spacing w:after="160" w:line="259" w:lineRule="auto"/>
        <w:jc w:val="both"/>
        <w:rPr>
          <w:b/>
          <w:rPrChange w:id="2840" w:author="Mostafa Sameer" w:date="2024-10-16T00:55:00Z" w16du:dateUtc="2024-10-16T04:55:00Z">
            <w:rPr>
              <w:b/>
              <w:sz w:val="24"/>
              <w:szCs w:val="24"/>
            </w:rPr>
          </w:rPrChange>
        </w:rPr>
      </w:pPr>
      <w:r w:rsidRPr="00312C2E">
        <w:rPr>
          <w:rPrChange w:id="2841" w:author="Mostafa Sameer" w:date="2024-10-16T00:55:00Z" w16du:dateUtc="2024-10-16T04:55:00Z">
            <w:rPr>
              <w:sz w:val="24"/>
              <w:szCs w:val="24"/>
            </w:rPr>
          </w:rPrChange>
        </w:rPr>
        <w:t>Meeting Hosted by: Dr. N</w:t>
      </w:r>
      <w:r w:rsidR="0036219E">
        <w:t>of</w:t>
      </w:r>
      <w:r w:rsidRPr="00312C2E">
        <w:rPr>
          <w:rPrChange w:id="2842" w:author="Mostafa Sameer" w:date="2024-10-16T00:55:00Z" w16du:dateUtc="2024-10-16T04:55:00Z">
            <w:rPr>
              <w:sz w:val="24"/>
              <w:szCs w:val="24"/>
            </w:rPr>
          </w:rPrChange>
        </w:rPr>
        <w:t xml:space="preserve">al  </w:t>
      </w:r>
    </w:p>
    <w:p w14:paraId="00000185" w14:textId="77777777" w:rsidR="00A67222" w:rsidRPr="00312C2E" w:rsidRDefault="005F6334">
      <w:pPr>
        <w:spacing w:after="160" w:line="259" w:lineRule="auto"/>
        <w:jc w:val="both"/>
        <w:rPr>
          <w:b/>
          <w:rPrChange w:id="2843" w:author="Mostafa Sameer" w:date="2024-10-16T00:55:00Z" w16du:dateUtc="2024-10-16T04:55:00Z">
            <w:rPr>
              <w:b/>
              <w:sz w:val="24"/>
              <w:szCs w:val="24"/>
            </w:rPr>
          </w:rPrChange>
        </w:rPr>
      </w:pPr>
      <w:r w:rsidRPr="00312C2E">
        <w:rPr>
          <w:b/>
          <w:rPrChange w:id="2844" w:author="Mostafa Sameer" w:date="2024-10-16T00:55:00Z" w16du:dateUtc="2024-10-16T04:55:00Z">
            <w:rPr>
              <w:b/>
              <w:sz w:val="24"/>
              <w:szCs w:val="24"/>
            </w:rPr>
          </w:rPrChange>
        </w:rPr>
        <w:t>Project Background</w:t>
      </w:r>
    </w:p>
    <w:p w14:paraId="00000186" w14:textId="4EF5E935" w:rsidR="00A67222" w:rsidRPr="00312C2E" w:rsidRDefault="005F6334">
      <w:pPr>
        <w:spacing w:after="160" w:line="240" w:lineRule="auto"/>
        <w:jc w:val="both"/>
        <w:rPr>
          <w:rPrChange w:id="2845" w:author="Mostafa Sameer" w:date="2024-10-16T00:55:00Z" w16du:dateUtc="2024-10-16T04:55:00Z">
            <w:rPr>
              <w:sz w:val="24"/>
              <w:szCs w:val="24"/>
            </w:rPr>
          </w:rPrChange>
        </w:rPr>
      </w:pPr>
      <w:r w:rsidRPr="00312C2E">
        <w:rPr>
          <w:rPrChange w:id="2846" w:author="Mostafa Sameer" w:date="2024-10-16T00:55:00Z" w16du:dateUtc="2024-10-16T04:55:00Z">
            <w:rPr>
              <w:sz w:val="24"/>
              <w:szCs w:val="24"/>
            </w:rPr>
          </w:rPrChange>
        </w:rPr>
        <w:t xml:space="preserve">The Florida International University (FIU), Department </w:t>
      </w:r>
      <w:r w:rsidR="0036219E">
        <w:t>of</w:t>
      </w:r>
      <w:r w:rsidRPr="00312C2E">
        <w:rPr>
          <w:rPrChange w:id="2847" w:author="Mostafa Sameer" w:date="2024-10-16T00:55:00Z" w16du:dateUtc="2024-10-16T04:55:00Z">
            <w:rPr>
              <w:sz w:val="24"/>
              <w:szCs w:val="24"/>
            </w:rPr>
          </w:rPrChange>
        </w:rPr>
        <w:t xml:space="preserve"> Civil </w:t>
      </w:r>
      <w:r w:rsidR="0036219E">
        <w:t>and</w:t>
      </w:r>
      <w:r w:rsidRPr="00312C2E">
        <w:rPr>
          <w:rPrChange w:id="2848" w:author="Mostafa Sameer" w:date="2024-10-16T00:55:00Z" w16du:dateUtc="2024-10-16T04:55:00Z">
            <w:rPr>
              <w:sz w:val="24"/>
              <w:szCs w:val="24"/>
            </w:rPr>
          </w:rPrChange>
        </w:rPr>
        <w:t xml:space="preserve"> Environmental Engineering (CEE), was retained by the State </w:t>
      </w:r>
      <w:r w:rsidR="0036219E">
        <w:t>of</w:t>
      </w:r>
      <w:r w:rsidRPr="00312C2E">
        <w:rPr>
          <w:rPrChange w:id="2849" w:author="Mostafa Sameer" w:date="2024-10-16T00:55:00Z" w16du:dateUtc="2024-10-16T04:55:00Z">
            <w:rPr>
              <w:sz w:val="24"/>
              <w:szCs w:val="24"/>
            </w:rPr>
          </w:rPrChange>
        </w:rPr>
        <w:t xml:space="preserve"> Florida's Florida Building Commission (Department </w:t>
      </w:r>
      <w:r w:rsidR="0036219E">
        <w:t>of</w:t>
      </w:r>
      <w:r w:rsidRPr="00312C2E">
        <w:rPr>
          <w:rPrChange w:id="2850" w:author="Mostafa Sameer" w:date="2024-10-16T00:55:00Z" w16du:dateUtc="2024-10-16T04:55:00Z">
            <w:rPr>
              <w:sz w:val="24"/>
              <w:szCs w:val="24"/>
            </w:rPr>
          </w:rPrChange>
        </w:rPr>
        <w:t xml:space="preserve"> Business &amp; Pr</w:t>
      </w:r>
      <w:r w:rsidR="0036219E">
        <w:t>of</w:t>
      </w:r>
      <w:r w:rsidRPr="00312C2E">
        <w:rPr>
          <w:rPrChange w:id="2851" w:author="Mostafa Sameer" w:date="2024-10-16T00:55:00Z" w16du:dateUtc="2024-10-16T04:55:00Z">
            <w:rPr>
              <w:sz w:val="24"/>
              <w:szCs w:val="24"/>
            </w:rPr>
          </w:rPrChange>
        </w:rPr>
        <w:t xml:space="preserve">essional Regulation) to conduct a research study to assess the impact </w:t>
      </w:r>
      <w:r w:rsidR="0036219E">
        <w:t>of</w:t>
      </w:r>
      <w:r w:rsidRPr="00312C2E">
        <w:rPr>
          <w:rPrChange w:id="2852" w:author="Mostafa Sameer" w:date="2024-10-16T00:55:00Z" w16du:dateUtc="2024-10-16T04:55:00Z">
            <w:rPr>
              <w:sz w:val="24"/>
              <w:szCs w:val="24"/>
            </w:rPr>
          </w:rPrChange>
        </w:rPr>
        <w:t xml:space="preserve"> wind on water intrusion through conventional sliding glass door systems installed in residential mid-rise buildings. The project Manager is Mr. Mo Madani (Mo.Madani@myfloridalicense.com).</w:t>
      </w:r>
    </w:p>
    <w:p w14:paraId="00000187" w14:textId="6A612A42" w:rsidR="00A67222" w:rsidRPr="00312C2E" w:rsidRDefault="005F6334">
      <w:pPr>
        <w:spacing w:after="160" w:line="259" w:lineRule="auto"/>
        <w:jc w:val="both"/>
        <w:rPr>
          <w:rPrChange w:id="2853" w:author="Mostafa Sameer" w:date="2024-10-16T00:55:00Z" w16du:dateUtc="2024-10-16T04:55:00Z">
            <w:rPr>
              <w:sz w:val="24"/>
              <w:szCs w:val="24"/>
            </w:rPr>
          </w:rPrChange>
        </w:rPr>
      </w:pPr>
      <w:r w:rsidRPr="00312C2E">
        <w:rPr>
          <w:rPrChange w:id="2854" w:author="Mostafa Sameer" w:date="2024-10-16T00:55:00Z" w16du:dateUtc="2024-10-16T04:55:00Z">
            <w:rPr>
              <w:sz w:val="24"/>
              <w:szCs w:val="24"/>
            </w:rPr>
          </w:rPrChange>
        </w:rPr>
        <w:t>The Florida International University Dr. Omar M. N</w:t>
      </w:r>
      <w:r w:rsidR="0036219E">
        <w:t>of</w:t>
      </w:r>
      <w:r w:rsidRPr="00312C2E">
        <w:rPr>
          <w:rPrChange w:id="2855" w:author="Mostafa Sameer" w:date="2024-10-16T00:55:00Z" w16du:dateUtc="2024-10-16T04:55:00Z">
            <w:rPr>
              <w:sz w:val="24"/>
              <w:szCs w:val="24"/>
            </w:rPr>
          </w:rPrChange>
        </w:rPr>
        <w:t>al, Assistant Pr</w:t>
      </w:r>
      <w:r w:rsidR="0036219E">
        <w:t>of</w:t>
      </w:r>
      <w:r w:rsidRPr="00312C2E">
        <w:rPr>
          <w:rPrChange w:id="2856" w:author="Mostafa Sameer" w:date="2024-10-16T00:55:00Z" w16du:dateUtc="2024-10-16T04:55:00Z">
            <w:rPr>
              <w:sz w:val="24"/>
              <w:szCs w:val="24"/>
            </w:rPr>
          </w:rPrChange>
        </w:rPr>
        <w:t xml:space="preserve">essor </w:t>
      </w:r>
      <w:r w:rsidR="0036219E">
        <w:t>of</w:t>
      </w:r>
      <w:r w:rsidRPr="00312C2E">
        <w:rPr>
          <w:rPrChange w:id="2857" w:author="Mostafa Sameer" w:date="2024-10-16T00:55:00Z" w16du:dateUtc="2024-10-16T04:55:00Z">
            <w:rPr>
              <w:sz w:val="24"/>
              <w:szCs w:val="24"/>
            </w:rPr>
          </w:rPrChange>
        </w:rPr>
        <w:t xml:space="preserve"> Civil Engineering, </w:t>
      </w:r>
      <w:r w:rsidRPr="00312C2E">
        <w:fldChar w:fldCharType="begin"/>
      </w:r>
      <w:r w:rsidRPr="00312C2E">
        <w:instrText>HYPERLINK "mailto:onofal@fiu.edu" \h</w:instrText>
      </w:r>
      <w:r w:rsidRPr="00312C2E">
        <w:fldChar w:fldCharType="separate"/>
      </w:r>
      <w:r w:rsidRPr="00312C2E">
        <w:rPr>
          <w:color w:val="467886"/>
          <w:u w:val="single"/>
          <w:rPrChange w:id="2858" w:author="Mostafa Sameer" w:date="2024-10-16T00:55:00Z" w16du:dateUtc="2024-10-16T04:55:00Z">
            <w:rPr>
              <w:color w:val="467886"/>
              <w:sz w:val="24"/>
              <w:szCs w:val="24"/>
              <w:u w:val="single"/>
            </w:rPr>
          </w:rPrChange>
        </w:rPr>
        <w:t>on</w:t>
      </w:r>
      <w:r w:rsidR="0036219E">
        <w:rPr>
          <w:color w:val="467886"/>
          <w:u w:val="single"/>
        </w:rPr>
        <w:t>of</w:t>
      </w:r>
      <w:r w:rsidRPr="00312C2E">
        <w:rPr>
          <w:color w:val="467886"/>
          <w:u w:val="single"/>
          <w:rPrChange w:id="2859" w:author="Mostafa Sameer" w:date="2024-10-16T00:55:00Z" w16du:dateUtc="2024-10-16T04:55:00Z">
            <w:rPr>
              <w:color w:val="467886"/>
              <w:sz w:val="24"/>
              <w:szCs w:val="24"/>
              <w:u w:val="single"/>
            </w:rPr>
          </w:rPrChange>
        </w:rPr>
        <w:t>al@fiu.edu</w:t>
      </w:r>
      <w:r w:rsidRPr="00312C2E">
        <w:rPr>
          <w:color w:val="467886"/>
          <w:u w:val="single"/>
          <w:rPrChange w:id="2860" w:author="Mostafa Sameer" w:date="2024-10-16T00:55:00Z" w16du:dateUtc="2024-10-16T04:55:00Z">
            <w:rPr>
              <w:color w:val="467886"/>
              <w:sz w:val="24"/>
              <w:szCs w:val="24"/>
              <w:u w:val="single"/>
            </w:rPr>
          </w:rPrChange>
        </w:rPr>
        <w:fldChar w:fldCharType="end"/>
      </w:r>
      <w:r w:rsidRPr="00312C2E">
        <w:rPr>
          <w:rPrChange w:id="2861" w:author="Mostafa Sameer" w:date="2024-10-16T00:55:00Z" w16du:dateUtc="2024-10-16T04:55:00Z">
            <w:rPr>
              <w:sz w:val="24"/>
              <w:szCs w:val="24"/>
            </w:rPr>
          </w:rPrChange>
        </w:rPr>
        <w:t xml:space="preserve"> lead this project. </w:t>
      </w:r>
    </w:p>
    <w:p w14:paraId="00000188" w14:textId="77777777" w:rsidR="00A67222" w:rsidRPr="00312C2E" w:rsidRDefault="005F6334">
      <w:pPr>
        <w:spacing w:after="160" w:line="259" w:lineRule="auto"/>
        <w:jc w:val="both"/>
        <w:rPr>
          <w:b/>
          <w:rPrChange w:id="2862" w:author="Mostafa Sameer" w:date="2024-10-16T00:55:00Z" w16du:dateUtc="2024-10-16T04:55:00Z">
            <w:rPr>
              <w:b/>
              <w:sz w:val="24"/>
              <w:szCs w:val="24"/>
            </w:rPr>
          </w:rPrChange>
        </w:rPr>
      </w:pPr>
      <w:r w:rsidRPr="00312C2E">
        <w:rPr>
          <w:b/>
          <w:rPrChange w:id="2863" w:author="Mostafa Sameer" w:date="2024-10-16T00:55:00Z" w16du:dateUtc="2024-10-16T04:55:00Z">
            <w:rPr>
              <w:b/>
              <w:sz w:val="24"/>
              <w:szCs w:val="24"/>
            </w:rPr>
          </w:rPrChange>
        </w:rPr>
        <w:t>Meeting #1 (12th September 2024) Participants</w:t>
      </w:r>
    </w:p>
    <w:tbl>
      <w:tblPr>
        <w:tblStyle w:val="aff3"/>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1455"/>
        <w:gridCol w:w="1545"/>
        <w:gridCol w:w="885"/>
        <w:gridCol w:w="3945"/>
        <w:gridCol w:w="1140"/>
      </w:tblGrid>
      <w:tr w:rsidR="00A67222" w:rsidRPr="002D5D34" w14:paraId="605C12C9" w14:textId="77777777">
        <w:tc>
          <w:tcPr>
            <w:tcW w:w="660" w:type="dxa"/>
          </w:tcPr>
          <w:p w14:paraId="00000189" w14:textId="77777777" w:rsidR="00A67222" w:rsidRPr="002D5D34" w:rsidRDefault="005F6334">
            <w:pPr>
              <w:jc w:val="center"/>
              <w:rPr>
                <w:b/>
                <w:sz w:val="18"/>
                <w:szCs w:val="18"/>
                <w:rPrChange w:id="2864" w:author="Mostafa Sameer" w:date="2024-10-16T02:02:00Z" w16du:dateUtc="2024-10-16T06:02:00Z">
                  <w:rPr>
                    <w:b/>
                    <w:sz w:val="24"/>
                    <w:szCs w:val="24"/>
                  </w:rPr>
                </w:rPrChange>
              </w:rPr>
            </w:pPr>
            <w:r w:rsidRPr="002D5D34">
              <w:rPr>
                <w:b/>
                <w:sz w:val="18"/>
                <w:szCs w:val="18"/>
                <w:rPrChange w:id="2865" w:author="Mostafa Sameer" w:date="2024-10-16T02:02:00Z" w16du:dateUtc="2024-10-16T06:02:00Z">
                  <w:rPr>
                    <w:b/>
                    <w:sz w:val="24"/>
                    <w:szCs w:val="24"/>
                  </w:rPr>
                </w:rPrChange>
              </w:rPr>
              <w:t>#</w:t>
            </w:r>
          </w:p>
        </w:tc>
        <w:tc>
          <w:tcPr>
            <w:tcW w:w="1455" w:type="dxa"/>
          </w:tcPr>
          <w:p w14:paraId="0000018A" w14:textId="77777777" w:rsidR="00A67222" w:rsidRPr="002D5D34" w:rsidRDefault="005F6334">
            <w:pPr>
              <w:jc w:val="center"/>
              <w:rPr>
                <w:b/>
                <w:sz w:val="18"/>
                <w:szCs w:val="18"/>
                <w:rPrChange w:id="2866" w:author="Mostafa Sameer" w:date="2024-10-16T02:02:00Z" w16du:dateUtc="2024-10-16T06:02:00Z">
                  <w:rPr>
                    <w:b/>
                    <w:sz w:val="24"/>
                    <w:szCs w:val="24"/>
                  </w:rPr>
                </w:rPrChange>
              </w:rPr>
            </w:pPr>
            <w:r w:rsidRPr="002D5D34">
              <w:rPr>
                <w:b/>
                <w:sz w:val="18"/>
                <w:szCs w:val="18"/>
                <w:rPrChange w:id="2867" w:author="Mostafa Sameer" w:date="2024-10-16T02:02:00Z" w16du:dateUtc="2024-10-16T06:02:00Z">
                  <w:rPr>
                    <w:b/>
                    <w:sz w:val="24"/>
                    <w:szCs w:val="24"/>
                  </w:rPr>
                </w:rPrChange>
              </w:rPr>
              <w:t>First Name</w:t>
            </w:r>
          </w:p>
        </w:tc>
        <w:tc>
          <w:tcPr>
            <w:tcW w:w="1545" w:type="dxa"/>
          </w:tcPr>
          <w:p w14:paraId="0000018B" w14:textId="77777777" w:rsidR="00A67222" w:rsidRPr="002D5D34" w:rsidRDefault="005F6334">
            <w:pPr>
              <w:jc w:val="center"/>
              <w:rPr>
                <w:b/>
                <w:sz w:val="18"/>
                <w:szCs w:val="18"/>
                <w:rPrChange w:id="2868" w:author="Mostafa Sameer" w:date="2024-10-16T02:02:00Z" w16du:dateUtc="2024-10-16T06:02:00Z">
                  <w:rPr>
                    <w:b/>
                    <w:sz w:val="24"/>
                    <w:szCs w:val="24"/>
                  </w:rPr>
                </w:rPrChange>
              </w:rPr>
            </w:pPr>
            <w:r w:rsidRPr="002D5D34">
              <w:rPr>
                <w:b/>
                <w:sz w:val="18"/>
                <w:szCs w:val="18"/>
                <w:rPrChange w:id="2869" w:author="Mostafa Sameer" w:date="2024-10-16T02:02:00Z" w16du:dateUtc="2024-10-16T06:02:00Z">
                  <w:rPr>
                    <w:b/>
                    <w:sz w:val="24"/>
                    <w:szCs w:val="24"/>
                  </w:rPr>
                </w:rPrChange>
              </w:rPr>
              <w:t>Last Name</w:t>
            </w:r>
          </w:p>
        </w:tc>
        <w:tc>
          <w:tcPr>
            <w:tcW w:w="885" w:type="dxa"/>
          </w:tcPr>
          <w:p w14:paraId="0000018C" w14:textId="77777777" w:rsidR="00A67222" w:rsidRPr="002D5D34" w:rsidRDefault="005F6334">
            <w:pPr>
              <w:jc w:val="center"/>
              <w:rPr>
                <w:b/>
                <w:sz w:val="18"/>
                <w:szCs w:val="18"/>
                <w:rPrChange w:id="2870" w:author="Mostafa Sameer" w:date="2024-10-16T02:02:00Z" w16du:dateUtc="2024-10-16T06:02:00Z">
                  <w:rPr>
                    <w:b/>
                    <w:sz w:val="24"/>
                    <w:szCs w:val="24"/>
                  </w:rPr>
                </w:rPrChange>
              </w:rPr>
            </w:pPr>
            <w:r w:rsidRPr="002D5D34">
              <w:rPr>
                <w:b/>
                <w:sz w:val="18"/>
                <w:szCs w:val="18"/>
                <w:rPrChange w:id="2871" w:author="Mostafa Sameer" w:date="2024-10-16T02:02:00Z" w16du:dateUtc="2024-10-16T06:02:00Z">
                  <w:rPr>
                    <w:b/>
                    <w:sz w:val="24"/>
                    <w:szCs w:val="24"/>
                  </w:rPr>
                </w:rPrChange>
              </w:rPr>
              <w:t>Abbrev.</w:t>
            </w:r>
          </w:p>
        </w:tc>
        <w:tc>
          <w:tcPr>
            <w:tcW w:w="3945" w:type="dxa"/>
          </w:tcPr>
          <w:p w14:paraId="0000018D" w14:textId="77777777" w:rsidR="00A67222" w:rsidRPr="002D5D34" w:rsidRDefault="005F6334">
            <w:pPr>
              <w:jc w:val="center"/>
              <w:rPr>
                <w:b/>
                <w:sz w:val="18"/>
                <w:szCs w:val="18"/>
                <w:rPrChange w:id="2872" w:author="Mostafa Sameer" w:date="2024-10-16T02:02:00Z" w16du:dateUtc="2024-10-16T06:02:00Z">
                  <w:rPr>
                    <w:b/>
                    <w:sz w:val="24"/>
                    <w:szCs w:val="24"/>
                  </w:rPr>
                </w:rPrChange>
              </w:rPr>
            </w:pPr>
            <w:r w:rsidRPr="002D5D34">
              <w:rPr>
                <w:b/>
                <w:sz w:val="18"/>
                <w:szCs w:val="18"/>
                <w:rPrChange w:id="2873" w:author="Mostafa Sameer" w:date="2024-10-16T02:02:00Z" w16du:dateUtc="2024-10-16T06:02:00Z">
                  <w:rPr>
                    <w:b/>
                    <w:sz w:val="24"/>
                    <w:szCs w:val="24"/>
                  </w:rPr>
                </w:rPrChange>
              </w:rPr>
              <w:t>Contact</w:t>
            </w:r>
          </w:p>
        </w:tc>
        <w:tc>
          <w:tcPr>
            <w:tcW w:w="1140" w:type="dxa"/>
          </w:tcPr>
          <w:p w14:paraId="0000018E" w14:textId="77777777" w:rsidR="00A67222" w:rsidRPr="002D5D34" w:rsidRDefault="005F6334">
            <w:pPr>
              <w:jc w:val="center"/>
              <w:rPr>
                <w:b/>
                <w:sz w:val="18"/>
                <w:szCs w:val="18"/>
                <w:rPrChange w:id="2874" w:author="Mostafa Sameer" w:date="2024-10-16T02:02:00Z" w16du:dateUtc="2024-10-16T06:02:00Z">
                  <w:rPr>
                    <w:b/>
                    <w:sz w:val="24"/>
                    <w:szCs w:val="24"/>
                  </w:rPr>
                </w:rPrChange>
              </w:rPr>
            </w:pPr>
            <w:r w:rsidRPr="002D5D34">
              <w:rPr>
                <w:b/>
                <w:sz w:val="18"/>
                <w:szCs w:val="18"/>
                <w:rPrChange w:id="2875" w:author="Mostafa Sameer" w:date="2024-10-16T02:02:00Z" w16du:dateUtc="2024-10-16T06:02:00Z">
                  <w:rPr>
                    <w:b/>
                    <w:sz w:val="24"/>
                    <w:szCs w:val="24"/>
                  </w:rPr>
                </w:rPrChange>
              </w:rPr>
              <w:t>Present</w:t>
            </w:r>
          </w:p>
        </w:tc>
      </w:tr>
      <w:tr w:rsidR="00A67222" w:rsidRPr="002D5D34" w14:paraId="474988ED" w14:textId="77777777">
        <w:tc>
          <w:tcPr>
            <w:tcW w:w="660" w:type="dxa"/>
          </w:tcPr>
          <w:p w14:paraId="0000018F" w14:textId="77777777" w:rsidR="00A67222" w:rsidRPr="002D5D34" w:rsidRDefault="005F6334">
            <w:pPr>
              <w:jc w:val="center"/>
              <w:rPr>
                <w:sz w:val="18"/>
                <w:szCs w:val="18"/>
                <w:rPrChange w:id="2876" w:author="Mostafa Sameer" w:date="2024-10-16T02:02:00Z" w16du:dateUtc="2024-10-16T06:02:00Z">
                  <w:rPr>
                    <w:sz w:val="24"/>
                    <w:szCs w:val="24"/>
                  </w:rPr>
                </w:rPrChange>
              </w:rPr>
            </w:pPr>
            <w:r w:rsidRPr="002D5D34">
              <w:rPr>
                <w:sz w:val="18"/>
                <w:szCs w:val="18"/>
                <w:rPrChange w:id="2877" w:author="Mostafa Sameer" w:date="2024-10-16T02:02:00Z" w16du:dateUtc="2024-10-16T06:02:00Z">
                  <w:rPr>
                    <w:sz w:val="24"/>
                    <w:szCs w:val="24"/>
                  </w:rPr>
                </w:rPrChange>
              </w:rPr>
              <w:t>1</w:t>
            </w:r>
          </w:p>
        </w:tc>
        <w:tc>
          <w:tcPr>
            <w:tcW w:w="1455" w:type="dxa"/>
          </w:tcPr>
          <w:p w14:paraId="00000190" w14:textId="77777777" w:rsidR="00A67222" w:rsidRPr="002D5D34" w:rsidRDefault="005F6334">
            <w:pPr>
              <w:jc w:val="center"/>
              <w:rPr>
                <w:sz w:val="18"/>
                <w:szCs w:val="18"/>
                <w:rPrChange w:id="2878" w:author="Mostafa Sameer" w:date="2024-10-16T02:02:00Z" w16du:dateUtc="2024-10-16T06:02:00Z">
                  <w:rPr>
                    <w:sz w:val="24"/>
                    <w:szCs w:val="24"/>
                  </w:rPr>
                </w:rPrChange>
              </w:rPr>
            </w:pPr>
            <w:r w:rsidRPr="002D5D34">
              <w:rPr>
                <w:sz w:val="18"/>
                <w:szCs w:val="18"/>
                <w:rPrChange w:id="2879" w:author="Mostafa Sameer" w:date="2024-10-16T02:02:00Z" w16du:dateUtc="2024-10-16T06:02:00Z">
                  <w:rPr>
                    <w:sz w:val="24"/>
                    <w:szCs w:val="24"/>
                  </w:rPr>
                </w:rPrChange>
              </w:rPr>
              <w:t>Steve</w:t>
            </w:r>
          </w:p>
        </w:tc>
        <w:tc>
          <w:tcPr>
            <w:tcW w:w="1545" w:type="dxa"/>
          </w:tcPr>
          <w:p w14:paraId="00000191" w14:textId="77777777" w:rsidR="00A67222" w:rsidRPr="002D5D34" w:rsidRDefault="005F6334">
            <w:pPr>
              <w:jc w:val="center"/>
              <w:rPr>
                <w:sz w:val="18"/>
                <w:szCs w:val="18"/>
                <w:rPrChange w:id="2880" w:author="Mostafa Sameer" w:date="2024-10-16T02:02:00Z" w16du:dateUtc="2024-10-16T06:02:00Z">
                  <w:rPr>
                    <w:sz w:val="24"/>
                    <w:szCs w:val="24"/>
                  </w:rPr>
                </w:rPrChange>
              </w:rPr>
            </w:pPr>
            <w:r w:rsidRPr="002D5D34">
              <w:rPr>
                <w:sz w:val="18"/>
                <w:szCs w:val="18"/>
                <w:rPrChange w:id="2881" w:author="Mostafa Sameer" w:date="2024-10-16T02:02:00Z" w16du:dateUtc="2024-10-16T06:02:00Z">
                  <w:rPr>
                    <w:sz w:val="24"/>
                    <w:szCs w:val="24"/>
                  </w:rPr>
                </w:rPrChange>
              </w:rPr>
              <w:t>Strawn</w:t>
            </w:r>
          </w:p>
        </w:tc>
        <w:tc>
          <w:tcPr>
            <w:tcW w:w="885" w:type="dxa"/>
          </w:tcPr>
          <w:p w14:paraId="00000192" w14:textId="77777777" w:rsidR="00A67222" w:rsidRPr="002D5D34" w:rsidRDefault="005F6334">
            <w:pPr>
              <w:jc w:val="center"/>
              <w:rPr>
                <w:sz w:val="18"/>
                <w:szCs w:val="18"/>
                <w:rPrChange w:id="2882" w:author="Mostafa Sameer" w:date="2024-10-16T02:02:00Z" w16du:dateUtc="2024-10-16T06:02:00Z">
                  <w:rPr>
                    <w:sz w:val="24"/>
                    <w:szCs w:val="24"/>
                  </w:rPr>
                </w:rPrChange>
              </w:rPr>
            </w:pPr>
            <w:r w:rsidRPr="002D5D34">
              <w:rPr>
                <w:sz w:val="18"/>
                <w:szCs w:val="18"/>
                <w:rPrChange w:id="2883" w:author="Mostafa Sameer" w:date="2024-10-16T02:02:00Z" w16du:dateUtc="2024-10-16T06:02:00Z">
                  <w:rPr>
                    <w:sz w:val="24"/>
                    <w:szCs w:val="24"/>
                  </w:rPr>
                </w:rPrChange>
              </w:rPr>
              <w:t>SS</w:t>
            </w:r>
          </w:p>
        </w:tc>
        <w:tc>
          <w:tcPr>
            <w:tcW w:w="3945" w:type="dxa"/>
          </w:tcPr>
          <w:p w14:paraId="00000193" w14:textId="77777777" w:rsidR="00A67222" w:rsidRPr="002D5D34" w:rsidRDefault="005F6334">
            <w:pPr>
              <w:jc w:val="center"/>
              <w:rPr>
                <w:sz w:val="18"/>
                <w:szCs w:val="18"/>
                <w:rPrChange w:id="2884" w:author="Mostafa Sameer" w:date="2024-10-16T02:02:00Z" w16du:dateUtc="2024-10-16T06:02:00Z">
                  <w:rPr>
                    <w:sz w:val="24"/>
                    <w:szCs w:val="24"/>
                  </w:rPr>
                </w:rPrChange>
              </w:rPr>
            </w:pPr>
            <w:r w:rsidRPr="002D5D34">
              <w:rPr>
                <w:sz w:val="18"/>
                <w:szCs w:val="18"/>
                <w:rPrChange w:id="2885" w:author="Mostafa Sameer" w:date="2024-10-16T02:02:00Z" w16du:dateUtc="2024-10-16T06:02:00Z">
                  <w:rPr>
                    <w:sz w:val="24"/>
                    <w:szCs w:val="24"/>
                  </w:rPr>
                </w:rPrChange>
              </w:rPr>
              <w:t>SStrawn@jeldwen.com</w:t>
            </w:r>
          </w:p>
        </w:tc>
        <w:tc>
          <w:tcPr>
            <w:tcW w:w="1140" w:type="dxa"/>
          </w:tcPr>
          <w:p w14:paraId="00000194" w14:textId="77777777" w:rsidR="00A67222" w:rsidRPr="002D5D34" w:rsidRDefault="005F6334">
            <w:pPr>
              <w:jc w:val="center"/>
              <w:rPr>
                <w:sz w:val="18"/>
                <w:szCs w:val="18"/>
                <w:rPrChange w:id="2886" w:author="Mostafa Sameer" w:date="2024-10-16T02:02:00Z" w16du:dateUtc="2024-10-16T06:02:00Z">
                  <w:rPr>
                    <w:sz w:val="24"/>
                    <w:szCs w:val="24"/>
                  </w:rPr>
                </w:rPrChange>
              </w:rPr>
            </w:pPr>
            <w:r w:rsidRPr="002D5D34">
              <w:rPr>
                <w:sz w:val="18"/>
                <w:szCs w:val="18"/>
                <w:rPrChange w:id="2887" w:author="Mostafa Sameer" w:date="2024-10-16T02:02:00Z" w16du:dateUtc="2024-10-16T06:02:00Z">
                  <w:rPr>
                    <w:sz w:val="24"/>
                    <w:szCs w:val="24"/>
                  </w:rPr>
                </w:rPrChange>
              </w:rPr>
              <w:t>Y</w:t>
            </w:r>
          </w:p>
        </w:tc>
      </w:tr>
      <w:tr w:rsidR="00A67222" w:rsidRPr="002D5D34" w14:paraId="6B16D91E" w14:textId="77777777">
        <w:tc>
          <w:tcPr>
            <w:tcW w:w="660" w:type="dxa"/>
          </w:tcPr>
          <w:p w14:paraId="00000195" w14:textId="77777777" w:rsidR="00A67222" w:rsidRPr="002D5D34" w:rsidRDefault="005F6334">
            <w:pPr>
              <w:jc w:val="center"/>
              <w:rPr>
                <w:sz w:val="18"/>
                <w:szCs w:val="18"/>
                <w:rPrChange w:id="2888" w:author="Mostafa Sameer" w:date="2024-10-16T02:02:00Z" w16du:dateUtc="2024-10-16T06:02:00Z">
                  <w:rPr>
                    <w:sz w:val="24"/>
                    <w:szCs w:val="24"/>
                  </w:rPr>
                </w:rPrChange>
              </w:rPr>
            </w:pPr>
            <w:r w:rsidRPr="002D5D34">
              <w:rPr>
                <w:sz w:val="18"/>
                <w:szCs w:val="18"/>
                <w:rPrChange w:id="2889" w:author="Mostafa Sameer" w:date="2024-10-16T02:02:00Z" w16du:dateUtc="2024-10-16T06:02:00Z">
                  <w:rPr>
                    <w:sz w:val="24"/>
                    <w:szCs w:val="24"/>
                  </w:rPr>
                </w:rPrChange>
              </w:rPr>
              <w:t>2</w:t>
            </w:r>
          </w:p>
        </w:tc>
        <w:tc>
          <w:tcPr>
            <w:tcW w:w="1455" w:type="dxa"/>
          </w:tcPr>
          <w:p w14:paraId="00000196" w14:textId="77777777" w:rsidR="00A67222" w:rsidRPr="002D5D34" w:rsidRDefault="005F6334">
            <w:pPr>
              <w:jc w:val="center"/>
              <w:rPr>
                <w:sz w:val="18"/>
                <w:szCs w:val="18"/>
                <w:rPrChange w:id="2890" w:author="Mostafa Sameer" w:date="2024-10-16T02:02:00Z" w16du:dateUtc="2024-10-16T06:02:00Z">
                  <w:rPr>
                    <w:sz w:val="24"/>
                    <w:szCs w:val="24"/>
                  </w:rPr>
                </w:rPrChange>
              </w:rPr>
            </w:pPr>
            <w:r w:rsidRPr="002D5D34">
              <w:rPr>
                <w:sz w:val="18"/>
                <w:szCs w:val="18"/>
                <w:rPrChange w:id="2891" w:author="Mostafa Sameer" w:date="2024-10-16T02:02:00Z" w16du:dateUtc="2024-10-16T06:02:00Z">
                  <w:rPr>
                    <w:sz w:val="24"/>
                    <w:szCs w:val="24"/>
                  </w:rPr>
                </w:rPrChange>
              </w:rPr>
              <w:t>Greg</w:t>
            </w:r>
          </w:p>
          <w:p w14:paraId="00000197" w14:textId="77777777" w:rsidR="00A67222" w:rsidRPr="002D5D34" w:rsidRDefault="00A67222">
            <w:pPr>
              <w:jc w:val="center"/>
              <w:rPr>
                <w:sz w:val="18"/>
                <w:szCs w:val="18"/>
                <w:rPrChange w:id="2892" w:author="Mostafa Sameer" w:date="2024-10-16T02:02:00Z" w16du:dateUtc="2024-10-16T06:02:00Z">
                  <w:rPr>
                    <w:sz w:val="24"/>
                    <w:szCs w:val="24"/>
                  </w:rPr>
                </w:rPrChange>
              </w:rPr>
            </w:pPr>
          </w:p>
        </w:tc>
        <w:tc>
          <w:tcPr>
            <w:tcW w:w="1545" w:type="dxa"/>
          </w:tcPr>
          <w:p w14:paraId="00000198" w14:textId="77777777" w:rsidR="00A67222" w:rsidRPr="002D5D34" w:rsidRDefault="005F6334">
            <w:pPr>
              <w:jc w:val="center"/>
              <w:rPr>
                <w:sz w:val="18"/>
                <w:szCs w:val="18"/>
                <w:rPrChange w:id="2893" w:author="Mostafa Sameer" w:date="2024-10-16T02:02:00Z" w16du:dateUtc="2024-10-16T06:02:00Z">
                  <w:rPr>
                    <w:sz w:val="24"/>
                    <w:szCs w:val="24"/>
                  </w:rPr>
                </w:rPrChange>
              </w:rPr>
            </w:pPr>
            <w:r w:rsidRPr="002D5D34">
              <w:rPr>
                <w:sz w:val="18"/>
                <w:szCs w:val="18"/>
                <w:rPrChange w:id="2894" w:author="Mostafa Sameer" w:date="2024-10-16T02:02:00Z" w16du:dateUtc="2024-10-16T06:02:00Z">
                  <w:rPr>
                    <w:sz w:val="24"/>
                    <w:szCs w:val="24"/>
                  </w:rPr>
                </w:rPrChange>
              </w:rPr>
              <w:t>Galloway</w:t>
            </w:r>
          </w:p>
        </w:tc>
        <w:tc>
          <w:tcPr>
            <w:tcW w:w="885" w:type="dxa"/>
          </w:tcPr>
          <w:p w14:paraId="00000199" w14:textId="77777777" w:rsidR="00A67222" w:rsidRPr="002D5D34" w:rsidRDefault="005F6334">
            <w:pPr>
              <w:jc w:val="center"/>
              <w:rPr>
                <w:sz w:val="18"/>
                <w:szCs w:val="18"/>
                <w:rPrChange w:id="2895" w:author="Mostafa Sameer" w:date="2024-10-16T02:02:00Z" w16du:dateUtc="2024-10-16T06:02:00Z">
                  <w:rPr>
                    <w:sz w:val="24"/>
                    <w:szCs w:val="24"/>
                  </w:rPr>
                </w:rPrChange>
              </w:rPr>
            </w:pPr>
            <w:r w:rsidRPr="002D5D34">
              <w:rPr>
                <w:sz w:val="18"/>
                <w:szCs w:val="18"/>
                <w:rPrChange w:id="2896" w:author="Mostafa Sameer" w:date="2024-10-16T02:02:00Z" w16du:dateUtc="2024-10-16T06:02:00Z">
                  <w:rPr>
                    <w:sz w:val="24"/>
                    <w:szCs w:val="24"/>
                  </w:rPr>
                </w:rPrChange>
              </w:rPr>
              <w:t>GG</w:t>
            </w:r>
          </w:p>
        </w:tc>
        <w:tc>
          <w:tcPr>
            <w:tcW w:w="3945" w:type="dxa"/>
          </w:tcPr>
          <w:p w14:paraId="0000019A" w14:textId="77777777" w:rsidR="00A67222" w:rsidRPr="002D5D34" w:rsidRDefault="005F6334">
            <w:pPr>
              <w:jc w:val="center"/>
              <w:rPr>
                <w:sz w:val="18"/>
                <w:szCs w:val="18"/>
                <w:rPrChange w:id="2897" w:author="Mostafa Sameer" w:date="2024-10-16T02:02:00Z" w16du:dateUtc="2024-10-16T06:02:00Z">
                  <w:rPr>
                    <w:sz w:val="24"/>
                    <w:szCs w:val="24"/>
                  </w:rPr>
                </w:rPrChange>
              </w:rPr>
            </w:pPr>
            <w:r w:rsidRPr="002D5D34">
              <w:rPr>
                <w:sz w:val="18"/>
                <w:szCs w:val="18"/>
                <w:rPrChange w:id="2898" w:author="Mostafa Sameer" w:date="2024-10-16T02:02:00Z" w16du:dateUtc="2024-10-16T06:02:00Z">
                  <w:rPr>
                    <w:sz w:val="24"/>
                    <w:szCs w:val="24"/>
                  </w:rPr>
                </w:rPrChange>
              </w:rPr>
              <w:t>greggalloway@ykkap.com</w:t>
            </w:r>
          </w:p>
        </w:tc>
        <w:tc>
          <w:tcPr>
            <w:tcW w:w="1140" w:type="dxa"/>
          </w:tcPr>
          <w:p w14:paraId="0000019B" w14:textId="77777777" w:rsidR="00A67222" w:rsidRPr="002D5D34" w:rsidRDefault="005F6334">
            <w:pPr>
              <w:jc w:val="center"/>
              <w:rPr>
                <w:sz w:val="18"/>
                <w:szCs w:val="18"/>
                <w:rPrChange w:id="2899" w:author="Mostafa Sameer" w:date="2024-10-16T02:02:00Z" w16du:dateUtc="2024-10-16T06:02:00Z">
                  <w:rPr>
                    <w:sz w:val="24"/>
                    <w:szCs w:val="24"/>
                  </w:rPr>
                </w:rPrChange>
              </w:rPr>
            </w:pPr>
            <w:r w:rsidRPr="002D5D34">
              <w:rPr>
                <w:sz w:val="18"/>
                <w:szCs w:val="18"/>
                <w:rPrChange w:id="2900" w:author="Mostafa Sameer" w:date="2024-10-16T02:02:00Z" w16du:dateUtc="2024-10-16T06:02:00Z">
                  <w:rPr>
                    <w:sz w:val="24"/>
                    <w:szCs w:val="24"/>
                  </w:rPr>
                </w:rPrChange>
              </w:rPr>
              <w:t>Y</w:t>
            </w:r>
          </w:p>
        </w:tc>
      </w:tr>
      <w:tr w:rsidR="00A67222" w:rsidRPr="002D5D34" w14:paraId="669438C0" w14:textId="77777777">
        <w:tc>
          <w:tcPr>
            <w:tcW w:w="660" w:type="dxa"/>
          </w:tcPr>
          <w:p w14:paraId="0000019C" w14:textId="77777777" w:rsidR="00A67222" w:rsidRPr="002D5D34" w:rsidRDefault="005F6334">
            <w:pPr>
              <w:jc w:val="center"/>
              <w:rPr>
                <w:sz w:val="18"/>
                <w:szCs w:val="18"/>
                <w:rPrChange w:id="2901" w:author="Mostafa Sameer" w:date="2024-10-16T02:02:00Z" w16du:dateUtc="2024-10-16T06:02:00Z">
                  <w:rPr>
                    <w:sz w:val="24"/>
                    <w:szCs w:val="24"/>
                  </w:rPr>
                </w:rPrChange>
              </w:rPr>
            </w:pPr>
            <w:r w:rsidRPr="002D5D34">
              <w:rPr>
                <w:sz w:val="18"/>
                <w:szCs w:val="18"/>
                <w:rPrChange w:id="2902" w:author="Mostafa Sameer" w:date="2024-10-16T02:02:00Z" w16du:dateUtc="2024-10-16T06:02:00Z">
                  <w:rPr>
                    <w:sz w:val="24"/>
                    <w:szCs w:val="24"/>
                  </w:rPr>
                </w:rPrChange>
              </w:rPr>
              <w:t>3</w:t>
            </w:r>
          </w:p>
        </w:tc>
        <w:tc>
          <w:tcPr>
            <w:tcW w:w="1455" w:type="dxa"/>
          </w:tcPr>
          <w:p w14:paraId="0000019D" w14:textId="77777777" w:rsidR="00A67222" w:rsidRPr="002D5D34" w:rsidRDefault="005F6334">
            <w:pPr>
              <w:jc w:val="center"/>
              <w:rPr>
                <w:sz w:val="18"/>
                <w:szCs w:val="18"/>
                <w:rPrChange w:id="2903" w:author="Mostafa Sameer" w:date="2024-10-16T02:02:00Z" w16du:dateUtc="2024-10-16T06:02:00Z">
                  <w:rPr>
                    <w:sz w:val="24"/>
                    <w:szCs w:val="24"/>
                  </w:rPr>
                </w:rPrChange>
              </w:rPr>
            </w:pPr>
            <w:r w:rsidRPr="002D5D34">
              <w:rPr>
                <w:sz w:val="18"/>
                <w:szCs w:val="18"/>
                <w:rPrChange w:id="2904" w:author="Mostafa Sameer" w:date="2024-10-16T02:02:00Z" w16du:dateUtc="2024-10-16T06:02:00Z">
                  <w:rPr>
                    <w:sz w:val="24"/>
                    <w:szCs w:val="24"/>
                  </w:rPr>
                </w:rPrChange>
              </w:rPr>
              <w:t>Brad</w:t>
            </w:r>
          </w:p>
          <w:p w14:paraId="0000019E" w14:textId="77777777" w:rsidR="00A67222" w:rsidRPr="002D5D34" w:rsidRDefault="00A67222">
            <w:pPr>
              <w:jc w:val="center"/>
              <w:rPr>
                <w:sz w:val="18"/>
                <w:szCs w:val="18"/>
                <w:rPrChange w:id="2905" w:author="Mostafa Sameer" w:date="2024-10-16T02:02:00Z" w16du:dateUtc="2024-10-16T06:02:00Z">
                  <w:rPr>
                    <w:sz w:val="24"/>
                    <w:szCs w:val="24"/>
                  </w:rPr>
                </w:rPrChange>
              </w:rPr>
            </w:pPr>
          </w:p>
        </w:tc>
        <w:tc>
          <w:tcPr>
            <w:tcW w:w="1545" w:type="dxa"/>
          </w:tcPr>
          <w:p w14:paraId="0000019F" w14:textId="77777777" w:rsidR="00A67222" w:rsidRPr="002D5D34" w:rsidRDefault="005F6334">
            <w:pPr>
              <w:jc w:val="center"/>
              <w:rPr>
                <w:sz w:val="18"/>
                <w:szCs w:val="18"/>
                <w:rPrChange w:id="2906" w:author="Mostafa Sameer" w:date="2024-10-16T02:02:00Z" w16du:dateUtc="2024-10-16T06:02:00Z">
                  <w:rPr>
                    <w:sz w:val="24"/>
                    <w:szCs w:val="24"/>
                  </w:rPr>
                </w:rPrChange>
              </w:rPr>
            </w:pPr>
            <w:r w:rsidRPr="002D5D34">
              <w:rPr>
                <w:sz w:val="18"/>
                <w:szCs w:val="18"/>
                <w:rPrChange w:id="2907" w:author="Mostafa Sameer" w:date="2024-10-16T02:02:00Z" w16du:dateUtc="2024-10-16T06:02:00Z">
                  <w:rPr>
                    <w:sz w:val="24"/>
                    <w:szCs w:val="24"/>
                  </w:rPr>
                </w:rPrChange>
              </w:rPr>
              <w:t>Fevold</w:t>
            </w:r>
          </w:p>
        </w:tc>
        <w:tc>
          <w:tcPr>
            <w:tcW w:w="885" w:type="dxa"/>
          </w:tcPr>
          <w:p w14:paraId="000001A0" w14:textId="77777777" w:rsidR="00A67222" w:rsidRPr="002D5D34" w:rsidRDefault="005F6334">
            <w:pPr>
              <w:jc w:val="center"/>
              <w:rPr>
                <w:sz w:val="18"/>
                <w:szCs w:val="18"/>
                <w:rPrChange w:id="2908" w:author="Mostafa Sameer" w:date="2024-10-16T02:02:00Z" w16du:dateUtc="2024-10-16T06:02:00Z">
                  <w:rPr>
                    <w:sz w:val="24"/>
                    <w:szCs w:val="24"/>
                  </w:rPr>
                </w:rPrChange>
              </w:rPr>
            </w:pPr>
            <w:r w:rsidRPr="002D5D34">
              <w:rPr>
                <w:sz w:val="18"/>
                <w:szCs w:val="18"/>
                <w:rPrChange w:id="2909" w:author="Mostafa Sameer" w:date="2024-10-16T02:02:00Z" w16du:dateUtc="2024-10-16T06:02:00Z">
                  <w:rPr>
                    <w:sz w:val="24"/>
                    <w:szCs w:val="24"/>
                  </w:rPr>
                </w:rPrChange>
              </w:rPr>
              <w:t>BF</w:t>
            </w:r>
          </w:p>
        </w:tc>
        <w:tc>
          <w:tcPr>
            <w:tcW w:w="3945" w:type="dxa"/>
          </w:tcPr>
          <w:p w14:paraId="000001A1" w14:textId="77777777" w:rsidR="00A67222" w:rsidRPr="002D5D34" w:rsidRDefault="005F6334">
            <w:pPr>
              <w:jc w:val="center"/>
              <w:rPr>
                <w:sz w:val="18"/>
                <w:szCs w:val="18"/>
                <w:rPrChange w:id="2910" w:author="Mostafa Sameer" w:date="2024-10-16T02:02:00Z" w16du:dateUtc="2024-10-16T06:02:00Z">
                  <w:rPr>
                    <w:sz w:val="24"/>
                    <w:szCs w:val="24"/>
                  </w:rPr>
                </w:rPrChange>
              </w:rPr>
            </w:pPr>
            <w:r w:rsidRPr="002D5D34">
              <w:rPr>
                <w:sz w:val="18"/>
                <w:szCs w:val="18"/>
                <w:rPrChange w:id="2911" w:author="Mostafa Sameer" w:date="2024-10-16T02:02:00Z" w16du:dateUtc="2024-10-16T06:02:00Z">
                  <w:rPr>
                    <w:sz w:val="24"/>
                    <w:szCs w:val="24"/>
                  </w:rPr>
                </w:rPrChange>
              </w:rPr>
              <w:t>bradfev@marvin.com</w:t>
            </w:r>
          </w:p>
        </w:tc>
        <w:tc>
          <w:tcPr>
            <w:tcW w:w="1140" w:type="dxa"/>
          </w:tcPr>
          <w:p w14:paraId="000001A2" w14:textId="77777777" w:rsidR="00A67222" w:rsidRPr="002D5D34" w:rsidRDefault="005F6334">
            <w:pPr>
              <w:jc w:val="center"/>
              <w:rPr>
                <w:sz w:val="18"/>
                <w:szCs w:val="18"/>
                <w:rPrChange w:id="2912" w:author="Mostafa Sameer" w:date="2024-10-16T02:02:00Z" w16du:dateUtc="2024-10-16T06:02:00Z">
                  <w:rPr>
                    <w:sz w:val="24"/>
                    <w:szCs w:val="24"/>
                  </w:rPr>
                </w:rPrChange>
              </w:rPr>
            </w:pPr>
            <w:r w:rsidRPr="002D5D34">
              <w:rPr>
                <w:sz w:val="18"/>
                <w:szCs w:val="18"/>
                <w:rPrChange w:id="2913" w:author="Mostafa Sameer" w:date="2024-10-16T02:02:00Z" w16du:dateUtc="2024-10-16T06:02:00Z">
                  <w:rPr>
                    <w:sz w:val="24"/>
                    <w:szCs w:val="24"/>
                  </w:rPr>
                </w:rPrChange>
              </w:rPr>
              <w:t>Y</w:t>
            </w:r>
          </w:p>
        </w:tc>
      </w:tr>
      <w:tr w:rsidR="00A67222" w:rsidRPr="002D5D34" w14:paraId="5F520A78" w14:textId="77777777">
        <w:trPr>
          <w:trHeight w:val="143"/>
        </w:trPr>
        <w:tc>
          <w:tcPr>
            <w:tcW w:w="660" w:type="dxa"/>
          </w:tcPr>
          <w:p w14:paraId="000001A3" w14:textId="77777777" w:rsidR="00A67222" w:rsidRPr="002D5D34" w:rsidRDefault="005F6334">
            <w:pPr>
              <w:jc w:val="center"/>
              <w:rPr>
                <w:sz w:val="18"/>
                <w:szCs w:val="18"/>
                <w:rPrChange w:id="2914" w:author="Mostafa Sameer" w:date="2024-10-16T02:02:00Z" w16du:dateUtc="2024-10-16T06:02:00Z">
                  <w:rPr>
                    <w:sz w:val="24"/>
                    <w:szCs w:val="24"/>
                  </w:rPr>
                </w:rPrChange>
              </w:rPr>
            </w:pPr>
            <w:r w:rsidRPr="002D5D34">
              <w:rPr>
                <w:sz w:val="18"/>
                <w:szCs w:val="18"/>
                <w:rPrChange w:id="2915" w:author="Mostafa Sameer" w:date="2024-10-16T02:02:00Z" w16du:dateUtc="2024-10-16T06:02:00Z">
                  <w:rPr>
                    <w:sz w:val="24"/>
                    <w:szCs w:val="24"/>
                  </w:rPr>
                </w:rPrChange>
              </w:rPr>
              <w:t>4</w:t>
            </w:r>
          </w:p>
        </w:tc>
        <w:tc>
          <w:tcPr>
            <w:tcW w:w="1455" w:type="dxa"/>
          </w:tcPr>
          <w:p w14:paraId="000001A4" w14:textId="77777777" w:rsidR="00A67222" w:rsidRPr="002D5D34" w:rsidRDefault="005F6334">
            <w:pPr>
              <w:jc w:val="center"/>
              <w:rPr>
                <w:sz w:val="18"/>
                <w:szCs w:val="18"/>
                <w:rPrChange w:id="2916" w:author="Mostafa Sameer" w:date="2024-10-16T02:02:00Z" w16du:dateUtc="2024-10-16T06:02:00Z">
                  <w:rPr>
                    <w:sz w:val="24"/>
                    <w:szCs w:val="24"/>
                  </w:rPr>
                </w:rPrChange>
              </w:rPr>
            </w:pPr>
            <w:r w:rsidRPr="002D5D34">
              <w:rPr>
                <w:sz w:val="18"/>
                <w:szCs w:val="18"/>
                <w:rPrChange w:id="2917" w:author="Mostafa Sameer" w:date="2024-10-16T02:02:00Z" w16du:dateUtc="2024-10-16T06:02:00Z">
                  <w:rPr>
                    <w:sz w:val="24"/>
                    <w:szCs w:val="24"/>
                  </w:rPr>
                </w:rPrChange>
              </w:rPr>
              <w:t>Jaime</w:t>
            </w:r>
          </w:p>
          <w:p w14:paraId="000001A5" w14:textId="77777777" w:rsidR="00A67222" w:rsidRPr="002D5D34" w:rsidRDefault="00A67222">
            <w:pPr>
              <w:jc w:val="center"/>
              <w:rPr>
                <w:sz w:val="18"/>
                <w:szCs w:val="18"/>
                <w:rPrChange w:id="2918" w:author="Mostafa Sameer" w:date="2024-10-16T02:02:00Z" w16du:dateUtc="2024-10-16T06:02:00Z">
                  <w:rPr>
                    <w:sz w:val="24"/>
                    <w:szCs w:val="24"/>
                  </w:rPr>
                </w:rPrChange>
              </w:rPr>
            </w:pPr>
          </w:p>
        </w:tc>
        <w:tc>
          <w:tcPr>
            <w:tcW w:w="1545" w:type="dxa"/>
          </w:tcPr>
          <w:p w14:paraId="000001A6" w14:textId="77777777" w:rsidR="00A67222" w:rsidRPr="002D5D34" w:rsidRDefault="005F6334">
            <w:pPr>
              <w:jc w:val="center"/>
              <w:rPr>
                <w:sz w:val="18"/>
                <w:szCs w:val="18"/>
                <w:rPrChange w:id="2919" w:author="Mostafa Sameer" w:date="2024-10-16T02:02:00Z" w16du:dateUtc="2024-10-16T06:02:00Z">
                  <w:rPr>
                    <w:sz w:val="24"/>
                    <w:szCs w:val="24"/>
                  </w:rPr>
                </w:rPrChange>
              </w:rPr>
            </w:pPr>
            <w:r w:rsidRPr="002D5D34">
              <w:rPr>
                <w:sz w:val="18"/>
                <w:szCs w:val="18"/>
                <w:rPrChange w:id="2920" w:author="Mostafa Sameer" w:date="2024-10-16T02:02:00Z" w16du:dateUtc="2024-10-16T06:02:00Z">
                  <w:rPr>
                    <w:sz w:val="24"/>
                    <w:szCs w:val="24"/>
                  </w:rPr>
                </w:rPrChange>
              </w:rPr>
              <w:t>Gascon</w:t>
            </w:r>
          </w:p>
        </w:tc>
        <w:tc>
          <w:tcPr>
            <w:tcW w:w="885" w:type="dxa"/>
          </w:tcPr>
          <w:p w14:paraId="000001A7" w14:textId="77777777" w:rsidR="00A67222" w:rsidRPr="002D5D34" w:rsidRDefault="005F6334">
            <w:pPr>
              <w:jc w:val="center"/>
              <w:rPr>
                <w:sz w:val="18"/>
                <w:szCs w:val="18"/>
                <w:rPrChange w:id="2921" w:author="Mostafa Sameer" w:date="2024-10-16T02:02:00Z" w16du:dateUtc="2024-10-16T06:02:00Z">
                  <w:rPr>
                    <w:sz w:val="24"/>
                    <w:szCs w:val="24"/>
                  </w:rPr>
                </w:rPrChange>
              </w:rPr>
            </w:pPr>
            <w:r w:rsidRPr="002D5D34">
              <w:rPr>
                <w:sz w:val="18"/>
                <w:szCs w:val="18"/>
                <w:rPrChange w:id="2922" w:author="Mostafa Sameer" w:date="2024-10-16T02:02:00Z" w16du:dateUtc="2024-10-16T06:02:00Z">
                  <w:rPr>
                    <w:sz w:val="24"/>
                    <w:szCs w:val="24"/>
                  </w:rPr>
                </w:rPrChange>
              </w:rPr>
              <w:t>JG</w:t>
            </w:r>
          </w:p>
        </w:tc>
        <w:tc>
          <w:tcPr>
            <w:tcW w:w="3945" w:type="dxa"/>
          </w:tcPr>
          <w:p w14:paraId="000001A8" w14:textId="77777777" w:rsidR="00A67222" w:rsidRPr="002D5D34" w:rsidRDefault="005F6334">
            <w:pPr>
              <w:jc w:val="center"/>
              <w:rPr>
                <w:sz w:val="18"/>
                <w:szCs w:val="18"/>
                <w:rPrChange w:id="2923" w:author="Mostafa Sameer" w:date="2024-10-16T02:02:00Z" w16du:dateUtc="2024-10-16T06:02:00Z">
                  <w:rPr>
                    <w:sz w:val="24"/>
                    <w:szCs w:val="24"/>
                  </w:rPr>
                </w:rPrChange>
              </w:rPr>
            </w:pPr>
            <w:r w:rsidRPr="002D5D34">
              <w:rPr>
                <w:sz w:val="18"/>
                <w:szCs w:val="18"/>
                <w:rPrChange w:id="2924" w:author="Mostafa Sameer" w:date="2024-10-16T02:02:00Z" w16du:dateUtc="2024-10-16T06:02:00Z">
                  <w:rPr>
                    <w:sz w:val="24"/>
                    <w:szCs w:val="24"/>
                  </w:rPr>
                </w:rPrChange>
              </w:rPr>
              <w:t>jaime.gascon@miamidade.gov</w:t>
            </w:r>
          </w:p>
        </w:tc>
        <w:tc>
          <w:tcPr>
            <w:tcW w:w="1140" w:type="dxa"/>
          </w:tcPr>
          <w:p w14:paraId="000001A9" w14:textId="77777777" w:rsidR="00A67222" w:rsidRPr="002D5D34" w:rsidRDefault="005F6334">
            <w:pPr>
              <w:jc w:val="center"/>
              <w:rPr>
                <w:sz w:val="18"/>
                <w:szCs w:val="18"/>
                <w:rPrChange w:id="2925" w:author="Mostafa Sameer" w:date="2024-10-16T02:02:00Z" w16du:dateUtc="2024-10-16T06:02:00Z">
                  <w:rPr>
                    <w:sz w:val="24"/>
                    <w:szCs w:val="24"/>
                  </w:rPr>
                </w:rPrChange>
              </w:rPr>
            </w:pPr>
            <w:r w:rsidRPr="002D5D34">
              <w:rPr>
                <w:sz w:val="18"/>
                <w:szCs w:val="18"/>
                <w:rPrChange w:id="2926" w:author="Mostafa Sameer" w:date="2024-10-16T02:02:00Z" w16du:dateUtc="2024-10-16T06:02:00Z">
                  <w:rPr>
                    <w:sz w:val="24"/>
                    <w:szCs w:val="24"/>
                  </w:rPr>
                </w:rPrChange>
              </w:rPr>
              <w:t>Y</w:t>
            </w:r>
          </w:p>
        </w:tc>
      </w:tr>
      <w:tr w:rsidR="00A67222" w:rsidRPr="002D5D34" w14:paraId="69688CEF" w14:textId="77777777">
        <w:trPr>
          <w:trHeight w:val="350"/>
        </w:trPr>
        <w:tc>
          <w:tcPr>
            <w:tcW w:w="660" w:type="dxa"/>
          </w:tcPr>
          <w:p w14:paraId="000001AA" w14:textId="77777777" w:rsidR="00A67222" w:rsidRPr="002D5D34" w:rsidRDefault="005F6334">
            <w:pPr>
              <w:jc w:val="center"/>
              <w:rPr>
                <w:sz w:val="18"/>
                <w:szCs w:val="18"/>
                <w:rPrChange w:id="2927" w:author="Mostafa Sameer" w:date="2024-10-16T02:02:00Z" w16du:dateUtc="2024-10-16T06:02:00Z">
                  <w:rPr>
                    <w:sz w:val="24"/>
                    <w:szCs w:val="24"/>
                  </w:rPr>
                </w:rPrChange>
              </w:rPr>
            </w:pPr>
            <w:r w:rsidRPr="002D5D34">
              <w:rPr>
                <w:sz w:val="18"/>
                <w:szCs w:val="18"/>
                <w:rPrChange w:id="2928" w:author="Mostafa Sameer" w:date="2024-10-16T02:02:00Z" w16du:dateUtc="2024-10-16T06:02:00Z">
                  <w:rPr>
                    <w:sz w:val="24"/>
                    <w:szCs w:val="24"/>
                  </w:rPr>
                </w:rPrChange>
              </w:rPr>
              <w:t>5</w:t>
            </w:r>
          </w:p>
        </w:tc>
        <w:tc>
          <w:tcPr>
            <w:tcW w:w="1455" w:type="dxa"/>
          </w:tcPr>
          <w:p w14:paraId="000001AB" w14:textId="77777777" w:rsidR="00A67222" w:rsidRPr="002D5D34" w:rsidRDefault="005F6334">
            <w:pPr>
              <w:jc w:val="center"/>
              <w:rPr>
                <w:sz w:val="18"/>
                <w:szCs w:val="18"/>
                <w:rPrChange w:id="2929" w:author="Mostafa Sameer" w:date="2024-10-16T02:02:00Z" w16du:dateUtc="2024-10-16T06:02:00Z">
                  <w:rPr>
                    <w:sz w:val="24"/>
                    <w:szCs w:val="24"/>
                  </w:rPr>
                </w:rPrChange>
              </w:rPr>
            </w:pPr>
            <w:r w:rsidRPr="002D5D34">
              <w:rPr>
                <w:sz w:val="18"/>
                <w:szCs w:val="18"/>
                <w:rPrChange w:id="2930" w:author="Mostafa Sameer" w:date="2024-10-16T02:02:00Z" w16du:dateUtc="2024-10-16T06:02:00Z">
                  <w:rPr>
                    <w:sz w:val="24"/>
                    <w:szCs w:val="24"/>
                  </w:rPr>
                </w:rPrChange>
              </w:rPr>
              <w:t>Daniel</w:t>
            </w:r>
          </w:p>
          <w:p w14:paraId="000001AC" w14:textId="77777777" w:rsidR="00A67222" w:rsidRPr="002D5D34" w:rsidRDefault="00A67222">
            <w:pPr>
              <w:jc w:val="center"/>
              <w:rPr>
                <w:sz w:val="18"/>
                <w:szCs w:val="18"/>
                <w:rPrChange w:id="2931" w:author="Mostafa Sameer" w:date="2024-10-16T02:02:00Z" w16du:dateUtc="2024-10-16T06:02:00Z">
                  <w:rPr>
                    <w:sz w:val="24"/>
                    <w:szCs w:val="24"/>
                  </w:rPr>
                </w:rPrChange>
              </w:rPr>
            </w:pPr>
          </w:p>
        </w:tc>
        <w:tc>
          <w:tcPr>
            <w:tcW w:w="1545" w:type="dxa"/>
          </w:tcPr>
          <w:p w14:paraId="000001AD" w14:textId="77777777" w:rsidR="00A67222" w:rsidRPr="002D5D34" w:rsidRDefault="005F6334">
            <w:pPr>
              <w:jc w:val="center"/>
              <w:rPr>
                <w:sz w:val="18"/>
                <w:szCs w:val="18"/>
                <w:rPrChange w:id="2932" w:author="Mostafa Sameer" w:date="2024-10-16T02:02:00Z" w16du:dateUtc="2024-10-16T06:02:00Z">
                  <w:rPr>
                    <w:sz w:val="24"/>
                    <w:szCs w:val="24"/>
                  </w:rPr>
                </w:rPrChange>
              </w:rPr>
            </w:pPr>
            <w:r w:rsidRPr="002D5D34">
              <w:rPr>
                <w:sz w:val="18"/>
                <w:szCs w:val="18"/>
                <w:rPrChange w:id="2933" w:author="Mostafa Sameer" w:date="2024-10-16T02:02:00Z" w16du:dateUtc="2024-10-16T06:02:00Z">
                  <w:rPr>
                    <w:sz w:val="24"/>
                    <w:szCs w:val="24"/>
                  </w:rPr>
                </w:rPrChange>
              </w:rPr>
              <w:t>Stein</w:t>
            </w:r>
          </w:p>
        </w:tc>
        <w:tc>
          <w:tcPr>
            <w:tcW w:w="885" w:type="dxa"/>
          </w:tcPr>
          <w:p w14:paraId="000001AE" w14:textId="77777777" w:rsidR="00A67222" w:rsidRPr="002D5D34" w:rsidRDefault="005F6334">
            <w:pPr>
              <w:jc w:val="center"/>
              <w:rPr>
                <w:sz w:val="18"/>
                <w:szCs w:val="18"/>
                <w:rPrChange w:id="2934" w:author="Mostafa Sameer" w:date="2024-10-16T02:02:00Z" w16du:dateUtc="2024-10-16T06:02:00Z">
                  <w:rPr>
                    <w:sz w:val="24"/>
                    <w:szCs w:val="24"/>
                  </w:rPr>
                </w:rPrChange>
              </w:rPr>
            </w:pPr>
            <w:r w:rsidRPr="002D5D34">
              <w:rPr>
                <w:sz w:val="18"/>
                <w:szCs w:val="18"/>
                <w:rPrChange w:id="2935" w:author="Mostafa Sameer" w:date="2024-10-16T02:02:00Z" w16du:dateUtc="2024-10-16T06:02:00Z">
                  <w:rPr>
                    <w:sz w:val="24"/>
                    <w:szCs w:val="24"/>
                  </w:rPr>
                </w:rPrChange>
              </w:rPr>
              <w:t>DS</w:t>
            </w:r>
          </w:p>
        </w:tc>
        <w:tc>
          <w:tcPr>
            <w:tcW w:w="3945" w:type="dxa"/>
          </w:tcPr>
          <w:p w14:paraId="000001AF" w14:textId="77777777" w:rsidR="00A67222" w:rsidRPr="002D5D34" w:rsidRDefault="005F6334">
            <w:pPr>
              <w:jc w:val="center"/>
              <w:rPr>
                <w:sz w:val="18"/>
                <w:szCs w:val="18"/>
                <w:rPrChange w:id="2936" w:author="Mostafa Sameer" w:date="2024-10-16T02:02:00Z" w16du:dateUtc="2024-10-16T06:02:00Z">
                  <w:rPr>
                    <w:sz w:val="24"/>
                    <w:szCs w:val="24"/>
                  </w:rPr>
                </w:rPrChange>
              </w:rPr>
            </w:pPr>
            <w:r w:rsidRPr="002D5D34">
              <w:rPr>
                <w:sz w:val="18"/>
                <w:szCs w:val="18"/>
                <w:rPrChange w:id="2937" w:author="Mostafa Sameer" w:date="2024-10-16T02:02:00Z" w16du:dateUtc="2024-10-16T06:02:00Z">
                  <w:rPr>
                    <w:sz w:val="24"/>
                    <w:szCs w:val="24"/>
                  </w:rPr>
                </w:rPrChange>
              </w:rPr>
              <w:t>danieljordanstein@gmail.com</w:t>
            </w:r>
          </w:p>
        </w:tc>
        <w:tc>
          <w:tcPr>
            <w:tcW w:w="1140" w:type="dxa"/>
          </w:tcPr>
          <w:p w14:paraId="000001B0" w14:textId="77777777" w:rsidR="00A67222" w:rsidRPr="002D5D34" w:rsidRDefault="005F6334">
            <w:pPr>
              <w:jc w:val="center"/>
              <w:rPr>
                <w:sz w:val="18"/>
                <w:szCs w:val="18"/>
                <w:rPrChange w:id="2938" w:author="Mostafa Sameer" w:date="2024-10-16T02:02:00Z" w16du:dateUtc="2024-10-16T06:02:00Z">
                  <w:rPr>
                    <w:sz w:val="24"/>
                    <w:szCs w:val="24"/>
                  </w:rPr>
                </w:rPrChange>
              </w:rPr>
            </w:pPr>
            <w:r w:rsidRPr="002D5D34">
              <w:rPr>
                <w:sz w:val="18"/>
                <w:szCs w:val="18"/>
                <w:rPrChange w:id="2939" w:author="Mostafa Sameer" w:date="2024-10-16T02:02:00Z" w16du:dateUtc="2024-10-16T06:02:00Z">
                  <w:rPr>
                    <w:sz w:val="24"/>
                    <w:szCs w:val="24"/>
                  </w:rPr>
                </w:rPrChange>
              </w:rPr>
              <w:t>Y</w:t>
            </w:r>
          </w:p>
        </w:tc>
      </w:tr>
      <w:tr w:rsidR="00A67222" w:rsidRPr="002D5D34" w14:paraId="6AF3A9E1" w14:textId="77777777">
        <w:tc>
          <w:tcPr>
            <w:tcW w:w="660" w:type="dxa"/>
          </w:tcPr>
          <w:p w14:paraId="000001B1" w14:textId="77777777" w:rsidR="00A67222" w:rsidRPr="002D5D34" w:rsidRDefault="005F6334">
            <w:pPr>
              <w:jc w:val="center"/>
              <w:rPr>
                <w:sz w:val="18"/>
                <w:szCs w:val="18"/>
                <w:rPrChange w:id="2940" w:author="Mostafa Sameer" w:date="2024-10-16T02:02:00Z" w16du:dateUtc="2024-10-16T06:02:00Z">
                  <w:rPr>
                    <w:sz w:val="24"/>
                    <w:szCs w:val="24"/>
                  </w:rPr>
                </w:rPrChange>
              </w:rPr>
            </w:pPr>
            <w:r w:rsidRPr="002D5D34">
              <w:rPr>
                <w:sz w:val="18"/>
                <w:szCs w:val="18"/>
                <w:rPrChange w:id="2941" w:author="Mostafa Sameer" w:date="2024-10-16T02:02:00Z" w16du:dateUtc="2024-10-16T06:02:00Z">
                  <w:rPr>
                    <w:sz w:val="24"/>
                    <w:szCs w:val="24"/>
                  </w:rPr>
                </w:rPrChange>
              </w:rPr>
              <w:t>6</w:t>
            </w:r>
          </w:p>
        </w:tc>
        <w:tc>
          <w:tcPr>
            <w:tcW w:w="1455" w:type="dxa"/>
          </w:tcPr>
          <w:p w14:paraId="000001B2" w14:textId="77777777" w:rsidR="00A67222" w:rsidRPr="002D5D34" w:rsidRDefault="005F6334">
            <w:pPr>
              <w:jc w:val="center"/>
              <w:rPr>
                <w:sz w:val="18"/>
                <w:szCs w:val="18"/>
                <w:rPrChange w:id="2942" w:author="Mostafa Sameer" w:date="2024-10-16T02:02:00Z" w16du:dateUtc="2024-10-16T06:02:00Z">
                  <w:rPr>
                    <w:sz w:val="24"/>
                    <w:szCs w:val="24"/>
                  </w:rPr>
                </w:rPrChange>
              </w:rPr>
            </w:pPr>
            <w:r w:rsidRPr="002D5D34">
              <w:rPr>
                <w:sz w:val="18"/>
                <w:szCs w:val="18"/>
                <w:rPrChange w:id="2943" w:author="Mostafa Sameer" w:date="2024-10-16T02:02:00Z" w16du:dateUtc="2024-10-16T06:02:00Z">
                  <w:rPr>
                    <w:sz w:val="24"/>
                    <w:szCs w:val="24"/>
                  </w:rPr>
                </w:rPrChange>
              </w:rPr>
              <w:t>Greg</w:t>
            </w:r>
          </w:p>
          <w:p w14:paraId="000001B3" w14:textId="77777777" w:rsidR="00A67222" w:rsidRPr="002D5D34" w:rsidRDefault="00A67222">
            <w:pPr>
              <w:jc w:val="center"/>
              <w:rPr>
                <w:sz w:val="18"/>
                <w:szCs w:val="18"/>
                <w:rPrChange w:id="2944" w:author="Mostafa Sameer" w:date="2024-10-16T02:02:00Z" w16du:dateUtc="2024-10-16T06:02:00Z">
                  <w:rPr>
                    <w:sz w:val="24"/>
                    <w:szCs w:val="24"/>
                  </w:rPr>
                </w:rPrChange>
              </w:rPr>
            </w:pPr>
          </w:p>
        </w:tc>
        <w:tc>
          <w:tcPr>
            <w:tcW w:w="1545" w:type="dxa"/>
          </w:tcPr>
          <w:p w14:paraId="000001B4" w14:textId="77777777" w:rsidR="00A67222" w:rsidRPr="002D5D34" w:rsidRDefault="005F6334">
            <w:pPr>
              <w:jc w:val="center"/>
              <w:rPr>
                <w:sz w:val="18"/>
                <w:szCs w:val="18"/>
                <w:rPrChange w:id="2945" w:author="Mostafa Sameer" w:date="2024-10-16T02:02:00Z" w16du:dateUtc="2024-10-16T06:02:00Z">
                  <w:rPr>
                    <w:sz w:val="24"/>
                    <w:szCs w:val="24"/>
                  </w:rPr>
                </w:rPrChange>
              </w:rPr>
            </w:pPr>
            <w:r w:rsidRPr="002D5D34">
              <w:rPr>
                <w:sz w:val="18"/>
                <w:szCs w:val="18"/>
                <w:rPrChange w:id="2946" w:author="Mostafa Sameer" w:date="2024-10-16T02:02:00Z" w16du:dateUtc="2024-10-16T06:02:00Z">
                  <w:rPr>
                    <w:sz w:val="24"/>
                    <w:szCs w:val="24"/>
                  </w:rPr>
                </w:rPrChange>
              </w:rPr>
              <w:t>McKenna</w:t>
            </w:r>
          </w:p>
        </w:tc>
        <w:tc>
          <w:tcPr>
            <w:tcW w:w="885" w:type="dxa"/>
          </w:tcPr>
          <w:p w14:paraId="000001B5" w14:textId="77777777" w:rsidR="00A67222" w:rsidRPr="002D5D34" w:rsidRDefault="005F6334">
            <w:pPr>
              <w:jc w:val="center"/>
              <w:rPr>
                <w:sz w:val="18"/>
                <w:szCs w:val="18"/>
                <w:rPrChange w:id="2947" w:author="Mostafa Sameer" w:date="2024-10-16T02:02:00Z" w16du:dateUtc="2024-10-16T06:02:00Z">
                  <w:rPr>
                    <w:sz w:val="24"/>
                    <w:szCs w:val="24"/>
                  </w:rPr>
                </w:rPrChange>
              </w:rPr>
            </w:pPr>
            <w:r w:rsidRPr="002D5D34">
              <w:rPr>
                <w:sz w:val="18"/>
                <w:szCs w:val="18"/>
                <w:rPrChange w:id="2948" w:author="Mostafa Sameer" w:date="2024-10-16T02:02:00Z" w16du:dateUtc="2024-10-16T06:02:00Z">
                  <w:rPr>
                    <w:sz w:val="24"/>
                    <w:szCs w:val="24"/>
                  </w:rPr>
                </w:rPrChange>
              </w:rPr>
              <w:t>GM</w:t>
            </w:r>
          </w:p>
        </w:tc>
        <w:tc>
          <w:tcPr>
            <w:tcW w:w="3945" w:type="dxa"/>
          </w:tcPr>
          <w:p w14:paraId="000001B6" w14:textId="77777777" w:rsidR="00A67222" w:rsidRPr="002D5D34" w:rsidRDefault="005F6334">
            <w:pPr>
              <w:jc w:val="center"/>
              <w:rPr>
                <w:sz w:val="18"/>
                <w:szCs w:val="18"/>
                <w:rPrChange w:id="2949" w:author="Mostafa Sameer" w:date="2024-10-16T02:02:00Z" w16du:dateUtc="2024-10-16T06:02:00Z">
                  <w:rPr>
                    <w:sz w:val="24"/>
                    <w:szCs w:val="24"/>
                  </w:rPr>
                </w:rPrChange>
              </w:rPr>
            </w:pPr>
            <w:r w:rsidRPr="002D5D34">
              <w:rPr>
                <w:sz w:val="18"/>
                <w:szCs w:val="18"/>
                <w:rPrChange w:id="2950" w:author="Mostafa Sameer" w:date="2024-10-16T02:02:00Z" w16du:dateUtc="2024-10-16T06:02:00Z">
                  <w:rPr>
                    <w:sz w:val="24"/>
                    <w:szCs w:val="24"/>
                  </w:rPr>
                </w:rPrChange>
              </w:rPr>
              <w:t>greg.mckenna@arconic.com</w:t>
            </w:r>
          </w:p>
        </w:tc>
        <w:tc>
          <w:tcPr>
            <w:tcW w:w="1140" w:type="dxa"/>
          </w:tcPr>
          <w:p w14:paraId="000001B7" w14:textId="77777777" w:rsidR="00A67222" w:rsidRPr="002D5D34" w:rsidRDefault="005F6334">
            <w:pPr>
              <w:jc w:val="center"/>
              <w:rPr>
                <w:sz w:val="18"/>
                <w:szCs w:val="18"/>
                <w:rPrChange w:id="2951" w:author="Mostafa Sameer" w:date="2024-10-16T02:02:00Z" w16du:dateUtc="2024-10-16T06:02:00Z">
                  <w:rPr>
                    <w:sz w:val="24"/>
                    <w:szCs w:val="24"/>
                  </w:rPr>
                </w:rPrChange>
              </w:rPr>
            </w:pPr>
            <w:r w:rsidRPr="002D5D34">
              <w:rPr>
                <w:sz w:val="18"/>
                <w:szCs w:val="18"/>
                <w:rPrChange w:id="2952" w:author="Mostafa Sameer" w:date="2024-10-16T02:02:00Z" w16du:dateUtc="2024-10-16T06:02:00Z">
                  <w:rPr>
                    <w:sz w:val="24"/>
                    <w:szCs w:val="24"/>
                  </w:rPr>
                </w:rPrChange>
              </w:rPr>
              <w:t>Y</w:t>
            </w:r>
          </w:p>
        </w:tc>
      </w:tr>
      <w:tr w:rsidR="00A67222" w:rsidRPr="002D5D34" w14:paraId="20C8FCA6" w14:textId="77777777">
        <w:tc>
          <w:tcPr>
            <w:tcW w:w="660" w:type="dxa"/>
          </w:tcPr>
          <w:p w14:paraId="000001B8" w14:textId="77777777" w:rsidR="00A67222" w:rsidRPr="002D5D34" w:rsidRDefault="005F6334">
            <w:pPr>
              <w:jc w:val="center"/>
              <w:rPr>
                <w:sz w:val="18"/>
                <w:szCs w:val="18"/>
                <w:rPrChange w:id="2953" w:author="Mostafa Sameer" w:date="2024-10-16T02:02:00Z" w16du:dateUtc="2024-10-16T06:02:00Z">
                  <w:rPr>
                    <w:sz w:val="24"/>
                    <w:szCs w:val="24"/>
                  </w:rPr>
                </w:rPrChange>
              </w:rPr>
            </w:pPr>
            <w:r w:rsidRPr="002D5D34">
              <w:rPr>
                <w:sz w:val="18"/>
                <w:szCs w:val="18"/>
                <w:rPrChange w:id="2954" w:author="Mostafa Sameer" w:date="2024-10-16T02:02:00Z" w16du:dateUtc="2024-10-16T06:02:00Z">
                  <w:rPr>
                    <w:sz w:val="24"/>
                    <w:szCs w:val="24"/>
                  </w:rPr>
                </w:rPrChange>
              </w:rPr>
              <w:t>7</w:t>
            </w:r>
          </w:p>
        </w:tc>
        <w:tc>
          <w:tcPr>
            <w:tcW w:w="1455" w:type="dxa"/>
          </w:tcPr>
          <w:p w14:paraId="000001B9" w14:textId="77777777" w:rsidR="00A67222" w:rsidRPr="002D5D34" w:rsidRDefault="005F6334">
            <w:pPr>
              <w:jc w:val="center"/>
              <w:rPr>
                <w:sz w:val="18"/>
                <w:szCs w:val="18"/>
                <w:rPrChange w:id="2955" w:author="Mostafa Sameer" w:date="2024-10-16T02:02:00Z" w16du:dateUtc="2024-10-16T06:02:00Z">
                  <w:rPr>
                    <w:sz w:val="24"/>
                    <w:szCs w:val="24"/>
                  </w:rPr>
                </w:rPrChange>
              </w:rPr>
            </w:pPr>
            <w:r w:rsidRPr="002D5D34">
              <w:rPr>
                <w:sz w:val="18"/>
                <w:szCs w:val="18"/>
                <w:rPrChange w:id="2956" w:author="Mostafa Sameer" w:date="2024-10-16T02:02:00Z" w16du:dateUtc="2024-10-16T06:02:00Z">
                  <w:rPr>
                    <w:sz w:val="24"/>
                    <w:szCs w:val="24"/>
                  </w:rPr>
                </w:rPrChange>
              </w:rPr>
              <w:t>Becky</w:t>
            </w:r>
          </w:p>
          <w:p w14:paraId="000001BA" w14:textId="77777777" w:rsidR="00A67222" w:rsidRPr="002D5D34" w:rsidRDefault="00A67222">
            <w:pPr>
              <w:jc w:val="center"/>
              <w:rPr>
                <w:sz w:val="18"/>
                <w:szCs w:val="18"/>
                <w:rPrChange w:id="2957" w:author="Mostafa Sameer" w:date="2024-10-16T02:02:00Z" w16du:dateUtc="2024-10-16T06:02:00Z">
                  <w:rPr>
                    <w:sz w:val="24"/>
                    <w:szCs w:val="24"/>
                  </w:rPr>
                </w:rPrChange>
              </w:rPr>
            </w:pPr>
          </w:p>
        </w:tc>
        <w:tc>
          <w:tcPr>
            <w:tcW w:w="1545" w:type="dxa"/>
          </w:tcPr>
          <w:p w14:paraId="000001BB" w14:textId="77777777" w:rsidR="00A67222" w:rsidRPr="002D5D34" w:rsidRDefault="005F6334">
            <w:pPr>
              <w:jc w:val="center"/>
              <w:rPr>
                <w:sz w:val="18"/>
                <w:szCs w:val="18"/>
                <w:rPrChange w:id="2958" w:author="Mostafa Sameer" w:date="2024-10-16T02:02:00Z" w16du:dateUtc="2024-10-16T06:02:00Z">
                  <w:rPr>
                    <w:sz w:val="24"/>
                    <w:szCs w:val="24"/>
                  </w:rPr>
                </w:rPrChange>
              </w:rPr>
            </w:pPr>
            <w:r w:rsidRPr="002D5D34">
              <w:rPr>
                <w:sz w:val="18"/>
                <w:szCs w:val="18"/>
                <w:rPrChange w:id="2959" w:author="Mostafa Sameer" w:date="2024-10-16T02:02:00Z" w16du:dateUtc="2024-10-16T06:02:00Z">
                  <w:rPr>
                    <w:sz w:val="24"/>
                    <w:szCs w:val="24"/>
                  </w:rPr>
                </w:rPrChange>
              </w:rPr>
              <w:t>Magdaleno</w:t>
            </w:r>
          </w:p>
        </w:tc>
        <w:tc>
          <w:tcPr>
            <w:tcW w:w="885" w:type="dxa"/>
          </w:tcPr>
          <w:p w14:paraId="000001BC" w14:textId="77777777" w:rsidR="00A67222" w:rsidRPr="002D5D34" w:rsidRDefault="005F6334">
            <w:pPr>
              <w:jc w:val="center"/>
              <w:rPr>
                <w:sz w:val="18"/>
                <w:szCs w:val="18"/>
                <w:rPrChange w:id="2960" w:author="Mostafa Sameer" w:date="2024-10-16T02:02:00Z" w16du:dateUtc="2024-10-16T06:02:00Z">
                  <w:rPr>
                    <w:sz w:val="24"/>
                    <w:szCs w:val="24"/>
                  </w:rPr>
                </w:rPrChange>
              </w:rPr>
            </w:pPr>
            <w:r w:rsidRPr="002D5D34">
              <w:rPr>
                <w:sz w:val="18"/>
                <w:szCs w:val="18"/>
                <w:rPrChange w:id="2961" w:author="Mostafa Sameer" w:date="2024-10-16T02:02:00Z" w16du:dateUtc="2024-10-16T06:02:00Z">
                  <w:rPr>
                    <w:sz w:val="24"/>
                    <w:szCs w:val="24"/>
                  </w:rPr>
                </w:rPrChange>
              </w:rPr>
              <w:t>BM</w:t>
            </w:r>
          </w:p>
        </w:tc>
        <w:tc>
          <w:tcPr>
            <w:tcW w:w="3945" w:type="dxa"/>
          </w:tcPr>
          <w:p w14:paraId="000001BD" w14:textId="77777777" w:rsidR="00A67222" w:rsidRPr="002D5D34" w:rsidRDefault="005F6334">
            <w:pPr>
              <w:jc w:val="center"/>
              <w:rPr>
                <w:sz w:val="18"/>
                <w:szCs w:val="18"/>
                <w:rPrChange w:id="2962" w:author="Mostafa Sameer" w:date="2024-10-16T02:02:00Z" w16du:dateUtc="2024-10-16T06:02:00Z">
                  <w:rPr>
                    <w:sz w:val="24"/>
                    <w:szCs w:val="24"/>
                  </w:rPr>
                </w:rPrChange>
              </w:rPr>
            </w:pPr>
            <w:r w:rsidRPr="002D5D34">
              <w:rPr>
                <w:sz w:val="18"/>
                <w:szCs w:val="18"/>
                <w:rPrChange w:id="2963" w:author="Mostafa Sameer" w:date="2024-10-16T02:02:00Z" w16du:dateUtc="2024-10-16T06:02:00Z">
                  <w:rPr>
                    <w:sz w:val="24"/>
                    <w:szCs w:val="24"/>
                  </w:rPr>
                </w:rPrChange>
              </w:rPr>
              <w:t>bmagdaleno@aiafla.org</w:t>
            </w:r>
          </w:p>
        </w:tc>
        <w:tc>
          <w:tcPr>
            <w:tcW w:w="1140" w:type="dxa"/>
          </w:tcPr>
          <w:p w14:paraId="000001BE" w14:textId="77777777" w:rsidR="00A67222" w:rsidRPr="002D5D34" w:rsidRDefault="005F6334">
            <w:pPr>
              <w:jc w:val="center"/>
              <w:rPr>
                <w:sz w:val="18"/>
                <w:szCs w:val="18"/>
                <w:rPrChange w:id="2964" w:author="Mostafa Sameer" w:date="2024-10-16T02:02:00Z" w16du:dateUtc="2024-10-16T06:02:00Z">
                  <w:rPr>
                    <w:sz w:val="24"/>
                    <w:szCs w:val="24"/>
                  </w:rPr>
                </w:rPrChange>
              </w:rPr>
            </w:pPr>
            <w:r w:rsidRPr="002D5D34">
              <w:rPr>
                <w:sz w:val="18"/>
                <w:szCs w:val="18"/>
                <w:rPrChange w:id="2965" w:author="Mostafa Sameer" w:date="2024-10-16T02:02:00Z" w16du:dateUtc="2024-10-16T06:02:00Z">
                  <w:rPr>
                    <w:sz w:val="24"/>
                    <w:szCs w:val="24"/>
                  </w:rPr>
                </w:rPrChange>
              </w:rPr>
              <w:t>Y</w:t>
            </w:r>
          </w:p>
        </w:tc>
      </w:tr>
      <w:tr w:rsidR="00A67222" w:rsidRPr="002D5D34" w14:paraId="599132F6" w14:textId="77777777">
        <w:tc>
          <w:tcPr>
            <w:tcW w:w="660" w:type="dxa"/>
          </w:tcPr>
          <w:p w14:paraId="000001BF" w14:textId="77777777" w:rsidR="00A67222" w:rsidRPr="002D5D34" w:rsidRDefault="005F6334">
            <w:pPr>
              <w:jc w:val="center"/>
              <w:rPr>
                <w:sz w:val="18"/>
                <w:szCs w:val="18"/>
                <w:rPrChange w:id="2966" w:author="Mostafa Sameer" w:date="2024-10-16T02:02:00Z" w16du:dateUtc="2024-10-16T06:02:00Z">
                  <w:rPr>
                    <w:sz w:val="24"/>
                    <w:szCs w:val="24"/>
                  </w:rPr>
                </w:rPrChange>
              </w:rPr>
            </w:pPr>
            <w:r w:rsidRPr="002D5D34">
              <w:rPr>
                <w:sz w:val="18"/>
                <w:szCs w:val="18"/>
                <w:rPrChange w:id="2967" w:author="Mostafa Sameer" w:date="2024-10-16T02:02:00Z" w16du:dateUtc="2024-10-16T06:02:00Z">
                  <w:rPr>
                    <w:sz w:val="24"/>
                    <w:szCs w:val="24"/>
                  </w:rPr>
                </w:rPrChange>
              </w:rPr>
              <w:t>8</w:t>
            </w:r>
          </w:p>
        </w:tc>
        <w:tc>
          <w:tcPr>
            <w:tcW w:w="1455" w:type="dxa"/>
          </w:tcPr>
          <w:p w14:paraId="000001C0" w14:textId="77777777" w:rsidR="00A67222" w:rsidRPr="002D5D34" w:rsidRDefault="005F6334">
            <w:pPr>
              <w:jc w:val="center"/>
              <w:rPr>
                <w:sz w:val="18"/>
                <w:szCs w:val="18"/>
                <w:rPrChange w:id="2968" w:author="Mostafa Sameer" w:date="2024-10-16T02:02:00Z" w16du:dateUtc="2024-10-16T06:02:00Z">
                  <w:rPr>
                    <w:sz w:val="24"/>
                    <w:szCs w:val="24"/>
                  </w:rPr>
                </w:rPrChange>
              </w:rPr>
            </w:pPr>
            <w:r w:rsidRPr="002D5D34">
              <w:rPr>
                <w:sz w:val="18"/>
                <w:szCs w:val="18"/>
                <w:rPrChange w:id="2969" w:author="Mostafa Sameer" w:date="2024-10-16T02:02:00Z" w16du:dateUtc="2024-10-16T06:02:00Z">
                  <w:rPr>
                    <w:sz w:val="24"/>
                    <w:szCs w:val="24"/>
                  </w:rPr>
                </w:rPrChange>
              </w:rPr>
              <w:t>Scott</w:t>
            </w:r>
          </w:p>
          <w:p w14:paraId="000001C1" w14:textId="77777777" w:rsidR="00A67222" w:rsidRPr="002D5D34" w:rsidRDefault="00A67222">
            <w:pPr>
              <w:jc w:val="center"/>
              <w:rPr>
                <w:sz w:val="18"/>
                <w:szCs w:val="18"/>
                <w:rPrChange w:id="2970" w:author="Mostafa Sameer" w:date="2024-10-16T02:02:00Z" w16du:dateUtc="2024-10-16T06:02:00Z">
                  <w:rPr>
                    <w:sz w:val="24"/>
                    <w:szCs w:val="24"/>
                  </w:rPr>
                </w:rPrChange>
              </w:rPr>
            </w:pPr>
          </w:p>
        </w:tc>
        <w:tc>
          <w:tcPr>
            <w:tcW w:w="1545" w:type="dxa"/>
          </w:tcPr>
          <w:p w14:paraId="000001C2" w14:textId="691CFE68" w:rsidR="00A67222" w:rsidRPr="002D5D34" w:rsidRDefault="005F6334">
            <w:pPr>
              <w:jc w:val="center"/>
              <w:rPr>
                <w:sz w:val="18"/>
                <w:szCs w:val="18"/>
                <w:rPrChange w:id="2971" w:author="Mostafa Sameer" w:date="2024-10-16T02:02:00Z" w16du:dateUtc="2024-10-16T06:02:00Z">
                  <w:rPr>
                    <w:sz w:val="24"/>
                    <w:szCs w:val="24"/>
                  </w:rPr>
                </w:rPrChange>
              </w:rPr>
            </w:pPr>
            <w:r w:rsidRPr="002D5D34">
              <w:rPr>
                <w:sz w:val="18"/>
                <w:szCs w:val="18"/>
                <w:rPrChange w:id="2972" w:author="Mostafa Sameer" w:date="2024-10-16T02:02:00Z" w16du:dateUtc="2024-10-16T06:02:00Z">
                  <w:rPr>
                    <w:sz w:val="24"/>
                    <w:szCs w:val="24"/>
                  </w:rPr>
                </w:rPrChange>
              </w:rPr>
              <w:t>'Spiderman' Mullholl</w:t>
            </w:r>
            <w:r w:rsidR="0036219E">
              <w:rPr>
                <w:sz w:val="18"/>
                <w:szCs w:val="18"/>
              </w:rPr>
              <w:t>and</w:t>
            </w:r>
          </w:p>
        </w:tc>
        <w:tc>
          <w:tcPr>
            <w:tcW w:w="885" w:type="dxa"/>
          </w:tcPr>
          <w:p w14:paraId="000001C3" w14:textId="77777777" w:rsidR="00A67222" w:rsidRPr="002D5D34" w:rsidRDefault="005F6334">
            <w:pPr>
              <w:jc w:val="center"/>
              <w:rPr>
                <w:sz w:val="18"/>
                <w:szCs w:val="18"/>
                <w:rPrChange w:id="2973" w:author="Mostafa Sameer" w:date="2024-10-16T02:02:00Z" w16du:dateUtc="2024-10-16T06:02:00Z">
                  <w:rPr>
                    <w:sz w:val="24"/>
                    <w:szCs w:val="24"/>
                  </w:rPr>
                </w:rPrChange>
              </w:rPr>
            </w:pPr>
            <w:r w:rsidRPr="002D5D34">
              <w:rPr>
                <w:sz w:val="18"/>
                <w:szCs w:val="18"/>
                <w:rPrChange w:id="2974" w:author="Mostafa Sameer" w:date="2024-10-16T02:02:00Z" w16du:dateUtc="2024-10-16T06:02:00Z">
                  <w:rPr>
                    <w:sz w:val="24"/>
                    <w:szCs w:val="24"/>
                  </w:rPr>
                </w:rPrChange>
              </w:rPr>
              <w:t>SSM</w:t>
            </w:r>
          </w:p>
        </w:tc>
        <w:tc>
          <w:tcPr>
            <w:tcW w:w="3945" w:type="dxa"/>
          </w:tcPr>
          <w:p w14:paraId="000001C4" w14:textId="77777777" w:rsidR="00A67222" w:rsidRPr="002D5D34" w:rsidRDefault="005F6334">
            <w:pPr>
              <w:jc w:val="center"/>
              <w:rPr>
                <w:sz w:val="18"/>
                <w:szCs w:val="18"/>
                <w:rPrChange w:id="2975" w:author="Mostafa Sameer" w:date="2024-10-16T02:02:00Z" w16du:dateUtc="2024-10-16T06:02:00Z">
                  <w:rPr>
                    <w:sz w:val="24"/>
                    <w:szCs w:val="24"/>
                  </w:rPr>
                </w:rPrChange>
              </w:rPr>
            </w:pPr>
            <w:r w:rsidRPr="002D5D34">
              <w:rPr>
                <w:sz w:val="18"/>
                <w:szCs w:val="18"/>
                <w:rPrChange w:id="2976" w:author="Mostafa Sameer" w:date="2024-10-16T02:02:00Z" w16du:dateUtc="2024-10-16T06:02:00Z">
                  <w:rPr>
                    <w:sz w:val="24"/>
                    <w:szCs w:val="24"/>
                  </w:rPr>
                </w:rPrChange>
              </w:rPr>
              <w:t>spiderman@usbuildingconsultants.com</w:t>
            </w:r>
          </w:p>
        </w:tc>
        <w:tc>
          <w:tcPr>
            <w:tcW w:w="1140" w:type="dxa"/>
          </w:tcPr>
          <w:p w14:paraId="000001C5" w14:textId="77777777" w:rsidR="00A67222" w:rsidRPr="002D5D34" w:rsidRDefault="005F6334">
            <w:pPr>
              <w:jc w:val="center"/>
              <w:rPr>
                <w:sz w:val="18"/>
                <w:szCs w:val="18"/>
                <w:rPrChange w:id="2977" w:author="Mostafa Sameer" w:date="2024-10-16T02:02:00Z" w16du:dateUtc="2024-10-16T06:02:00Z">
                  <w:rPr>
                    <w:sz w:val="24"/>
                    <w:szCs w:val="24"/>
                  </w:rPr>
                </w:rPrChange>
              </w:rPr>
            </w:pPr>
            <w:r w:rsidRPr="002D5D34">
              <w:rPr>
                <w:sz w:val="18"/>
                <w:szCs w:val="18"/>
                <w:rPrChange w:id="2978" w:author="Mostafa Sameer" w:date="2024-10-16T02:02:00Z" w16du:dateUtc="2024-10-16T06:02:00Z">
                  <w:rPr>
                    <w:sz w:val="24"/>
                    <w:szCs w:val="24"/>
                  </w:rPr>
                </w:rPrChange>
              </w:rPr>
              <w:t>Y</w:t>
            </w:r>
          </w:p>
        </w:tc>
      </w:tr>
      <w:tr w:rsidR="00A67222" w:rsidRPr="002D5D34" w14:paraId="325CEC39" w14:textId="77777777">
        <w:tc>
          <w:tcPr>
            <w:tcW w:w="660" w:type="dxa"/>
          </w:tcPr>
          <w:p w14:paraId="000001C6" w14:textId="77777777" w:rsidR="00A67222" w:rsidRPr="002D5D34" w:rsidRDefault="005F6334">
            <w:pPr>
              <w:jc w:val="center"/>
              <w:rPr>
                <w:sz w:val="18"/>
                <w:szCs w:val="18"/>
                <w:rPrChange w:id="2979" w:author="Mostafa Sameer" w:date="2024-10-16T02:02:00Z" w16du:dateUtc="2024-10-16T06:02:00Z">
                  <w:rPr>
                    <w:sz w:val="24"/>
                    <w:szCs w:val="24"/>
                  </w:rPr>
                </w:rPrChange>
              </w:rPr>
            </w:pPr>
            <w:r w:rsidRPr="002D5D34">
              <w:rPr>
                <w:sz w:val="18"/>
                <w:szCs w:val="18"/>
                <w:rPrChange w:id="2980" w:author="Mostafa Sameer" w:date="2024-10-16T02:02:00Z" w16du:dateUtc="2024-10-16T06:02:00Z">
                  <w:rPr>
                    <w:sz w:val="24"/>
                    <w:szCs w:val="24"/>
                  </w:rPr>
                </w:rPrChange>
              </w:rPr>
              <w:t>9</w:t>
            </w:r>
          </w:p>
        </w:tc>
        <w:tc>
          <w:tcPr>
            <w:tcW w:w="1455" w:type="dxa"/>
          </w:tcPr>
          <w:p w14:paraId="000001C7" w14:textId="77777777" w:rsidR="00A67222" w:rsidRPr="002D5D34" w:rsidRDefault="005F6334">
            <w:pPr>
              <w:jc w:val="center"/>
              <w:rPr>
                <w:sz w:val="18"/>
                <w:szCs w:val="18"/>
                <w:rPrChange w:id="2981" w:author="Mostafa Sameer" w:date="2024-10-16T02:02:00Z" w16du:dateUtc="2024-10-16T06:02:00Z">
                  <w:rPr>
                    <w:sz w:val="24"/>
                    <w:szCs w:val="24"/>
                  </w:rPr>
                </w:rPrChange>
              </w:rPr>
            </w:pPr>
            <w:r w:rsidRPr="002D5D34">
              <w:rPr>
                <w:sz w:val="18"/>
                <w:szCs w:val="18"/>
                <w:rPrChange w:id="2982" w:author="Mostafa Sameer" w:date="2024-10-16T02:02:00Z" w16du:dateUtc="2024-10-16T06:02:00Z">
                  <w:rPr>
                    <w:sz w:val="24"/>
                    <w:szCs w:val="24"/>
                  </w:rPr>
                </w:rPrChange>
              </w:rPr>
              <w:t>Mike</w:t>
            </w:r>
          </w:p>
          <w:p w14:paraId="000001C8" w14:textId="77777777" w:rsidR="00A67222" w:rsidRPr="002D5D34" w:rsidRDefault="00A67222">
            <w:pPr>
              <w:jc w:val="center"/>
              <w:rPr>
                <w:sz w:val="18"/>
                <w:szCs w:val="18"/>
                <w:rPrChange w:id="2983" w:author="Mostafa Sameer" w:date="2024-10-16T02:02:00Z" w16du:dateUtc="2024-10-16T06:02:00Z">
                  <w:rPr>
                    <w:sz w:val="24"/>
                    <w:szCs w:val="24"/>
                  </w:rPr>
                </w:rPrChange>
              </w:rPr>
            </w:pPr>
          </w:p>
        </w:tc>
        <w:tc>
          <w:tcPr>
            <w:tcW w:w="1545" w:type="dxa"/>
          </w:tcPr>
          <w:p w14:paraId="000001C9" w14:textId="77777777" w:rsidR="00A67222" w:rsidRPr="002D5D34" w:rsidRDefault="005F6334">
            <w:pPr>
              <w:jc w:val="center"/>
              <w:rPr>
                <w:sz w:val="18"/>
                <w:szCs w:val="18"/>
                <w:rPrChange w:id="2984" w:author="Mostafa Sameer" w:date="2024-10-16T02:02:00Z" w16du:dateUtc="2024-10-16T06:02:00Z">
                  <w:rPr>
                    <w:sz w:val="24"/>
                    <w:szCs w:val="24"/>
                  </w:rPr>
                </w:rPrChange>
              </w:rPr>
            </w:pPr>
            <w:r w:rsidRPr="002D5D34">
              <w:rPr>
                <w:sz w:val="18"/>
                <w:szCs w:val="18"/>
                <w:rPrChange w:id="2985" w:author="Mostafa Sameer" w:date="2024-10-16T02:02:00Z" w16du:dateUtc="2024-10-16T06:02:00Z">
                  <w:rPr>
                    <w:sz w:val="24"/>
                    <w:szCs w:val="24"/>
                  </w:rPr>
                </w:rPrChange>
              </w:rPr>
              <w:t>Silvers</w:t>
            </w:r>
          </w:p>
        </w:tc>
        <w:tc>
          <w:tcPr>
            <w:tcW w:w="885" w:type="dxa"/>
          </w:tcPr>
          <w:p w14:paraId="000001CA" w14:textId="77777777" w:rsidR="00A67222" w:rsidRPr="002D5D34" w:rsidRDefault="005F6334">
            <w:pPr>
              <w:jc w:val="center"/>
              <w:rPr>
                <w:sz w:val="18"/>
                <w:szCs w:val="18"/>
                <w:rPrChange w:id="2986" w:author="Mostafa Sameer" w:date="2024-10-16T02:02:00Z" w16du:dateUtc="2024-10-16T06:02:00Z">
                  <w:rPr>
                    <w:sz w:val="24"/>
                    <w:szCs w:val="24"/>
                  </w:rPr>
                </w:rPrChange>
              </w:rPr>
            </w:pPr>
            <w:r w:rsidRPr="002D5D34">
              <w:rPr>
                <w:sz w:val="18"/>
                <w:szCs w:val="18"/>
                <w:rPrChange w:id="2987" w:author="Mostafa Sameer" w:date="2024-10-16T02:02:00Z" w16du:dateUtc="2024-10-16T06:02:00Z">
                  <w:rPr>
                    <w:sz w:val="24"/>
                    <w:szCs w:val="24"/>
                  </w:rPr>
                </w:rPrChange>
              </w:rPr>
              <w:t>MS</w:t>
            </w:r>
          </w:p>
        </w:tc>
        <w:tc>
          <w:tcPr>
            <w:tcW w:w="3945" w:type="dxa"/>
          </w:tcPr>
          <w:p w14:paraId="000001CB" w14:textId="6C6C73B7" w:rsidR="00A67222" w:rsidRPr="002D5D34" w:rsidRDefault="005F6334">
            <w:pPr>
              <w:jc w:val="center"/>
              <w:rPr>
                <w:sz w:val="18"/>
                <w:szCs w:val="18"/>
                <w:rPrChange w:id="2988" w:author="Mostafa Sameer" w:date="2024-10-16T02:02:00Z" w16du:dateUtc="2024-10-16T06:02:00Z">
                  <w:rPr>
                    <w:sz w:val="24"/>
                    <w:szCs w:val="24"/>
                  </w:rPr>
                </w:rPrChange>
              </w:rPr>
            </w:pPr>
            <w:r w:rsidRPr="002D5D34">
              <w:rPr>
                <w:sz w:val="18"/>
                <w:szCs w:val="18"/>
                <w:rPrChange w:id="2989" w:author="Mostafa Sameer" w:date="2024-10-16T02:02:00Z" w16du:dateUtc="2024-10-16T06:02:00Z">
                  <w:rPr>
                    <w:sz w:val="24"/>
                    <w:szCs w:val="24"/>
                  </w:rPr>
                </w:rPrChange>
              </w:rPr>
              <w:t>Silvers@floridaro</w:t>
            </w:r>
            <w:r w:rsidR="0036219E">
              <w:rPr>
                <w:sz w:val="18"/>
                <w:szCs w:val="18"/>
              </w:rPr>
              <w:t>of</w:t>
            </w:r>
            <w:r w:rsidRPr="002D5D34">
              <w:rPr>
                <w:sz w:val="18"/>
                <w:szCs w:val="18"/>
                <w:rPrChange w:id="2990" w:author="Mostafa Sameer" w:date="2024-10-16T02:02:00Z" w16du:dateUtc="2024-10-16T06:02:00Z">
                  <w:rPr>
                    <w:sz w:val="24"/>
                    <w:szCs w:val="24"/>
                  </w:rPr>
                </w:rPrChange>
              </w:rPr>
              <w:t>.com</w:t>
            </w:r>
          </w:p>
        </w:tc>
        <w:tc>
          <w:tcPr>
            <w:tcW w:w="1140" w:type="dxa"/>
          </w:tcPr>
          <w:p w14:paraId="000001CC" w14:textId="77777777" w:rsidR="00A67222" w:rsidRPr="002D5D34" w:rsidRDefault="005F6334">
            <w:pPr>
              <w:jc w:val="center"/>
              <w:rPr>
                <w:sz w:val="18"/>
                <w:szCs w:val="18"/>
                <w:rPrChange w:id="2991" w:author="Mostafa Sameer" w:date="2024-10-16T02:02:00Z" w16du:dateUtc="2024-10-16T06:02:00Z">
                  <w:rPr>
                    <w:sz w:val="24"/>
                    <w:szCs w:val="24"/>
                  </w:rPr>
                </w:rPrChange>
              </w:rPr>
            </w:pPr>
            <w:r w:rsidRPr="002D5D34">
              <w:rPr>
                <w:sz w:val="18"/>
                <w:szCs w:val="18"/>
                <w:rPrChange w:id="2992" w:author="Mostafa Sameer" w:date="2024-10-16T02:02:00Z" w16du:dateUtc="2024-10-16T06:02:00Z">
                  <w:rPr>
                    <w:sz w:val="24"/>
                    <w:szCs w:val="24"/>
                  </w:rPr>
                </w:rPrChange>
              </w:rPr>
              <w:t>Y</w:t>
            </w:r>
          </w:p>
        </w:tc>
      </w:tr>
      <w:tr w:rsidR="00A67222" w:rsidRPr="002D5D34" w14:paraId="31DF0CEB" w14:textId="77777777">
        <w:tc>
          <w:tcPr>
            <w:tcW w:w="660" w:type="dxa"/>
          </w:tcPr>
          <w:p w14:paraId="000001CD" w14:textId="77777777" w:rsidR="00A67222" w:rsidRPr="002D5D34" w:rsidRDefault="005F6334">
            <w:pPr>
              <w:jc w:val="center"/>
              <w:rPr>
                <w:sz w:val="18"/>
                <w:szCs w:val="18"/>
                <w:rPrChange w:id="2993" w:author="Mostafa Sameer" w:date="2024-10-16T02:02:00Z" w16du:dateUtc="2024-10-16T06:02:00Z">
                  <w:rPr>
                    <w:sz w:val="24"/>
                    <w:szCs w:val="24"/>
                  </w:rPr>
                </w:rPrChange>
              </w:rPr>
            </w:pPr>
            <w:r w:rsidRPr="002D5D34">
              <w:rPr>
                <w:sz w:val="18"/>
                <w:szCs w:val="18"/>
                <w:rPrChange w:id="2994" w:author="Mostafa Sameer" w:date="2024-10-16T02:02:00Z" w16du:dateUtc="2024-10-16T06:02:00Z">
                  <w:rPr>
                    <w:sz w:val="24"/>
                    <w:szCs w:val="24"/>
                  </w:rPr>
                </w:rPrChange>
              </w:rPr>
              <w:t>10</w:t>
            </w:r>
          </w:p>
        </w:tc>
        <w:tc>
          <w:tcPr>
            <w:tcW w:w="1455" w:type="dxa"/>
          </w:tcPr>
          <w:p w14:paraId="000001CE" w14:textId="77777777" w:rsidR="00A67222" w:rsidRPr="002D5D34" w:rsidRDefault="005F6334">
            <w:pPr>
              <w:jc w:val="center"/>
              <w:rPr>
                <w:sz w:val="18"/>
                <w:szCs w:val="18"/>
                <w:rPrChange w:id="2995" w:author="Mostafa Sameer" w:date="2024-10-16T02:02:00Z" w16du:dateUtc="2024-10-16T06:02:00Z">
                  <w:rPr>
                    <w:sz w:val="24"/>
                    <w:szCs w:val="24"/>
                  </w:rPr>
                </w:rPrChange>
              </w:rPr>
            </w:pPr>
            <w:r w:rsidRPr="002D5D34">
              <w:rPr>
                <w:sz w:val="18"/>
                <w:szCs w:val="18"/>
                <w:rPrChange w:id="2996" w:author="Mostafa Sameer" w:date="2024-10-16T02:02:00Z" w16du:dateUtc="2024-10-16T06:02:00Z">
                  <w:rPr>
                    <w:sz w:val="24"/>
                    <w:szCs w:val="24"/>
                  </w:rPr>
                </w:rPrChange>
              </w:rPr>
              <w:t>Alex</w:t>
            </w:r>
          </w:p>
          <w:p w14:paraId="000001CF" w14:textId="77777777" w:rsidR="00A67222" w:rsidRPr="002D5D34" w:rsidRDefault="00A67222">
            <w:pPr>
              <w:jc w:val="center"/>
              <w:rPr>
                <w:sz w:val="18"/>
                <w:szCs w:val="18"/>
                <w:rPrChange w:id="2997" w:author="Mostafa Sameer" w:date="2024-10-16T02:02:00Z" w16du:dateUtc="2024-10-16T06:02:00Z">
                  <w:rPr>
                    <w:sz w:val="24"/>
                    <w:szCs w:val="24"/>
                  </w:rPr>
                </w:rPrChange>
              </w:rPr>
            </w:pPr>
          </w:p>
        </w:tc>
        <w:tc>
          <w:tcPr>
            <w:tcW w:w="1545" w:type="dxa"/>
          </w:tcPr>
          <w:p w14:paraId="000001D0" w14:textId="77777777" w:rsidR="00A67222" w:rsidRPr="002D5D34" w:rsidRDefault="005F6334">
            <w:pPr>
              <w:jc w:val="center"/>
              <w:rPr>
                <w:sz w:val="18"/>
                <w:szCs w:val="18"/>
                <w:rPrChange w:id="2998" w:author="Mostafa Sameer" w:date="2024-10-16T02:02:00Z" w16du:dateUtc="2024-10-16T06:02:00Z">
                  <w:rPr>
                    <w:sz w:val="24"/>
                    <w:szCs w:val="24"/>
                  </w:rPr>
                </w:rPrChange>
              </w:rPr>
            </w:pPr>
            <w:r w:rsidRPr="002D5D34">
              <w:rPr>
                <w:sz w:val="18"/>
                <w:szCs w:val="18"/>
                <w:rPrChange w:id="2999" w:author="Mostafa Sameer" w:date="2024-10-16T02:02:00Z" w16du:dateUtc="2024-10-16T06:02:00Z">
                  <w:rPr>
                    <w:sz w:val="24"/>
                    <w:szCs w:val="24"/>
                  </w:rPr>
                </w:rPrChange>
              </w:rPr>
              <w:t>Esposito</w:t>
            </w:r>
          </w:p>
        </w:tc>
        <w:tc>
          <w:tcPr>
            <w:tcW w:w="885" w:type="dxa"/>
          </w:tcPr>
          <w:p w14:paraId="000001D1" w14:textId="77777777" w:rsidR="00A67222" w:rsidRPr="002D5D34" w:rsidRDefault="005F6334">
            <w:pPr>
              <w:jc w:val="center"/>
              <w:rPr>
                <w:sz w:val="18"/>
                <w:szCs w:val="18"/>
                <w:rPrChange w:id="3000" w:author="Mostafa Sameer" w:date="2024-10-16T02:02:00Z" w16du:dateUtc="2024-10-16T06:02:00Z">
                  <w:rPr>
                    <w:sz w:val="24"/>
                    <w:szCs w:val="24"/>
                  </w:rPr>
                </w:rPrChange>
              </w:rPr>
            </w:pPr>
            <w:r w:rsidRPr="002D5D34">
              <w:rPr>
                <w:sz w:val="18"/>
                <w:szCs w:val="18"/>
                <w:rPrChange w:id="3001" w:author="Mostafa Sameer" w:date="2024-10-16T02:02:00Z" w16du:dateUtc="2024-10-16T06:02:00Z">
                  <w:rPr>
                    <w:sz w:val="24"/>
                    <w:szCs w:val="24"/>
                  </w:rPr>
                </w:rPrChange>
              </w:rPr>
              <w:t>AE</w:t>
            </w:r>
          </w:p>
        </w:tc>
        <w:tc>
          <w:tcPr>
            <w:tcW w:w="3945" w:type="dxa"/>
          </w:tcPr>
          <w:p w14:paraId="000001D2" w14:textId="77777777" w:rsidR="00A67222" w:rsidRPr="002D5D34" w:rsidRDefault="005F6334">
            <w:pPr>
              <w:jc w:val="center"/>
              <w:rPr>
                <w:sz w:val="18"/>
                <w:szCs w:val="18"/>
                <w:rPrChange w:id="3002" w:author="Mostafa Sameer" w:date="2024-10-16T02:02:00Z" w16du:dateUtc="2024-10-16T06:02:00Z">
                  <w:rPr>
                    <w:sz w:val="24"/>
                    <w:szCs w:val="24"/>
                  </w:rPr>
                </w:rPrChange>
              </w:rPr>
            </w:pPr>
            <w:r w:rsidRPr="002D5D34">
              <w:rPr>
                <w:sz w:val="18"/>
                <w:szCs w:val="18"/>
                <w:rPrChange w:id="3003" w:author="Mostafa Sameer" w:date="2024-10-16T02:02:00Z" w16du:dateUtc="2024-10-16T06:02:00Z">
                  <w:rPr>
                    <w:sz w:val="24"/>
                    <w:szCs w:val="24"/>
                  </w:rPr>
                </w:rPrChange>
              </w:rPr>
              <w:t>Alex_Esposito@special-lite.com</w:t>
            </w:r>
          </w:p>
        </w:tc>
        <w:tc>
          <w:tcPr>
            <w:tcW w:w="1140" w:type="dxa"/>
          </w:tcPr>
          <w:p w14:paraId="000001D3" w14:textId="77777777" w:rsidR="00A67222" w:rsidRPr="002D5D34" w:rsidRDefault="005F6334">
            <w:pPr>
              <w:jc w:val="center"/>
              <w:rPr>
                <w:sz w:val="18"/>
                <w:szCs w:val="18"/>
                <w:rPrChange w:id="3004" w:author="Mostafa Sameer" w:date="2024-10-16T02:02:00Z" w16du:dateUtc="2024-10-16T06:02:00Z">
                  <w:rPr>
                    <w:sz w:val="24"/>
                    <w:szCs w:val="24"/>
                  </w:rPr>
                </w:rPrChange>
              </w:rPr>
            </w:pPr>
            <w:r w:rsidRPr="002D5D34">
              <w:rPr>
                <w:sz w:val="18"/>
                <w:szCs w:val="18"/>
                <w:rPrChange w:id="3005" w:author="Mostafa Sameer" w:date="2024-10-16T02:02:00Z" w16du:dateUtc="2024-10-16T06:02:00Z">
                  <w:rPr>
                    <w:sz w:val="24"/>
                    <w:szCs w:val="24"/>
                  </w:rPr>
                </w:rPrChange>
              </w:rPr>
              <w:t>Y</w:t>
            </w:r>
          </w:p>
        </w:tc>
      </w:tr>
      <w:tr w:rsidR="00A67222" w:rsidRPr="002D5D34" w14:paraId="54FF4E6A" w14:textId="77777777">
        <w:trPr>
          <w:trHeight w:val="497"/>
        </w:trPr>
        <w:tc>
          <w:tcPr>
            <w:tcW w:w="660" w:type="dxa"/>
          </w:tcPr>
          <w:p w14:paraId="000001D4" w14:textId="77777777" w:rsidR="00A67222" w:rsidRPr="002D5D34" w:rsidRDefault="005F6334">
            <w:pPr>
              <w:jc w:val="center"/>
              <w:rPr>
                <w:sz w:val="18"/>
                <w:szCs w:val="18"/>
                <w:rPrChange w:id="3006" w:author="Mostafa Sameer" w:date="2024-10-16T02:02:00Z" w16du:dateUtc="2024-10-16T06:02:00Z">
                  <w:rPr>
                    <w:sz w:val="24"/>
                    <w:szCs w:val="24"/>
                  </w:rPr>
                </w:rPrChange>
              </w:rPr>
            </w:pPr>
            <w:r w:rsidRPr="002D5D34">
              <w:rPr>
                <w:sz w:val="18"/>
                <w:szCs w:val="18"/>
                <w:rPrChange w:id="3007" w:author="Mostafa Sameer" w:date="2024-10-16T02:02:00Z" w16du:dateUtc="2024-10-16T06:02:00Z">
                  <w:rPr>
                    <w:sz w:val="24"/>
                    <w:szCs w:val="24"/>
                  </w:rPr>
                </w:rPrChange>
              </w:rPr>
              <w:t>11</w:t>
            </w:r>
          </w:p>
        </w:tc>
        <w:tc>
          <w:tcPr>
            <w:tcW w:w="1455" w:type="dxa"/>
          </w:tcPr>
          <w:p w14:paraId="000001D5" w14:textId="77777777" w:rsidR="00A67222" w:rsidRPr="002D5D34" w:rsidRDefault="005F6334">
            <w:pPr>
              <w:jc w:val="center"/>
              <w:rPr>
                <w:sz w:val="18"/>
                <w:szCs w:val="18"/>
                <w:rPrChange w:id="3008" w:author="Mostafa Sameer" w:date="2024-10-16T02:02:00Z" w16du:dateUtc="2024-10-16T06:02:00Z">
                  <w:rPr>
                    <w:sz w:val="24"/>
                    <w:szCs w:val="24"/>
                  </w:rPr>
                </w:rPrChange>
              </w:rPr>
            </w:pPr>
            <w:r w:rsidRPr="002D5D34">
              <w:rPr>
                <w:sz w:val="18"/>
                <w:szCs w:val="18"/>
                <w:rPrChange w:id="3009" w:author="Mostafa Sameer" w:date="2024-10-16T02:02:00Z" w16du:dateUtc="2024-10-16T06:02:00Z">
                  <w:rPr>
                    <w:sz w:val="24"/>
                    <w:szCs w:val="24"/>
                  </w:rPr>
                </w:rPrChange>
              </w:rPr>
              <w:t>Bradford K.</w:t>
            </w:r>
          </w:p>
          <w:p w14:paraId="000001D6" w14:textId="77777777" w:rsidR="00A67222" w:rsidRPr="002D5D34" w:rsidRDefault="00A67222">
            <w:pPr>
              <w:jc w:val="center"/>
              <w:rPr>
                <w:sz w:val="18"/>
                <w:szCs w:val="18"/>
                <w:rPrChange w:id="3010" w:author="Mostafa Sameer" w:date="2024-10-16T02:02:00Z" w16du:dateUtc="2024-10-16T06:02:00Z">
                  <w:rPr>
                    <w:sz w:val="24"/>
                    <w:szCs w:val="24"/>
                  </w:rPr>
                </w:rPrChange>
              </w:rPr>
            </w:pPr>
          </w:p>
        </w:tc>
        <w:tc>
          <w:tcPr>
            <w:tcW w:w="1545" w:type="dxa"/>
          </w:tcPr>
          <w:p w14:paraId="000001D7" w14:textId="77777777" w:rsidR="00A67222" w:rsidRPr="002D5D34" w:rsidRDefault="005F6334">
            <w:pPr>
              <w:jc w:val="center"/>
              <w:rPr>
                <w:sz w:val="18"/>
                <w:szCs w:val="18"/>
                <w:rPrChange w:id="3011" w:author="Mostafa Sameer" w:date="2024-10-16T02:02:00Z" w16du:dateUtc="2024-10-16T06:02:00Z">
                  <w:rPr>
                    <w:sz w:val="24"/>
                    <w:szCs w:val="24"/>
                  </w:rPr>
                </w:rPrChange>
              </w:rPr>
            </w:pPr>
            <w:r w:rsidRPr="002D5D34">
              <w:rPr>
                <w:sz w:val="18"/>
                <w:szCs w:val="18"/>
                <w:rPrChange w:id="3012" w:author="Mostafa Sameer" w:date="2024-10-16T02:02:00Z" w16du:dateUtc="2024-10-16T06:02:00Z">
                  <w:rPr>
                    <w:sz w:val="24"/>
                    <w:szCs w:val="24"/>
                  </w:rPr>
                </w:rPrChange>
              </w:rPr>
              <w:t>Douglas</w:t>
            </w:r>
          </w:p>
        </w:tc>
        <w:tc>
          <w:tcPr>
            <w:tcW w:w="885" w:type="dxa"/>
          </w:tcPr>
          <w:p w14:paraId="000001D8" w14:textId="77777777" w:rsidR="00A67222" w:rsidRPr="002D5D34" w:rsidRDefault="005F6334">
            <w:pPr>
              <w:jc w:val="center"/>
              <w:rPr>
                <w:sz w:val="18"/>
                <w:szCs w:val="18"/>
                <w:rPrChange w:id="3013" w:author="Mostafa Sameer" w:date="2024-10-16T02:02:00Z" w16du:dateUtc="2024-10-16T06:02:00Z">
                  <w:rPr>
                    <w:sz w:val="24"/>
                    <w:szCs w:val="24"/>
                  </w:rPr>
                </w:rPrChange>
              </w:rPr>
            </w:pPr>
            <w:r w:rsidRPr="002D5D34">
              <w:rPr>
                <w:sz w:val="18"/>
                <w:szCs w:val="18"/>
                <w:rPrChange w:id="3014" w:author="Mostafa Sameer" w:date="2024-10-16T02:02:00Z" w16du:dateUtc="2024-10-16T06:02:00Z">
                  <w:rPr>
                    <w:sz w:val="24"/>
                    <w:szCs w:val="24"/>
                  </w:rPr>
                </w:rPrChange>
              </w:rPr>
              <w:t>BD</w:t>
            </w:r>
          </w:p>
        </w:tc>
        <w:tc>
          <w:tcPr>
            <w:tcW w:w="3945" w:type="dxa"/>
          </w:tcPr>
          <w:p w14:paraId="000001D9" w14:textId="77777777" w:rsidR="00A67222" w:rsidRPr="002D5D34" w:rsidRDefault="005F6334">
            <w:pPr>
              <w:jc w:val="center"/>
              <w:rPr>
                <w:sz w:val="18"/>
                <w:szCs w:val="18"/>
                <w:rPrChange w:id="3015" w:author="Mostafa Sameer" w:date="2024-10-16T02:02:00Z" w16du:dateUtc="2024-10-16T06:02:00Z">
                  <w:rPr>
                    <w:sz w:val="24"/>
                    <w:szCs w:val="24"/>
                  </w:rPr>
                </w:rPrChange>
              </w:rPr>
            </w:pPr>
            <w:r w:rsidRPr="002D5D34">
              <w:rPr>
                <w:sz w:val="18"/>
                <w:szCs w:val="18"/>
                <w:rPrChange w:id="3016" w:author="Mostafa Sameer" w:date="2024-10-16T02:02:00Z" w16du:dateUtc="2024-10-16T06:02:00Z">
                  <w:rPr>
                    <w:sz w:val="24"/>
                    <w:szCs w:val="24"/>
                  </w:rPr>
                </w:rPrChange>
              </w:rPr>
              <w:t>bdouglas@awc.org</w:t>
            </w:r>
          </w:p>
        </w:tc>
        <w:tc>
          <w:tcPr>
            <w:tcW w:w="1140" w:type="dxa"/>
          </w:tcPr>
          <w:p w14:paraId="000001DA" w14:textId="77777777" w:rsidR="00A67222" w:rsidRPr="002D5D34" w:rsidRDefault="005F6334">
            <w:pPr>
              <w:jc w:val="center"/>
              <w:rPr>
                <w:sz w:val="18"/>
                <w:szCs w:val="18"/>
                <w:rPrChange w:id="3017" w:author="Mostafa Sameer" w:date="2024-10-16T02:02:00Z" w16du:dateUtc="2024-10-16T06:02:00Z">
                  <w:rPr>
                    <w:sz w:val="24"/>
                    <w:szCs w:val="24"/>
                  </w:rPr>
                </w:rPrChange>
              </w:rPr>
            </w:pPr>
            <w:r w:rsidRPr="002D5D34">
              <w:rPr>
                <w:sz w:val="18"/>
                <w:szCs w:val="18"/>
                <w:rPrChange w:id="3018" w:author="Mostafa Sameer" w:date="2024-10-16T02:02:00Z" w16du:dateUtc="2024-10-16T06:02:00Z">
                  <w:rPr>
                    <w:sz w:val="24"/>
                    <w:szCs w:val="24"/>
                  </w:rPr>
                </w:rPrChange>
              </w:rPr>
              <w:t>Y</w:t>
            </w:r>
          </w:p>
        </w:tc>
      </w:tr>
      <w:tr w:rsidR="00A67222" w:rsidRPr="002D5D34" w14:paraId="61701771" w14:textId="77777777">
        <w:tc>
          <w:tcPr>
            <w:tcW w:w="660" w:type="dxa"/>
          </w:tcPr>
          <w:p w14:paraId="000001DB" w14:textId="77777777" w:rsidR="00A67222" w:rsidRPr="002D5D34" w:rsidRDefault="005F6334">
            <w:pPr>
              <w:jc w:val="center"/>
              <w:rPr>
                <w:sz w:val="18"/>
                <w:szCs w:val="18"/>
                <w:rPrChange w:id="3019" w:author="Mostafa Sameer" w:date="2024-10-16T02:02:00Z" w16du:dateUtc="2024-10-16T06:02:00Z">
                  <w:rPr>
                    <w:sz w:val="24"/>
                    <w:szCs w:val="24"/>
                  </w:rPr>
                </w:rPrChange>
              </w:rPr>
            </w:pPr>
            <w:r w:rsidRPr="002D5D34">
              <w:rPr>
                <w:sz w:val="18"/>
                <w:szCs w:val="18"/>
                <w:rPrChange w:id="3020" w:author="Mostafa Sameer" w:date="2024-10-16T02:02:00Z" w16du:dateUtc="2024-10-16T06:02:00Z">
                  <w:rPr>
                    <w:sz w:val="24"/>
                    <w:szCs w:val="24"/>
                  </w:rPr>
                </w:rPrChange>
              </w:rPr>
              <w:lastRenderedPageBreak/>
              <w:t>12</w:t>
            </w:r>
          </w:p>
        </w:tc>
        <w:tc>
          <w:tcPr>
            <w:tcW w:w="1455" w:type="dxa"/>
          </w:tcPr>
          <w:p w14:paraId="000001DC" w14:textId="77777777" w:rsidR="00A67222" w:rsidRPr="002D5D34" w:rsidRDefault="005F6334">
            <w:pPr>
              <w:jc w:val="center"/>
              <w:rPr>
                <w:sz w:val="18"/>
                <w:szCs w:val="18"/>
                <w:rPrChange w:id="3021" w:author="Mostafa Sameer" w:date="2024-10-16T02:02:00Z" w16du:dateUtc="2024-10-16T06:02:00Z">
                  <w:rPr>
                    <w:sz w:val="24"/>
                    <w:szCs w:val="24"/>
                  </w:rPr>
                </w:rPrChange>
              </w:rPr>
            </w:pPr>
            <w:r w:rsidRPr="002D5D34">
              <w:rPr>
                <w:sz w:val="18"/>
                <w:szCs w:val="18"/>
                <w:rPrChange w:id="3022" w:author="Mostafa Sameer" w:date="2024-10-16T02:02:00Z" w16du:dateUtc="2024-10-16T06:02:00Z">
                  <w:rPr>
                    <w:sz w:val="24"/>
                    <w:szCs w:val="24"/>
                  </w:rPr>
                </w:rPrChange>
              </w:rPr>
              <w:t>Lynn</w:t>
            </w:r>
          </w:p>
          <w:p w14:paraId="000001DD" w14:textId="77777777" w:rsidR="00A67222" w:rsidRPr="002D5D34" w:rsidRDefault="00A67222">
            <w:pPr>
              <w:jc w:val="center"/>
              <w:rPr>
                <w:sz w:val="18"/>
                <w:szCs w:val="18"/>
                <w:rPrChange w:id="3023" w:author="Mostafa Sameer" w:date="2024-10-16T02:02:00Z" w16du:dateUtc="2024-10-16T06:02:00Z">
                  <w:rPr>
                    <w:sz w:val="24"/>
                    <w:szCs w:val="24"/>
                  </w:rPr>
                </w:rPrChange>
              </w:rPr>
            </w:pPr>
          </w:p>
        </w:tc>
        <w:tc>
          <w:tcPr>
            <w:tcW w:w="1545" w:type="dxa"/>
          </w:tcPr>
          <w:p w14:paraId="000001DE" w14:textId="77777777" w:rsidR="00A67222" w:rsidRPr="002D5D34" w:rsidRDefault="005F6334">
            <w:pPr>
              <w:jc w:val="center"/>
              <w:rPr>
                <w:sz w:val="18"/>
                <w:szCs w:val="18"/>
                <w:rPrChange w:id="3024" w:author="Mostafa Sameer" w:date="2024-10-16T02:02:00Z" w16du:dateUtc="2024-10-16T06:02:00Z">
                  <w:rPr>
                    <w:sz w:val="24"/>
                    <w:szCs w:val="24"/>
                  </w:rPr>
                </w:rPrChange>
              </w:rPr>
            </w:pPr>
            <w:r w:rsidRPr="002D5D34">
              <w:rPr>
                <w:sz w:val="18"/>
                <w:szCs w:val="18"/>
                <w:rPrChange w:id="3025" w:author="Mostafa Sameer" w:date="2024-10-16T02:02:00Z" w16du:dateUtc="2024-10-16T06:02:00Z">
                  <w:rPr>
                    <w:sz w:val="24"/>
                    <w:szCs w:val="24"/>
                  </w:rPr>
                </w:rPrChange>
              </w:rPr>
              <w:t>Miller</w:t>
            </w:r>
          </w:p>
        </w:tc>
        <w:tc>
          <w:tcPr>
            <w:tcW w:w="885" w:type="dxa"/>
          </w:tcPr>
          <w:p w14:paraId="000001DF" w14:textId="77777777" w:rsidR="00A67222" w:rsidRPr="002D5D34" w:rsidRDefault="005F6334">
            <w:pPr>
              <w:jc w:val="center"/>
              <w:rPr>
                <w:sz w:val="18"/>
                <w:szCs w:val="18"/>
                <w:rPrChange w:id="3026" w:author="Mostafa Sameer" w:date="2024-10-16T02:02:00Z" w16du:dateUtc="2024-10-16T06:02:00Z">
                  <w:rPr>
                    <w:sz w:val="24"/>
                    <w:szCs w:val="24"/>
                  </w:rPr>
                </w:rPrChange>
              </w:rPr>
            </w:pPr>
            <w:r w:rsidRPr="002D5D34">
              <w:rPr>
                <w:sz w:val="18"/>
                <w:szCs w:val="18"/>
                <w:rPrChange w:id="3027" w:author="Mostafa Sameer" w:date="2024-10-16T02:02:00Z" w16du:dateUtc="2024-10-16T06:02:00Z">
                  <w:rPr>
                    <w:sz w:val="24"/>
                    <w:szCs w:val="24"/>
                  </w:rPr>
                </w:rPrChange>
              </w:rPr>
              <w:t>LM</w:t>
            </w:r>
          </w:p>
        </w:tc>
        <w:tc>
          <w:tcPr>
            <w:tcW w:w="3945" w:type="dxa"/>
          </w:tcPr>
          <w:p w14:paraId="000001E0" w14:textId="77777777" w:rsidR="00A67222" w:rsidRPr="002D5D34" w:rsidRDefault="005F6334">
            <w:pPr>
              <w:jc w:val="center"/>
              <w:rPr>
                <w:sz w:val="18"/>
                <w:szCs w:val="18"/>
                <w:rPrChange w:id="3028" w:author="Mostafa Sameer" w:date="2024-10-16T02:02:00Z" w16du:dateUtc="2024-10-16T06:02:00Z">
                  <w:rPr>
                    <w:sz w:val="24"/>
                    <w:szCs w:val="24"/>
                  </w:rPr>
                </w:rPrChange>
              </w:rPr>
            </w:pPr>
            <w:r w:rsidRPr="002D5D34">
              <w:rPr>
                <w:sz w:val="18"/>
                <w:szCs w:val="18"/>
                <w:rPrChange w:id="3029" w:author="Mostafa Sameer" w:date="2024-10-16T02:02:00Z" w16du:dateUtc="2024-10-16T06:02:00Z">
                  <w:rPr>
                    <w:sz w:val="24"/>
                    <w:szCs w:val="24"/>
                  </w:rPr>
                </w:rPrChange>
              </w:rPr>
              <w:t>LMiller@pgtindustries.com</w:t>
            </w:r>
          </w:p>
        </w:tc>
        <w:tc>
          <w:tcPr>
            <w:tcW w:w="1140" w:type="dxa"/>
          </w:tcPr>
          <w:p w14:paraId="000001E1" w14:textId="77777777" w:rsidR="00A67222" w:rsidRPr="002D5D34" w:rsidRDefault="005F6334">
            <w:pPr>
              <w:jc w:val="center"/>
              <w:rPr>
                <w:sz w:val="18"/>
                <w:szCs w:val="18"/>
                <w:rPrChange w:id="3030" w:author="Mostafa Sameer" w:date="2024-10-16T02:02:00Z" w16du:dateUtc="2024-10-16T06:02:00Z">
                  <w:rPr>
                    <w:sz w:val="24"/>
                    <w:szCs w:val="24"/>
                  </w:rPr>
                </w:rPrChange>
              </w:rPr>
            </w:pPr>
            <w:r w:rsidRPr="002D5D34">
              <w:rPr>
                <w:sz w:val="18"/>
                <w:szCs w:val="18"/>
                <w:rPrChange w:id="3031" w:author="Mostafa Sameer" w:date="2024-10-16T02:02:00Z" w16du:dateUtc="2024-10-16T06:02:00Z">
                  <w:rPr>
                    <w:sz w:val="24"/>
                    <w:szCs w:val="24"/>
                  </w:rPr>
                </w:rPrChange>
              </w:rPr>
              <w:t>Y</w:t>
            </w:r>
          </w:p>
        </w:tc>
      </w:tr>
      <w:tr w:rsidR="00A67222" w:rsidRPr="002D5D34" w14:paraId="24402936" w14:textId="77777777">
        <w:tc>
          <w:tcPr>
            <w:tcW w:w="660" w:type="dxa"/>
          </w:tcPr>
          <w:p w14:paraId="000001E2" w14:textId="77777777" w:rsidR="00A67222" w:rsidRPr="002D5D34" w:rsidRDefault="005F6334">
            <w:pPr>
              <w:jc w:val="center"/>
              <w:rPr>
                <w:sz w:val="18"/>
                <w:szCs w:val="18"/>
                <w:rPrChange w:id="3032" w:author="Mostafa Sameer" w:date="2024-10-16T02:02:00Z" w16du:dateUtc="2024-10-16T06:02:00Z">
                  <w:rPr>
                    <w:sz w:val="24"/>
                    <w:szCs w:val="24"/>
                  </w:rPr>
                </w:rPrChange>
              </w:rPr>
            </w:pPr>
            <w:r w:rsidRPr="002D5D34">
              <w:rPr>
                <w:sz w:val="18"/>
                <w:szCs w:val="18"/>
                <w:rPrChange w:id="3033" w:author="Mostafa Sameer" w:date="2024-10-16T02:02:00Z" w16du:dateUtc="2024-10-16T06:02:00Z">
                  <w:rPr>
                    <w:sz w:val="24"/>
                    <w:szCs w:val="24"/>
                  </w:rPr>
                </w:rPrChange>
              </w:rPr>
              <w:t>13</w:t>
            </w:r>
          </w:p>
        </w:tc>
        <w:tc>
          <w:tcPr>
            <w:tcW w:w="1455" w:type="dxa"/>
          </w:tcPr>
          <w:p w14:paraId="000001E3" w14:textId="77777777" w:rsidR="00A67222" w:rsidRPr="002D5D34" w:rsidRDefault="005F6334">
            <w:pPr>
              <w:jc w:val="center"/>
              <w:rPr>
                <w:sz w:val="18"/>
                <w:szCs w:val="18"/>
                <w:rPrChange w:id="3034" w:author="Mostafa Sameer" w:date="2024-10-16T02:02:00Z" w16du:dateUtc="2024-10-16T06:02:00Z">
                  <w:rPr>
                    <w:sz w:val="24"/>
                    <w:szCs w:val="24"/>
                  </w:rPr>
                </w:rPrChange>
              </w:rPr>
            </w:pPr>
            <w:r w:rsidRPr="002D5D34">
              <w:rPr>
                <w:sz w:val="18"/>
                <w:szCs w:val="18"/>
                <w:rPrChange w:id="3035" w:author="Mostafa Sameer" w:date="2024-10-16T02:02:00Z" w16du:dateUtc="2024-10-16T06:02:00Z">
                  <w:rPr>
                    <w:sz w:val="24"/>
                    <w:szCs w:val="24"/>
                  </w:rPr>
                </w:rPrChange>
              </w:rPr>
              <w:t>Omar</w:t>
            </w:r>
          </w:p>
          <w:p w14:paraId="000001E4" w14:textId="77777777" w:rsidR="00A67222" w:rsidRPr="002D5D34" w:rsidRDefault="00A67222">
            <w:pPr>
              <w:jc w:val="center"/>
              <w:rPr>
                <w:sz w:val="18"/>
                <w:szCs w:val="18"/>
                <w:rPrChange w:id="3036" w:author="Mostafa Sameer" w:date="2024-10-16T02:02:00Z" w16du:dateUtc="2024-10-16T06:02:00Z">
                  <w:rPr>
                    <w:sz w:val="24"/>
                    <w:szCs w:val="24"/>
                  </w:rPr>
                </w:rPrChange>
              </w:rPr>
            </w:pPr>
          </w:p>
        </w:tc>
        <w:tc>
          <w:tcPr>
            <w:tcW w:w="1545" w:type="dxa"/>
          </w:tcPr>
          <w:p w14:paraId="000001E5" w14:textId="77777777" w:rsidR="00A67222" w:rsidRPr="002D5D34" w:rsidRDefault="005F6334">
            <w:pPr>
              <w:jc w:val="center"/>
              <w:rPr>
                <w:sz w:val="18"/>
                <w:szCs w:val="18"/>
                <w:rPrChange w:id="3037" w:author="Mostafa Sameer" w:date="2024-10-16T02:02:00Z" w16du:dateUtc="2024-10-16T06:02:00Z">
                  <w:rPr>
                    <w:sz w:val="24"/>
                    <w:szCs w:val="24"/>
                  </w:rPr>
                </w:rPrChange>
              </w:rPr>
            </w:pPr>
            <w:r w:rsidRPr="002D5D34">
              <w:rPr>
                <w:sz w:val="18"/>
                <w:szCs w:val="18"/>
                <w:rPrChange w:id="3038" w:author="Mostafa Sameer" w:date="2024-10-16T02:02:00Z" w16du:dateUtc="2024-10-16T06:02:00Z">
                  <w:rPr>
                    <w:sz w:val="24"/>
                    <w:szCs w:val="24"/>
                  </w:rPr>
                </w:rPrChange>
              </w:rPr>
              <w:t>Amini</w:t>
            </w:r>
          </w:p>
        </w:tc>
        <w:tc>
          <w:tcPr>
            <w:tcW w:w="885" w:type="dxa"/>
          </w:tcPr>
          <w:p w14:paraId="000001E6" w14:textId="77777777" w:rsidR="00A67222" w:rsidRPr="002D5D34" w:rsidRDefault="005F6334">
            <w:pPr>
              <w:jc w:val="center"/>
              <w:rPr>
                <w:sz w:val="18"/>
                <w:szCs w:val="18"/>
                <w:rPrChange w:id="3039" w:author="Mostafa Sameer" w:date="2024-10-16T02:02:00Z" w16du:dateUtc="2024-10-16T06:02:00Z">
                  <w:rPr>
                    <w:sz w:val="24"/>
                    <w:szCs w:val="24"/>
                  </w:rPr>
                </w:rPrChange>
              </w:rPr>
            </w:pPr>
            <w:r w:rsidRPr="002D5D34">
              <w:rPr>
                <w:sz w:val="18"/>
                <w:szCs w:val="18"/>
                <w:rPrChange w:id="3040" w:author="Mostafa Sameer" w:date="2024-10-16T02:02:00Z" w16du:dateUtc="2024-10-16T06:02:00Z">
                  <w:rPr>
                    <w:sz w:val="24"/>
                    <w:szCs w:val="24"/>
                  </w:rPr>
                </w:rPrChange>
              </w:rPr>
              <w:t>OA</w:t>
            </w:r>
          </w:p>
        </w:tc>
        <w:tc>
          <w:tcPr>
            <w:tcW w:w="3945" w:type="dxa"/>
          </w:tcPr>
          <w:p w14:paraId="000001E7" w14:textId="77777777" w:rsidR="00A67222" w:rsidRPr="002D5D34" w:rsidRDefault="005F6334">
            <w:pPr>
              <w:jc w:val="center"/>
              <w:rPr>
                <w:sz w:val="18"/>
                <w:szCs w:val="18"/>
                <w:rPrChange w:id="3041" w:author="Mostafa Sameer" w:date="2024-10-16T02:02:00Z" w16du:dateUtc="2024-10-16T06:02:00Z">
                  <w:rPr>
                    <w:sz w:val="24"/>
                    <w:szCs w:val="24"/>
                  </w:rPr>
                </w:rPrChange>
              </w:rPr>
            </w:pPr>
            <w:r w:rsidRPr="002D5D34">
              <w:rPr>
                <w:sz w:val="18"/>
                <w:szCs w:val="18"/>
                <w:rPrChange w:id="3042" w:author="Mostafa Sameer" w:date="2024-10-16T02:02:00Z" w16du:dateUtc="2024-10-16T06:02:00Z">
                  <w:rPr>
                    <w:sz w:val="24"/>
                    <w:szCs w:val="24"/>
                  </w:rPr>
                </w:rPrChange>
              </w:rPr>
              <w:t>OAmini@awc.org</w:t>
            </w:r>
          </w:p>
        </w:tc>
        <w:tc>
          <w:tcPr>
            <w:tcW w:w="1140" w:type="dxa"/>
          </w:tcPr>
          <w:p w14:paraId="000001E8" w14:textId="77777777" w:rsidR="00A67222" w:rsidRPr="002D5D34" w:rsidRDefault="005F6334">
            <w:pPr>
              <w:jc w:val="center"/>
              <w:rPr>
                <w:sz w:val="18"/>
                <w:szCs w:val="18"/>
                <w:rPrChange w:id="3043" w:author="Mostafa Sameer" w:date="2024-10-16T02:02:00Z" w16du:dateUtc="2024-10-16T06:02:00Z">
                  <w:rPr>
                    <w:sz w:val="24"/>
                    <w:szCs w:val="24"/>
                  </w:rPr>
                </w:rPrChange>
              </w:rPr>
            </w:pPr>
            <w:r w:rsidRPr="002D5D34">
              <w:rPr>
                <w:sz w:val="18"/>
                <w:szCs w:val="18"/>
                <w:rPrChange w:id="3044" w:author="Mostafa Sameer" w:date="2024-10-16T02:02:00Z" w16du:dateUtc="2024-10-16T06:02:00Z">
                  <w:rPr>
                    <w:sz w:val="24"/>
                    <w:szCs w:val="24"/>
                  </w:rPr>
                </w:rPrChange>
              </w:rPr>
              <w:t>Y</w:t>
            </w:r>
          </w:p>
        </w:tc>
      </w:tr>
      <w:tr w:rsidR="00A67222" w:rsidRPr="002D5D34" w14:paraId="4C79CA51" w14:textId="77777777">
        <w:tc>
          <w:tcPr>
            <w:tcW w:w="660" w:type="dxa"/>
          </w:tcPr>
          <w:p w14:paraId="000001E9" w14:textId="77777777" w:rsidR="00A67222" w:rsidRPr="002D5D34" w:rsidRDefault="005F6334">
            <w:pPr>
              <w:jc w:val="center"/>
              <w:rPr>
                <w:sz w:val="18"/>
                <w:szCs w:val="18"/>
                <w:rPrChange w:id="3045" w:author="Mostafa Sameer" w:date="2024-10-16T02:02:00Z" w16du:dateUtc="2024-10-16T06:02:00Z">
                  <w:rPr>
                    <w:sz w:val="24"/>
                    <w:szCs w:val="24"/>
                  </w:rPr>
                </w:rPrChange>
              </w:rPr>
            </w:pPr>
            <w:r w:rsidRPr="002D5D34">
              <w:rPr>
                <w:sz w:val="18"/>
                <w:szCs w:val="18"/>
                <w:rPrChange w:id="3046" w:author="Mostafa Sameer" w:date="2024-10-16T02:02:00Z" w16du:dateUtc="2024-10-16T06:02:00Z">
                  <w:rPr>
                    <w:sz w:val="24"/>
                    <w:szCs w:val="24"/>
                  </w:rPr>
                </w:rPrChange>
              </w:rPr>
              <w:t>14</w:t>
            </w:r>
          </w:p>
        </w:tc>
        <w:tc>
          <w:tcPr>
            <w:tcW w:w="1455" w:type="dxa"/>
          </w:tcPr>
          <w:p w14:paraId="000001EA" w14:textId="77777777" w:rsidR="00A67222" w:rsidRPr="002D5D34" w:rsidRDefault="005F6334">
            <w:pPr>
              <w:jc w:val="center"/>
              <w:rPr>
                <w:sz w:val="18"/>
                <w:szCs w:val="18"/>
                <w:rPrChange w:id="3047" w:author="Mostafa Sameer" w:date="2024-10-16T02:02:00Z" w16du:dateUtc="2024-10-16T06:02:00Z">
                  <w:rPr>
                    <w:sz w:val="24"/>
                    <w:szCs w:val="24"/>
                  </w:rPr>
                </w:rPrChange>
              </w:rPr>
            </w:pPr>
            <w:r w:rsidRPr="002D5D34">
              <w:rPr>
                <w:sz w:val="18"/>
                <w:szCs w:val="18"/>
                <w:rPrChange w:id="3048" w:author="Mostafa Sameer" w:date="2024-10-16T02:02:00Z" w16du:dateUtc="2024-10-16T06:02:00Z">
                  <w:rPr>
                    <w:sz w:val="24"/>
                    <w:szCs w:val="24"/>
                  </w:rPr>
                </w:rPrChange>
              </w:rPr>
              <w:t>Amal El</w:t>
            </w:r>
          </w:p>
          <w:p w14:paraId="000001EB" w14:textId="77777777" w:rsidR="00A67222" w:rsidRPr="002D5D34" w:rsidRDefault="00A67222">
            <w:pPr>
              <w:jc w:val="center"/>
              <w:rPr>
                <w:sz w:val="18"/>
                <w:szCs w:val="18"/>
                <w:rPrChange w:id="3049" w:author="Mostafa Sameer" w:date="2024-10-16T02:02:00Z" w16du:dateUtc="2024-10-16T06:02:00Z">
                  <w:rPr>
                    <w:sz w:val="24"/>
                    <w:szCs w:val="24"/>
                  </w:rPr>
                </w:rPrChange>
              </w:rPr>
            </w:pPr>
          </w:p>
        </w:tc>
        <w:tc>
          <w:tcPr>
            <w:tcW w:w="1545" w:type="dxa"/>
          </w:tcPr>
          <w:p w14:paraId="000001EC" w14:textId="77777777" w:rsidR="00A67222" w:rsidRPr="002D5D34" w:rsidRDefault="005F6334">
            <w:pPr>
              <w:jc w:val="center"/>
              <w:rPr>
                <w:sz w:val="18"/>
                <w:szCs w:val="18"/>
                <w:rPrChange w:id="3050" w:author="Mostafa Sameer" w:date="2024-10-16T02:02:00Z" w16du:dateUtc="2024-10-16T06:02:00Z">
                  <w:rPr>
                    <w:sz w:val="24"/>
                    <w:szCs w:val="24"/>
                  </w:rPr>
                </w:rPrChange>
              </w:rPr>
            </w:pPr>
            <w:r w:rsidRPr="002D5D34">
              <w:rPr>
                <w:sz w:val="18"/>
                <w:szCs w:val="18"/>
                <w:rPrChange w:id="3051" w:author="Mostafa Sameer" w:date="2024-10-16T02:02:00Z" w16du:dateUtc="2024-10-16T06:02:00Z">
                  <w:rPr>
                    <w:sz w:val="24"/>
                    <w:szCs w:val="24"/>
                  </w:rPr>
                </w:rPrChange>
              </w:rPr>
              <w:t>Awady</w:t>
            </w:r>
          </w:p>
        </w:tc>
        <w:tc>
          <w:tcPr>
            <w:tcW w:w="885" w:type="dxa"/>
          </w:tcPr>
          <w:p w14:paraId="000001ED" w14:textId="77777777" w:rsidR="00A67222" w:rsidRPr="002D5D34" w:rsidRDefault="005F6334">
            <w:pPr>
              <w:jc w:val="center"/>
              <w:rPr>
                <w:sz w:val="18"/>
                <w:szCs w:val="18"/>
                <w:rPrChange w:id="3052" w:author="Mostafa Sameer" w:date="2024-10-16T02:02:00Z" w16du:dateUtc="2024-10-16T06:02:00Z">
                  <w:rPr>
                    <w:sz w:val="24"/>
                    <w:szCs w:val="24"/>
                  </w:rPr>
                </w:rPrChange>
              </w:rPr>
            </w:pPr>
            <w:r w:rsidRPr="002D5D34">
              <w:rPr>
                <w:sz w:val="18"/>
                <w:szCs w:val="18"/>
                <w:rPrChange w:id="3053" w:author="Mostafa Sameer" w:date="2024-10-16T02:02:00Z" w16du:dateUtc="2024-10-16T06:02:00Z">
                  <w:rPr>
                    <w:sz w:val="24"/>
                    <w:szCs w:val="24"/>
                  </w:rPr>
                </w:rPrChange>
              </w:rPr>
              <w:t>AEA</w:t>
            </w:r>
          </w:p>
        </w:tc>
        <w:tc>
          <w:tcPr>
            <w:tcW w:w="3945" w:type="dxa"/>
          </w:tcPr>
          <w:p w14:paraId="000001EE" w14:textId="77777777" w:rsidR="00A67222" w:rsidRPr="002D5D34" w:rsidRDefault="005F6334">
            <w:pPr>
              <w:jc w:val="center"/>
              <w:rPr>
                <w:sz w:val="18"/>
                <w:szCs w:val="18"/>
                <w:rPrChange w:id="3054" w:author="Mostafa Sameer" w:date="2024-10-16T02:02:00Z" w16du:dateUtc="2024-10-16T06:02:00Z">
                  <w:rPr>
                    <w:sz w:val="24"/>
                    <w:szCs w:val="24"/>
                  </w:rPr>
                </w:rPrChange>
              </w:rPr>
            </w:pPr>
            <w:r w:rsidRPr="002D5D34">
              <w:rPr>
                <w:sz w:val="18"/>
                <w:szCs w:val="18"/>
                <w:rPrChange w:id="3055" w:author="Mostafa Sameer" w:date="2024-10-16T02:02:00Z" w16du:dateUtc="2024-10-16T06:02:00Z">
                  <w:rPr>
                    <w:sz w:val="24"/>
                    <w:szCs w:val="24"/>
                  </w:rPr>
                </w:rPrChange>
              </w:rPr>
              <w:t>aelawady@fiu.edu</w:t>
            </w:r>
          </w:p>
        </w:tc>
        <w:tc>
          <w:tcPr>
            <w:tcW w:w="1140" w:type="dxa"/>
          </w:tcPr>
          <w:p w14:paraId="000001EF" w14:textId="77777777" w:rsidR="00A67222" w:rsidRPr="002D5D34" w:rsidRDefault="005F6334">
            <w:pPr>
              <w:jc w:val="center"/>
              <w:rPr>
                <w:sz w:val="18"/>
                <w:szCs w:val="18"/>
                <w:rPrChange w:id="3056" w:author="Mostafa Sameer" w:date="2024-10-16T02:02:00Z" w16du:dateUtc="2024-10-16T06:02:00Z">
                  <w:rPr>
                    <w:sz w:val="24"/>
                    <w:szCs w:val="24"/>
                  </w:rPr>
                </w:rPrChange>
              </w:rPr>
            </w:pPr>
            <w:r w:rsidRPr="002D5D34">
              <w:rPr>
                <w:sz w:val="18"/>
                <w:szCs w:val="18"/>
                <w:rPrChange w:id="3057" w:author="Mostafa Sameer" w:date="2024-10-16T02:02:00Z" w16du:dateUtc="2024-10-16T06:02:00Z">
                  <w:rPr>
                    <w:sz w:val="24"/>
                    <w:szCs w:val="24"/>
                  </w:rPr>
                </w:rPrChange>
              </w:rPr>
              <w:t>N</w:t>
            </w:r>
          </w:p>
        </w:tc>
      </w:tr>
      <w:tr w:rsidR="00A67222" w:rsidRPr="002D5D34" w14:paraId="77536D20" w14:textId="77777777">
        <w:tc>
          <w:tcPr>
            <w:tcW w:w="660" w:type="dxa"/>
          </w:tcPr>
          <w:p w14:paraId="000001F0" w14:textId="77777777" w:rsidR="00A67222" w:rsidRPr="002D5D34" w:rsidRDefault="005F6334">
            <w:pPr>
              <w:jc w:val="center"/>
              <w:rPr>
                <w:sz w:val="18"/>
                <w:szCs w:val="18"/>
                <w:rPrChange w:id="3058" w:author="Mostafa Sameer" w:date="2024-10-16T02:02:00Z" w16du:dateUtc="2024-10-16T06:02:00Z">
                  <w:rPr>
                    <w:sz w:val="24"/>
                    <w:szCs w:val="24"/>
                  </w:rPr>
                </w:rPrChange>
              </w:rPr>
            </w:pPr>
            <w:r w:rsidRPr="002D5D34">
              <w:rPr>
                <w:sz w:val="18"/>
                <w:szCs w:val="18"/>
                <w:rPrChange w:id="3059" w:author="Mostafa Sameer" w:date="2024-10-16T02:02:00Z" w16du:dateUtc="2024-10-16T06:02:00Z">
                  <w:rPr>
                    <w:sz w:val="24"/>
                    <w:szCs w:val="24"/>
                  </w:rPr>
                </w:rPrChange>
              </w:rPr>
              <w:t>15</w:t>
            </w:r>
          </w:p>
        </w:tc>
        <w:tc>
          <w:tcPr>
            <w:tcW w:w="1455" w:type="dxa"/>
          </w:tcPr>
          <w:p w14:paraId="000001F1" w14:textId="77777777" w:rsidR="00A67222" w:rsidRPr="002D5D34" w:rsidRDefault="005F6334">
            <w:pPr>
              <w:jc w:val="center"/>
              <w:rPr>
                <w:sz w:val="18"/>
                <w:szCs w:val="18"/>
                <w:rPrChange w:id="3060" w:author="Mostafa Sameer" w:date="2024-10-16T02:02:00Z" w16du:dateUtc="2024-10-16T06:02:00Z">
                  <w:rPr>
                    <w:sz w:val="24"/>
                    <w:szCs w:val="24"/>
                  </w:rPr>
                </w:rPrChange>
              </w:rPr>
            </w:pPr>
            <w:r w:rsidRPr="002D5D34">
              <w:rPr>
                <w:sz w:val="18"/>
                <w:szCs w:val="18"/>
                <w:rPrChange w:id="3061" w:author="Mostafa Sameer" w:date="2024-10-16T02:02:00Z" w16du:dateUtc="2024-10-16T06:02:00Z">
                  <w:rPr>
                    <w:sz w:val="24"/>
                    <w:szCs w:val="24"/>
                  </w:rPr>
                </w:rPrChange>
              </w:rPr>
              <w:t>Jovan</w:t>
            </w:r>
          </w:p>
          <w:p w14:paraId="000001F2" w14:textId="77777777" w:rsidR="00A67222" w:rsidRPr="002D5D34" w:rsidRDefault="00A67222">
            <w:pPr>
              <w:jc w:val="center"/>
              <w:rPr>
                <w:sz w:val="18"/>
                <w:szCs w:val="18"/>
                <w:rPrChange w:id="3062" w:author="Mostafa Sameer" w:date="2024-10-16T02:02:00Z" w16du:dateUtc="2024-10-16T06:02:00Z">
                  <w:rPr>
                    <w:sz w:val="24"/>
                    <w:szCs w:val="24"/>
                  </w:rPr>
                </w:rPrChange>
              </w:rPr>
            </w:pPr>
          </w:p>
        </w:tc>
        <w:tc>
          <w:tcPr>
            <w:tcW w:w="1545" w:type="dxa"/>
          </w:tcPr>
          <w:p w14:paraId="000001F3" w14:textId="77777777" w:rsidR="00A67222" w:rsidRPr="002D5D34" w:rsidRDefault="005F6334">
            <w:pPr>
              <w:jc w:val="center"/>
              <w:rPr>
                <w:sz w:val="18"/>
                <w:szCs w:val="18"/>
                <w:rPrChange w:id="3063" w:author="Mostafa Sameer" w:date="2024-10-16T02:02:00Z" w16du:dateUtc="2024-10-16T06:02:00Z">
                  <w:rPr>
                    <w:sz w:val="24"/>
                    <w:szCs w:val="24"/>
                  </w:rPr>
                </w:rPrChange>
              </w:rPr>
            </w:pPr>
            <w:r w:rsidRPr="002D5D34">
              <w:rPr>
                <w:sz w:val="18"/>
                <w:szCs w:val="18"/>
                <w:rPrChange w:id="3064" w:author="Mostafa Sameer" w:date="2024-10-16T02:02:00Z" w16du:dateUtc="2024-10-16T06:02:00Z">
                  <w:rPr>
                    <w:sz w:val="24"/>
                    <w:szCs w:val="24"/>
                  </w:rPr>
                </w:rPrChange>
              </w:rPr>
              <w:t>Millet</w:t>
            </w:r>
          </w:p>
        </w:tc>
        <w:tc>
          <w:tcPr>
            <w:tcW w:w="885" w:type="dxa"/>
          </w:tcPr>
          <w:p w14:paraId="000001F4" w14:textId="77777777" w:rsidR="00A67222" w:rsidRPr="002D5D34" w:rsidRDefault="005F6334">
            <w:pPr>
              <w:jc w:val="center"/>
              <w:rPr>
                <w:sz w:val="18"/>
                <w:szCs w:val="18"/>
                <w:rPrChange w:id="3065" w:author="Mostafa Sameer" w:date="2024-10-16T02:02:00Z" w16du:dateUtc="2024-10-16T06:02:00Z">
                  <w:rPr>
                    <w:sz w:val="24"/>
                    <w:szCs w:val="24"/>
                  </w:rPr>
                </w:rPrChange>
              </w:rPr>
            </w:pPr>
            <w:r w:rsidRPr="002D5D34">
              <w:rPr>
                <w:sz w:val="18"/>
                <w:szCs w:val="18"/>
                <w:rPrChange w:id="3066" w:author="Mostafa Sameer" w:date="2024-10-16T02:02:00Z" w16du:dateUtc="2024-10-16T06:02:00Z">
                  <w:rPr>
                    <w:sz w:val="24"/>
                    <w:szCs w:val="24"/>
                  </w:rPr>
                </w:rPrChange>
              </w:rPr>
              <w:t>JM</w:t>
            </w:r>
          </w:p>
        </w:tc>
        <w:tc>
          <w:tcPr>
            <w:tcW w:w="3945" w:type="dxa"/>
          </w:tcPr>
          <w:p w14:paraId="000001F5" w14:textId="77777777" w:rsidR="00A67222" w:rsidRPr="002D5D34" w:rsidRDefault="005F6334">
            <w:pPr>
              <w:jc w:val="center"/>
              <w:rPr>
                <w:sz w:val="18"/>
                <w:szCs w:val="18"/>
                <w:rPrChange w:id="3067" w:author="Mostafa Sameer" w:date="2024-10-16T02:02:00Z" w16du:dateUtc="2024-10-16T06:02:00Z">
                  <w:rPr>
                    <w:sz w:val="24"/>
                    <w:szCs w:val="24"/>
                  </w:rPr>
                </w:rPrChange>
              </w:rPr>
            </w:pPr>
            <w:r w:rsidRPr="002D5D34">
              <w:rPr>
                <w:sz w:val="18"/>
                <w:szCs w:val="18"/>
                <w:rPrChange w:id="3068" w:author="Mostafa Sameer" w:date="2024-10-16T02:02:00Z" w16du:dateUtc="2024-10-16T06:02:00Z">
                  <w:rPr>
                    <w:sz w:val="24"/>
                    <w:szCs w:val="24"/>
                  </w:rPr>
                </w:rPrChange>
              </w:rPr>
              <w:t>jmillet@studioajo.com</w:t>
            </w:r>
          </w:p>
        </w:tc>
        <w:tc>
          <w:tcPr>
            <w:tcW w:w="1140" w:type="dxa"/>
          </w:tcPr>
          <w:p w14:paraId="000001F6" w14:textId="77777777" w:rsidR="00A67222" w:rsidRPr="002D5D34" w:rsidRDefault="005F6334">
            <w:pPr>
              <w:jc w:val="center"/>
              <w:rPr>
                <w:sz w:val="18"/>
                <w:szCs w:val="18"/>
                <w:rPrChange w:id="3069" w:author="Mostafa Sameer" w:date="2024-10-16T02:02:00Z" w16du:dateUtc="2024-10-16T06:02:00Z">
                  <w:rPr>
                    <w:sz w:val="24"/>
                    <w:szCs w:val="24"/>
                  </w:rPr>
                </w:rPrChange>
              </w:rPr>
            </w:pPr>
            <w:r w:rsidRPr="002D5D34">
              <w:rPr>
                <w:sz w:val="18"/>
                <w:szCs w:val="18"/>
                <w:rPrChange w:id="3070" w:author="Mostafa Sameer" w:date="2024-10-16T02:02:00Z" w16du:dateUtc="2024-10-16T06:02:00Z">
                  <w:rPr>
                    <w:sz w:val="24"/>
                    <w:szCs w:val="24"/>
                  </w:rPr>
                </w:rPrChange>
              </w:rPr>
              <w:t>N</w:t>
            </w:r>
          </w:p>
        </w:tc>
      </w:tr>
      <w:tr w:rsidR="00A67222" w:rsidRPr="002D5D34" w14:paraId="568E4D73" w14:textId="77777777">
        <w:tc>
          <w:tcPr>
            <w:tcW w:w="660" w:type="dxa"/>
          </w:tcPr>
          <w:p w14:paraId="000001F7" w14:textId="77777777" w:rsidR="00A67222" w:rsidRPr="002D5D34" w:rsidRDefault="005F6334">
            <w:pPr>
              <w:jc w:val="center"/>
              <w:rPr>
                <w:sz w:val="18"/>
                <w:szCs w:val="18"/>
                <w:rPrChange w:id="3071" w:author="Mostafa Sameer" w:date="2024-10-16T02:02:00Z" w16du:dateUtc="2024-10-16T06:02:00Z">
                  <w:rPr>
                    <w:sz w:val="24"/>
                    <w:szCs w:val="24"/>
                  </w:rPr>
                </w:rPrChange>
              </w:rPr>
            </w:pPr>
            <w:r w:rsidRPr="002D5D34">
              <w:rPr>
                <w:sz w:val="18"/>
                <w:szCs w:val="18"/>
                <w:rPrChange w:id="3072" w:author="Mostafa Sameer" w:date="2024-10-16T02:02:00Z" w16du:dateUtc="2024-10-16T06:02:00Z">
                  <w:rPr>
                    <w:sz w:val="24"/>
                    <w:szCs w:val="24"/>
                  </w:rPr>
                </w:rPrChange>
              </w:rPr>
              <w:t>16</w:t>
            </w:r>
          </w:p>
        </w:tc>
        <w:tc>
          <w:tcPr>
            <w:tcW w:w="1455" w:type="dxa"/>
          </w:tcPr>
          <w:p w14:paraId="000001F8" w14:textId="77777777" w:rsidR="00A67222" w:rsidRPr="002D5D34" w:rsidRDefault="005F6334">
            <w:pPr>
              <w:jc w:val="center"/>
              <w:rPr>
                <w:sz w:val="18"/>
                <w:szCs w:val="18"/>
                <w:rPrChange w:id="3073" w:author="Mostafa Sameer" w:date="2024-10-16T02:02:00Z" w16du:dateUtc="2024-10-16T06:02:00Z">
                  <w:rPr>
                    <w:sz w:val="24"/>
                    <w:szCs w:val="24"/>
                  </w:rPr>
                </w:rPrChange>
              </w:rPr>
            </w:pPr>
            <w:r w:rsidRPr="002D5D34">
              <w:rPr>
                <w:sz w:val="18"/>
                <w:szCs w:val="18"/>
                <w:rPrChange w:id="3074" w:author="Mostafa Sameer" w:date="2024-10-16T02:02:00Z" w16du:dateUtc="2024-10-16T06:02:00Z">
                  <w:rPr>
                    <w:sz w:val="24"/>
                    <w:szCs w:val="24"/>
                  </w:rPr>
                </w:rPrChange>
              </w:rPr>
              <w:t>Kate</w:t>
            </w:r>
          </w:p>
        </w:tc>
        <w:tc>
          <w:tcPr>
            <w:tcW w:w="1545" w:type="dxa"/>
          </w:tcPr>
          <w:p w14:paraId="000001F9" w14:textId="77777777" w:rsidR="00A67222" w:rsidRPr="002D5D34" w:rsidRDefault="005F6334">
            <w:pPr>
              <w:jc w:val="center"/>
              <w:rPr>
                <w:sz w:val="18"/>
                <w:szCs w:val="18"/>
                <w:rPrChange w:id="3075" w:author="Mostafa Sameer" w:date="2024-10-16T02:02:00Z" w16du:dateUtc="2024-10-16T06:02:00Z">
                  <w:rPr>
                    <w:sz w:val="24"/>
                    <w:szCs w:val="24"/>
                  </w:rPr>
                </w:rPrChange>
              </w:rPr>
            </w:pPr>
            <w:r w:rsidRPr="002D5D34">
              <w:rPr>
                <w:sz w:val="18"/>
                <w:szCs w:val="18"/>
                <w:rPrChange w:id="3076" w:author="Mostafa Sameer" w:date="2024-10-16T02:02:00Z" w16du:dateUtc="2024-10-16T06:02:00Z">
                  <w:rPr>
                    <w:sz w:val="24"/>
                    <w:szCs w:val="24"/>
                  </w:rPr>
                </w:rPrChange>
              </w:rPr>
              <w:t>Wesner</w:t>
            </w:r>
          </w:p>
        </w:tc>
        <w:tc>
          <w:tcPr>
            <w:tcW w:w="885" w:type="dxa"/>
          </w:tcPr>
          <w:p w14:paraId="000001FA" w14:textId="77777777" w:rsidR="00A67222" w:rsidRPr="002D5D34" w:rsidRDefault="005F6334">
            <w:pPr>
              <w:jc w:val="center"/>
              <w:rPr>
                <w:sz w:val="18"/>
                <w:szCs w:val="18"/>
                <w:rPrChange w:id="3077" w:author="Mostafa Sameer" w:date="2024-10-16T02:02:00Z" w16du:dateUtc="2024-10-16T06:02:00Z">
                  <w:rPr>
                    <w:sz w:val="24"/>
                    <w:szCs w:val="24"/>
                  </w:rPr>
                </w:rPrChange>
              </w:rPr>
            </w:pPr>
            <w:r w:rsidRPr="002D5D34">
              <w:rPr>
                <w:sz w:val="18"/>
                <w:szCs w:val="18"/>
                <w:rPrChange w:id="3078" w:author="Mostafa Sameer" w:date="2024-10-16T02:02:00Z" w16du:dateUtc="2024-10-16T06:02:00Z">
                  <w:rPr>
                    <w:sz w:val="24"/>
                    <w:szCs w:val="24"/>
                  </w:rPr>
                </w:rPrChange>
              </w:rPr>
              <w:t>KW</w:t>
            </w:r>
          </w:p>
        </w:tc>
        <w:tc>
          <w:tcPr>
            <w:tcW w:w="3945" w:type="dxa"/>
          </w:tcPr>
          <w:p w14:paraId="000001FB" w14:textId="77777777" w:rsidR="00A67222" w:rsidRPr="002D5D34" w:rsidRDefault="005F6334">
            <w:pPr>
              <w:jc w:val="center"/>
              <w:rPr>
                <w:sz w:val="18"/>
                <w:szCs w:val="18"/>
                <w:rPrChange w:id="3079" w:author="Mostafa Sameer" w:date="2024-10-16T02:02:00Z" w16du:dateUtc="2024-10-16T06:02:00Z">
                  <w:rPr>
                    <w:sz w:val="24"/>
                    <w:szCs w:val="24"/>
                  </w:rPr>
                </w:rPrChange>
              </w:rPr>
            </w:pPr>
            <w:r w:rsidRPr="002D5D34">
              <w:rPr>
                <w:sz w:val="18"/>
                <w:szCs w:val="18"/>
                <w:rPrChange w:id="3080" w:author="Mostafa Sameer" w:date="2024-10-16T02:02:00Z" w16du:dateUtc="2024-10-16T06:02:00Z">
                  <w:rPr>
                    <w:sz w:val="24"/>
                    <w:szCs w:val="24"/>
                  </w:rPr>
                </w:rPrChange>
              </w:rPr>
              <w:t>kate@floodcoalition.org</w:t>
            </w:r>
          </w:p>
        </w:tc>
        <w:tc>
          <w:tcPr>
            <w:tcW w:w="1140" w:type="dxa"/>
          </w:tcPr>
          <w:p w14:paraId="000001FC" w14:textId="77777777" w:rsidR="00A67222" w:rsidRPr="002D5D34" w:rsidRDefault="005F6334">
            <w:pPr>
              <w:jc w:val="center"/>
              <w:rPr>
                <w:sz w:val="18"/>
                <w:szCs w:val="18"/>
                <w:rPrChange w:id="3081" w:author="Mostafa Sameer" w:date="2024-10-16T02:02:00Z" w16du:dateUtc="2024-10-16T06:02:00Z">
                  <w:rPr>
                    <w:sz w:val="24"/>
                    <w:szCs w:val="24"/>
                  </w:rPr>
                </w:rPrChange>
              </w:rPr>
            </w:pPr>
            <w:r w:rsidRPr="002D5D34">
              <w:rPr>
                <w:sz w:val="18"/>
                <w:szCs w:val="18"/>
                <w:rPrChange w:id="3082" w:author="Mostafa Sameer" w:date="2024-10-16T02:02:00Z" w16du:dateUtc="2024-10-16T06:02:00Z">
                  <w:rPr>
                    <w:sz w:val="24"/>
                    <w:szCs w:val="24"/>
                  </w:rPr>
                </w:rPrChange>
              </w:rPr>
              <w:t>N</w:t>
            </w:r>
          </w:p>
        </w:tc>
      </w:tr>
      <w:tr w:rsidR="00A67222" w:rsidRPr="002D5D34" w14:paraId="2C3E131D" w14:textId="77777777">
        <w:tc>
          <w:tcPr>
            <w:tcW w:w="660" w:type="dxa"/>
          </w:tcPr>
          <w:p w14:paraId="000001FD" w14:textId="77777777" w:rsidR="00A67222" w:rsidRPr="002D5D34" w:rsidRDefault="005F6334">
            <w:pPr>
              <w:jc w:val="center"/>
              <w:rPr>
                <w:sz w:val="18"/>
                <w:szCs w:val="18"/>
                <w:rPrChange w:id="3083" w:author="Mostafa Sameer" w:date="2024-10-16T02:02:00Z" w16du:dateUtc="2024-10-16T06:02:00Z">
                  <w:rPr>
                    <w:sz w:val="24"/>
                    <w:szCs w:val="24"/>
                  </w:rPr>
                </w:rPrChange>
              </w:rPr>
            </w:pPr>
            <w:r w:rsidRPr="002D5D34">
              <w:rPr>
                <w:sz w:val="18"/>
                <w:szCs w:val="18"/>
                <w:rPrChange w:id="3084" w:author="Mostafa Sameer" w:date="2024-10-16T02:02:00Z" w16du:dateUtc="2024-10-16T06:02:00Z">
                  <w:rPr>
                    <w:sz w:val="24"/>
                    <w:szCs w:val="24"/>
                  </w:rPr>
                </w:rPrChange>
              </w:rPr>
              <w:t>17</w:t>
            </w:r>
          </w:p>
        </w:tc>
        <w:tc>
          <w:tcPr>
            <w:tcW w:w="1455" w:type="dxa"/>
          </w:tcPr>
          <w:p w14:paraId="000001FE" w14:textId="77777777" w:rsidR="00A67222" w:rsidRPr="002D5D34" w:rsidRDefault="005F6334">
            <w:pPr>
              <w:jc w:val="center"/>
              <w:rPr>
                <w:sz w:val="18"/>
                <w:szCs w:val="18"/>
                <w:rPrChange w:id="3085" w:author="Mostafa Sameer" w:date="2024-10-16T02:02:00Z" w16du:dateUtc="2024-10-16T06:02:00Z">
                  <w:rPr>
                    <w:sz w:val="24"/>
                    <w:szCs w:val="24"/>
                  </w:rPr>
                </w:rPrChange>
              </w:rPr>
            </w:pPr>
            <w:r w:rsidRPr="002D5D34">
              <w:rPr>
                <w:sz w:val="18"/>
                <w:szCs w:val="18"/>
                <w:rPrChange w:id="3086" w:author="Mostafa Sameer" w:date="2024-10-16T02:02:00Z" w16du:dateUtc="2024-10-16T06:02:00Z">
                  <w:rPr>
                    <w:sz w:val="24"/>
                    <w:szCs w:val="24"/>
                  </w:rPr>
                </w:rPrChange>
              </w:rPr>
              <w:t>Kathy</w:t>
            </w:r>
          </w:p>
        </w:tc>
        <w:tc>
          <w:tcPr>
            <w:tcW w:w="1545" w:type="dxa"/>
          </w:tcPr>
          <w:p w14:paraId="000001FF" w14:textId="77777777" w:rsidR="00A67222" w:rsidRPr="002D5D34" w:rsidRDefault="005F6334">
            <w:pPr>
              <w:jc w:val="center"/>
              <w:rPr>
                <w:sz w:val="18"/>
                <w:szCs w:val="18"/>
                <w:rPrChange w:id="3087" w:author="Mostafa Sameer" w:date="2024-10-16T02:02:00Z" w16du:dateUtc="2024-10-16T06:02:00Z">
                  <w:rPr>
                    <w:sz w:val="24"/>
                    <w:szCs w:val="24"/>
                  </w:rPr>
                </w:rPrChange>
              </w:rPr>
            </w:pPr>
            <w:r w:rsidRPr="002D5D34">
              <w:rPr>
                <w:sz w:val="18"/>
                <w:szCs w:val="18"/>
                <w:rPrChange w:id="3088" w:author="Mostafa Sameer" w:date="2024-10-16T02:02:00Z" w16du:dateUtc="2024-10-16T06:02:00Z">
                  <w:rPr>
                    <w:sz w:val="24"/>
                    <w:szCs w:val="24"/>
                  </w:rPr>
                </w:rPrChange>
              </w:rPr>
              <w:t>Krafka Harkema</w:t>
            </w:r>
          </w:p>
        </w:tc>
        <w:tc>
          <w:tcPr>
            <w:tcW w:w="885" w:type="dxa"/>
          </w:tcPr>
          <w:p w14:paraId="00000200" w14:textId="77777777" w:rsidR="00A67222" w:rsidRPr="002D5D34" w:rsidRDefault="005F6334">
            <w:pPr>
              <w:jc w:val="center"/>
              <w:rPr>
                <w:sz w:val="18"/>
                <w:szCs w:val="18"/>
                <w:rPrChange w:id="3089" w:author="Mostafa Sameer" w:date="2024-10-16T02:02:00Z" w16du:dateUtc="2024-10-16T06:02:00Z">
                  <w:rPr>
                    <w:sz w:val="24"/>
                    <w:szCs w:val="24"/>
                  </w:rPr>
                </w:rPrChange>
              </w:rPr>
            </w:pPr>
            <w:r w:rsidRPr="002D5D34">
              <w:rPr>
                <w:sz w:val="18"/>
                <w:szCs w:val="18"/>
                <w:rPrChange w:id="3090" w:author="Mostafa Sameer" w:date="2024-10-16T02:02:00Z" w16du:dateUtc="2024-10-16T06:02:00Z">
                  <w:rPr>
                    <w:sz w:val="24"/>
                    <w:szCs w:val="24"/>
                  </w:rPr>
                </w:rPrChange>
              </w:rPr>
              <w:t>KKH</w:t>
            </w:r>
          </w:p>
        </w:tc>
        <w:tc>
          <w:tcPr>
            <w:tcW w:w="3945" w:type="dxa"/>
          </w:tcPr>
          <w:p w14:paraId="00000201" w14:textId="77777777" w:rsidR="00A67222" w:rsidRPr="002D5D34" w:rsidRDefault="005F6334">
            <w:pPr>
              <w:jc w:val="center"/>
              <w:rPr>
                <w:sz w:val="18"/>
                <w:szCs w:val="18"/>
                <w:rPrChange w:id="3091" w:author="Mostafa Sameer" w:date="2024-10-16T02:02:00Z" w16du:dateUtc="2024-10-16T06:02:00Z">
                  <w:rPr>
                    <w:sz w:val="24"/>
                    <w:szCs w:val="24"/>
                  </w:rPr>
                </w:rPrChange>
              </w:rPr>
            </w:pPr>
            <w:r w:rsidRPr="002D5D34">
              <w:rPr>
                <w:sz w:val="18"/>
                <w:szCs w:val="18"/>
                <w:rPrChange w:id="3092" w:author="Mostafa Sameer" w:date="2024-10-16T02:02:00Z" w16du:dateUtc="2024-10-16T06:02:00Z">
                  <w:rPr>
                    <w:sz w:val="24"/>
                    <w:szCs w:val="24"/>
                  </w:rPr>
                </w:rPrChange>
              </w:rPr>
              <w:t>kkrafka@fgiaonline.org</w:t>
            </w:r>
          </w:p>
        </w:tc>
        <w:tc>
          <w:tcPr>
            <w:tcW w:w="1140" w:type="dxa"/>
          </w:tcPr>
          <w:p w14:paraId="00000202" w14:textId="77777777" w:rsidR="00A67222" w:rsidRPr="002D5D34" w:rsidRDefault="005F6334">
            <w:pPr>
              <w:jc w:val="center"/>
              <w:rPr>
                <w:sz w:val="18"/>
                <w:szCs w:val="18"/>
                <w:rPrChange w:id="3093" w:author="Mostafa Sameer" w:date="2024-10-16T02:02:00Z" w16du:dateUtc="2024-10-16T06:02:00Z">
                  <w:rPr>
                    <w:sz w:val="24"/>
                    <w:szCs w:val="24"/>
                  </w:rPr>
                </w:rPrChange>
              </w:rPr>
            </w:pPr>
            <w:r w:rsidRPr="002D5D34">
              <w:rPr>
                <w:sz w:val="18"/>
                <w:szCs w:val="18"/>
                <w:rPrChange w:id="3094" w:author="Mostafa Sameer" w:date="2024-10-16T02:02:00Z" w16du:dateUtc="2024-10-16T06:02:00Z">
                  <w:rPr>
                    <w:sz w:val="24"/>
                    <w:szCs w:val="24"/>
                  </w:rPr>
                </w:rPrChange>
              </w:rPr>
              <w:t>Y</w:t>
            </w:r>
          </w:p>
        </w:tc>
      </w:tr>
      <w:tr w:rsidR="00A67222" w:rsidRPr="002D5D34" w14:paraId="64700D4F" w14:textId="77777777">
        <w:tc>
          <w:tcPr>
            <w:tcW w:w="660" w:type="dxa"/>
          </w:tcPr>
          <w:p w14:paraId="00000203" w14:textId="77777777" w:rsidR="00A67222" w:rsidRPr="002D5D34" w:rsidRDefault="005F6334">
            <w:pPr>
              <w:jc w:val="center"/>
              <w:rPr>
                <w:sz w:val="18"/>
                <w:szCs w:val="18"/>
                <w:rPrChange w:id="3095" w:author="Mostafa Sameer" w:date="2024-10-16T02:02:00Z" w16du:dateUtc="2024-10-16T06:02:00Z">
                  <w:rPr>
                    <w:sz w:val="24"/>
                    <w:szCs w:val="24"/>
                  </w:rPr>
                </w:rPrChange>
              </w:rPr>
            </w:pPr>
            <w:r w:rsidRPr="002D5D34">
              <w:rPr>
                <w:sz w:val="18"/>
                <w:szCs w:val="18"/>
                <w:rPrChange w:id="3096" w:author="Mostafa Sameer" w:date="2024-10-16T02:02:00Z" w16du:dateUtc="2024-10-16T06:02:00Z">
                  <w:rPr>
                    <w:sz w:val="24"/>
                    <w:szCs w:val="24"/>
                  </w:rPr>
                </w:rPrChange>
              </w:rPr>
              <w:t>18</w:t>
            </w:r>
          </w:p>
        </w:tc>
        <w:tc>
          <w:tcPr>
            <w:tcW w:w="1455" w:type="dxa"/>
          </w:tcPr>
          <w:p w14:paraId="00000204" w14:textId="77777777" w:rsidR="00A67222" w:rsidRPr="002D5D34" w:rsidRDefault="005F6334">
            <w:pPr>
              <w:jc w:val="center"/>
              <w:rPr>
                <w:sz w:val="18"/>
                <w:szCs w:val="18"/>
                <w:rPrChange w:id="3097" w:author="Mostafa Sameer" w:date="2024-10-16T02:02:00Z" w16du:dateUtc="2024-10-16T06:02:00Z">
                  <w:rPr>
                    <w:sz w:val="24"/>
                    <w:szCs w:val="24"/>
                  </w:rPr>
                </w:rPrChange>
              </w:rPr>
            </w:pPr>
            <w:proofErr w:type="spellStart"/>
            <w:r w:rsidRPr="002D5D34">
              <w:rPr>
                <w:sz w:val="18"/>
                <w:szCs w:val="18"/>
                <w:rPrChange w:id="3098" w:author="Mostafa Sameer" w:date="2024-10-16T02:02:00Z" w16du:dateUtc="2024-10-16T06:02:00Z">
                  <w:rPr>
                    <w:sz w:val="24"/>
                    <w:szCs w:val="24"/>
                  </w:rPr>
                </w:rPrChange>
              </w:rPr>
              <w:t>Anirdam</w:t>
            </w:r>
            <w:proofErr w:type="spellEnd"/>
          </w:p>
        </w:tc>
        <w:tc>
          <w:tcPr>
            <w:tcW w:w="1545" w:type="dxa"/>
          </w:tcPr>
          <w:p w14:paraId="00000205" w14:textId="77777777" w:rsidR="00A67222" w:rsidRPr="002D5D34" w:rsidRDefault="005F6334">
            <w:pPr>
              <w:jc w:val="center"/>
              <w:rPr>
                <w:sz w:val="18"/>
                <w:szCs w:val="18"/>
                <w:rPrChange w:id="3099" w:author="Mostafa Sameer" w:date="2024-10-16T02:02:00Z" w16du:dateUtc="2024-10-16T06:02:00Z">
                  <w:rPr>
                    <w:sz w:val="24"/>
                    <w:szCs w:val="24"/>
                  </w:rPr>
                </w:rPrChange>
              </w:rPr>
            </w:pPr>
            <w:r w:rsidRPr="002D5D34">
              <w:rPr>
                <w:sz w:val="18"/>
                <w:szCs w:val="18"/>
                <w:rPrChange w:id="3100" w:author="Mostafa Sameer" w:date="2024-10-16T02:02:00Z" w16du:dateUtc="2024-10-16T06:02:00Z">
                  <w:rPr>
                    <w:sz w:val="24"/>
                    <w:szCs w:val="24"/>
                  </w:rPr>
                </w:rPrChange>
              </w:rPr>
              <w:t>Gan Chowdhury</w:t>
            </w:r>
          </w:p>
        </w:tc>
        <w:tc>
          <w:tcPr>
            <w:tcW w:w="885" w:type="dxa"/>
          </w:tcPr>
          <w:p w14:paraId="00000206" w14:textId="77777777" w:rsidR="00A67222" w:rsidRPr="002D5D34" w:rsidRDefault="005F6334">
            <w:pPr>
              <w:jc w:val="center"/>
              <w:rPr>
                <w:sz w:val="18"/>
                <w:szCs w:val="18"/>
                <w:rPrChange w:id="3101" w:author="Mostafa Sameer" w:date="2024-10-16T02:02:00Z" w16du:dateUtc="2024-10-16T06:02:00Z">
                  <w:rPr>
                    <w:sz w:val="24"/>
                    <w:szCs w:val="24"/>
                  </w:rPr>
                </w:rPrChange>
              </w:rPr>
            </w:pPr>
            <w:r w:rsidRPr="002D5D34">
              <w:rPr>
                <w:sz w:val="18"/>
                <w:szCs w:val="18"/>
                <w:rPrChange w:id="3102" w:author="Mostafa Sameer" w:date="2024-10-16T02:02:00Z" w16du:dateUtc="2024-10-16T06:02:00Z">
                  <w:rPr>
                    <w:sz w:val="24"/>
                    <w:szCs w:val="24"/>
                  </w:rPr>
                </w:rPrChange>
              </w:rPr>
              <w:t>AGC</w:t>
            </w:r>
          </w:p>
        </w:tc>
        <w:tc>
          <w:tcPr>
            <w:tcW w:w="3945" w:type="dxa"/>
          </w:tcPr>
          <w:p w14:paraId="00000207" w14:textId="77777777" w:rsidR="00A67222" w:rsidRPr="002D5D34" w:rsidRDefault="005F6334">
            <w:pPr>
              <w:jc w:val="center"/>
              <w:rPr>
                <w:sz w:val="18"/>
                <w:szCs w:val="18"/>
                <w:rPrChange w:id="3103" w:author="Mostafa Sameer" w:date="2024-10-16T02:02:00Z" w16du:dateUtc="2024-10-16T06:02:00Z">
                  <w:rPr>
                    <w:sz w:val="24"/>
                    <w:szCs w:val="24"/>
                  </w:rPr>
                </w:rPrChange>
              </w:rPr>
            </w:pPr>
            <w:r w:rsidRPr="002D5D34">
              <w:rPr>
                <w:sz w:val="18"/>
                <w:szCs w:val="18"/>
                <w:rPrChange w:id="3104" w:author="Mostafa Sameer" w:date="2024-10-16T02:02:00Z" w16du:dateUtc="2024-10-16T06:02:00Z">
                  <w:rPr>
                    <w:sz w:val="24"/>
                    <w:szCs w:val="24"/>
                  </w:rPr>
                </w:rPrChange>
              </w:rPr>
              <w:t>chowdhur@fiu.edu</w:t>
            </w:r>
          </w:p>
        </w:tc>
        <w:tc>
          <w:tcPr>
            <w:tcW w:w="1140" w:type="dxa"/>
          </w:tcPr>
          <w:p w14:paraId="00000208" w14:textId="77777777" w:rsidR="00A67222" w:rsidRPr="002D5D34" w:rsidRDefault="005F6334">
            <w:pPr>
              <w:jc w:val="center"/>
              <w:rPr>
                <w:sz w:val="18"/>
                <w:szCs w:val="18"/>
                <w:rPrChange w:id="3105" w:author="Mostafa Sameer" w:date="2024-10-16T02:02:00Z" w16du:dateUtc="2024-10-16T06:02:00Z">
                  <w:rPr>
                    <w:sz w:val="24"/>
                    <w:szCs w:val="24"/>
                  </w:rPr>
                </w:rPrChange>
              </w:rPr>
            </w:pPr>
            <w:r w:rsidRPr="002D5D34">
              <w:rPr>
                <w:sz w:val="18"/>
                <w:szCs w:val="18"/>
                <w:rPrChange w:id="3106" w:author="Mostafa Sameer" w:date="2024-10-16T02:02:00Z" w16du:dateUtc="2024-10-16T06:02:00Z">
                  <w:rPr>
                    <w:sz w:val="24"/>
                    <w:szCs w:val="24"/>
                  </w:rPr>
                </w:rPrChange>
              </w:rPr>
              <w:t>N</w:t>
            </w:r>
          </w:p>
        </w:tc>
      </w:tr>
      <w:tr w:rsidR="00A67222" w:rsidRPr="002D5D34" w14:paraId="39BB7E5E" w14:textId="77777777">
        <w:tc>
          <w:tcPr>
            <w:tcW w:w="660" w:type="dxa"/>
          </w:tcPr>
          <w:p w14:paraId="00000209" w14:textId="77777777" w:rsidR="00A67222" w:rsidRPr="002D5D34" w:rsidRDefault="005F6334">
            <w:pPr>
              <w:jc w:val="center"/>
              <w:rPr>
                <w:sz w:val="18"/>
                <w:szCs w:val="18"/>
                <w:rPrChange w:id="3107" w:author="Mostafa Sameer" w:date="2024-10-16T02:02:00Z" w16du:dateUtc="2024-10-16T06:02:00Z">
                  <w:rPr>
                    <w:sz w:val="24"/>
                    <w:szCs w:val="24"/>
                  </w:rPr>
                </w:rPrChange>
              </w:rPr>
            </w:pPr>
            <w:r w:rsidRPr="002D5D34">
              <w:rPr>
                <w:sz w:val="18"/>
                <w:szCs w:val="18"/>
                <w:rPrChange w:id="3108" w:author="Mostafa Sameer" w:date="2024-10-16T02:02:00Z" w16du:dateUtc="2024-10-16T06:02:00Z">
                  <w:rPr>
                    <w:sz w:val="24"/>
                    <w:szCs w:val="24"/>
                  </w:rPr>
                </w:rPrChange>
              </w:rPr>
              <w:t>19</w:t>
            </w:r>
          </w:p>
        </w:tc>
        <w:tc>
          <w:tcPr>
            <w:tcW w:w="1455" w:type="dxa"/>
          </w:tcPr>
          <w:p w14:paraId="0000020A" w14:textId="77777777" w:rsidR="00A67222" w:rsidRPr="002D5D34" w:rsidRDefault="005F6334">
            <w:pPr>
              <w:jc w:val="center"/>
              <w:rPr>
                <w:sz w:val="18"/>
                <w:szCs w:val="18"/>
                <w:rPrChange w:id="3109" w:author="Mostafa Sameer" w:date="2024-10-16T02:02:00Z" w16du:dateUtc="2024-10-16T06:02:00Z">
                  <w:rPr>
                    <w:sz w:val="24"/>
                    <w:szCs w:val="24"/>
                  </w:rPr>
                </w:rPrChange>
              </w:rPr>
            </w:pPr>
            <w:r w:rsidRPr="002D5D34">
              <w:rPr>
                <w:sz w:val="18"/>
                <w:szCs w:val="18"/>
                <w:rPrChange w:id="3110" w:author="Mostafa Sameer" w:date="2024-10-16T02:02:00Z" w16du:dateUtc="2024-10-16T06:02:00Z">
                  <w:rPr>
                    <w:sz w:val="24"/>
                    <w:szCs w:val="24"/>
                  </w:rPr>
                </w:rPrChange>
              </w:rPr>
              <w:t>Ryan</w:t>
            </w:r>
          </w:p>
        </w:tc>
        <w:tc>
          <w:tcPr>
            <w:tcW w:w="1545" w:type="dxa"/>
          </w:tcPr>
          <w:p w14:paraId="0000020B" w14:textId="77777777" w:rsidR="00A67222" w:rsidRPr="002D5D34" w:rsidRDefault="005F6334">
            <w:pPr>
              <w:jc w:val="center"/>
              <w:rPr>
                <w:sz w:val="18"/>
                <w:szCs w:val="18"/>
                <w:rPrChange w:id="3111" w:author="Mostafa Sameer" w:date="2024-10-16T02:02:00Z" w16du:dateUtc="2024-10-16T06:02:00Z">
                  <w:rPr>
                    <w:sz w:val="24"/>
                    <w:szCs w:val="24"/>
                  </w:rPr>
                </w:rPrChange>
              </w:rPr>
            </w:pPr>
            <w:proofErr w:type="spellStart"/>
            <w:r w:rsidRPr="002D5D34">
              <w:rPr>
                <w:sz w:val="18"/>
                <w:szCs w:val="18"/>
                <w:rPrChange w:id="3112" w:author="Mostafa Sameer" w:date="2024-10-16T02:02:00Z" w16du:dateUtc="2024-10-16T06:02:00Z">
                  <w:rPr>
                    <w:sz w:val="24"/>
                    <w:szCs w:val="24"/>
                  </w:rPr>
                </w:rPrChange>
              </w:rPr>
              <w:t>Catarelli</w:t>
            </w:r>
            <w:proofErr w:type="spellEnd"/>
          </w:p>
        </w:tc>
        <w:tc>
          <w:tcPr>
            <w:tcW w:w="885" w:type="dxa"/>
          </w:tcPr>
          <w:p w14:paraId="0000020C" w14:textId="77777777" w:rsidR="00A67222" w:rsidRPr="002D5D34" w:rsidRDefault="005F6334">
            <w:pPr>
              <w:jc w:val="center"/>
              <w:rPr>
                <w:sz w:val="18"/>
                <w:szCs w:val="18"/>
                <w:rPrChange w:id="3113" w:author="Mostafa Sameer" w:date="2024-10-16T02:02:00Z" w16du:dateUtc="2024-10-16T06:02:00Z">
                  <w:rPr>
                    <w:sz w:val="24"/>
                    <w:szCs w:val="24"/>
                  </w:rPr>
                </w:rPrChange>
              </w:rPr>
            </w:pPr>
            <w:r w:rsidRPr="002D5D34">
              <w:rPr>
                <w:sz w:val="18"/>
                <w:szCs w:val="18"/>
                <w:rPrChange w:id="3114" w:author="Mostafa Sameer" w:date="2024-10-16T02:02:00Z" w16du:dateUtc="2024-10-16T06:02:00Z">
                  <w:rPr>
                    <w:sz w:val="24"/>
                    <w:szCs w:val="24"/>
                  </w:rPr>
                </w:rPrChange>
              </w:rPr>
              <w:t>RC</w:t>
            </w:r>
          </w:p>
        </w:tc>
        <w:tc>
          <w:tcPr>
            <w:tcW w:w="3945" w:type="dxa"/>
          </w:tcPr>
          <w:p w14:paraId="0000020D" w14:textId="77777777" w:rsidR="00A67222" w:rsidRPr="002D5D34" w:rsidRDefault="005F6334">
            <w:pPr>
              <w:jc w:val="center"/>
              <w:rPr>
                <w:sz w:val="18"/>
                <w:szCs w:val="18"/>
                <w:rPrChange w:id="3115" w:author="Mostafa Sameer" w:date="2024-10-16T02:02:00Z" w16du:dateUtc="2024-10-16T06:02:00Z">
                  <w:rPr>
                    <w:sz w:val="24"/>
                    <w:szCs w:val="24"/>
                  </w:rPr>
                </w:rPrChange>
              </w:rPr>
            </w:pPr>
            <w:r w:rsidRPr="002D5D34">
              <w:rPr>
                <w:sz w:val="18"/>
                <w:szCs w:val="18"/>
                <w:rPrChange w:id="3116" w:author="Mostafa Sameer" w:date="2024-10-16T02:02:00Z" w16du:dateUtc="2024-10-16T06:02:00Z">
                  <w:rPr>
                    <w:sz w:val="24"/>
                    <w:szCs w:val="24"/>
                  </w:rPr>
                </w:rPrChange>
              </w:rPr>
              <w:t>ryan.catarelli@essie.ufl.edu</w:t>
            </w:r>
          </w:p>
        </w:tc>
        <w:tc>
          <w:tcPr>
            <w:tcW w:w="1140" w:type="dxa"/>
          </w:tcPr>
          <w:p w14:paraId="0000020E" w14:textId="77777777" w:rsidR="00A67222" w:rsidRPr="002D5D34" w:rsidRDefault="005F6334">
            <w:pPr>
              <w:jc w:val="center"/>
              <w:rPr>
                <w:sz w:val="18"/>
                <w:szCs w:val="18"/>
                <w:rPrChange w:id="3117" w:author="Mostafa Sameer" w:date="2024-10-16T02:02:00Z" w16du:dateUtc="2024-10-16T06:02:00Z">
                  <w:rPr>
                    <w:sz w:val="24"/>
                    <w:szCs w:val="24"/>
                  </w:rPr>
                </w:rPrChange>
              </w:rPr>
            </w:pPr>
            <w:r w:rsidRPr="002D5D34">
              <w:rPr>
                <w:sz w:val="18"/>
                <w:szCs w:val="18"/>
                <w:rPrChange w:id="3118" w:author="Mostafa Sameer" w:date="2024-10-16T02:02:00Z" w16du:dateUtc="2024-10-16T06:02:00Z">
                  <w:rPr>
                    <w:sz w:val="24"/>
                    <w:szCs w:val="24"/>
                  </w:rPr>
                </w:rPrChange>
              </w:rPr>
              <w:t>Y</w:t>
            </w:r>
          </w:p>
        </w:tc>
      </w:tr>
      <w:tr w:rsidR="00A67222" w:rsidRPr="002D5D34" w14:paraId="68EBC0DA" w14:textId="77777777">
        <w:tc>
          <w:tcPr>
            <w:tcW w:w="660" w:type="dxa"/>
          </w:tcPr>
          <w:p w14:paraId="0000020F" w14:textId="77777777" w:rsidR="00A67222" w:rsidRPr="002D5D34" w:rsidRDefault="005F6334">
            <w:pPr>
              <w:jc w:val="center"/>
              <w:rPr>
                <w:sz w:val="18"/>
                <w:szCs w:val="18"/>
                <w:rPrChange w:id="3119" w:author="Mostafa Sameer" w:date="2024-10-16T02:02:00Z" w16du:dateUtc="2024-10-16T06:02:00Z">
                  <w:rPr>
                    <w:sz w:val="24"/>
                    <w:szCs w:val="24"/>
                  </w:rPr>
                </w:rPrChange>
              </w:rPr>
            </w:pPr>
            <w:r w:rsidRPr="002D5D34">
              <w:rPr>
                <w:sz w:val="18"/>
                <w:szCs w:val="18"/>
                <w:rPrChange w:id="3120" w:author="Mostafa Sameer" w:date="2024-10-16T02:02:00Z" w16du:dateUtc="2024-10-16T06:02:00Z">
                  <w:rPr>
                    <w:sz w:val="24"/>
                    <w:szCs w:val="24"/>
                  </w:rPr>
                </w:rPrChange>
              </w:rPr>
              <w:t>20</w:t>
            </w:r>
          </w:p>
        </w:tc>
        <w:tc>
          <w:tcPr>
            <w:tcW w:w="1455" w:type="dxa"/>
          </w:tcPr>
          <w:p w14:paraId="00000210" w14:textId="77777777" w:rsidR="00A67222" w:rsidRPr="002D5D34" w:rsidRDefault="005F6334">
            <w:pPr>
              <w:jc w:val="center"/>
              <w:rPr>
                <w:sz w:val="18"/>
                <w:szCs w:val="18"/>
                <w:rPrChange w:id="3121" w:author="Mostafa Sameer" w:date="2024-10-16T02:02:00Z" w16du:dateUtc="2024-10-16T06:02:00Z">
                  <w:rPr>
                    <w:sz w:val="24"/>
                    <w:szCs w:val="24"/>
                  </w:rPr>
                </w:rPrChange>
              </w:rPr>
            </w:pPr>
            <w:r w:rsidRPr="002D5D34">
              <w:rPr>
                <w:sz w:val="18"/>
                <w:szCs w:val="18"/>
                <w:rPrChange w:id="3122" w:author="Mostafa Sameer" w:date="2024-10-16T02:02:00Z" w16du:dateUtc="2024-10-16T06:02:00Z">
                  <w:rPr>
                    <w:sz w:val="24"/>
                    <w:szCs w:val="24"/>
                  </w:rPr>
                </w:rPrChange>
              </w:rPr>
              <w:t>Mo</w:t>
            </w:r>
          </w:p>
        </w:tc>
        <w:tc>
          <w:tcPr>
            <w:tcW w:w="1545" w:type="dxa"/>
          </w:tcPr>
          <w:p w14:paraId="00000211" w14:textId="77777777" w:rsidR="00A67222" w:rsidRPr="002D5D34" w:rsidRDefault="005F6334">
            <w:pPr>
              <w:jc w:val="center"/>
              <w:rPr>
                <w:sz w:val="18"/>
                <w:szCs w:val="18"/>
                <w:rPrChange w:id="3123" w:author="Mostafa Sameer" w:date="2024-10-16T02:02:00Z" w16du:dateUtc="2024-10-16T06:02:00Z">
                  <w:rPr>
                    <w:sz w:val="24"/>
                    <w:szCs w:val="24"/>
                  </w:rPr>
                </w:rPrChange>
              </w:rPr>
            </w:pPr>
            <w:r w:rsidRPr="002D5D34">
              <w:rPr>
                <w:sz w:val="18"/>
                <w:szCs w:val="18"/>
                <w:rPrChange w:id="3124" w:author="Mostafa Sameer" w:date="2024-10-16T02:02:00Z" w16du:dateUtc="2024-10-16T06:02:00Z">
                  <w:rPr>
                    <w:sz w:val="24"/>
                    <w:szCs w:val="24"/>
                  </w:rPr>
                </w:rPrChange>
              </w:rPr>
              <w:t>Madani</w:t>
            </w:r>
          </w:p>
        </w:tc>
        <w:tc>
          <w:tcPr>
            <w:tcW w:w="885" w:type="dxa"/>
          </w:tcPr>
          <w:p w14:paraId="00000212" w14:textId="77777777" w:rsidR="00A67222" w:rsidRPr="002D5D34" w:rsidRDefault="005F6334">
            <w:pPr>
              <w:jc w:val="center"/>
              <w:rPr>
                <w:sz w:val="18"/>
                <w:szCs w:val="18"/>
                <w:rPrChange w:id="3125" w:author="Mostafa Sameer" w:date="2024-10-16T02:02:00Z" w16du:dateUtc="2024-10-16T06:02:00Z">
                  <w:rPr>
                    <w:sz w:val="24"/>
                    <w:szCs w:val="24"/>
                  </w:rPr>
                </w:rPrChange>
              </w:rPr>
            </w:pPr>
            <w:r w:rsidRPr="002D5D34">
              <w:rPr>
                <w:sz w:val="18"/>
                <w:szCs w:val="18"/>
                <w:rPrChange w:id="3126" w:author="Mostafa Sameer" w:date="2024-10-16T02:02:00Z" w16du:dateUtc="2024-10-16T06:02:00Z">
                  <w:rPr>
                    <w:sz w:val="24"/>
                    <w:szCs w:val="24"/>
                  </w:rPr>
                </w:rPrChange>
              </w:rPr>
              <w:t>MM</w:t>
            </w:r>
          </w:p>
        </w:tc>
        <w:tc>
          <w:tcPr>
            <w:tcW w:w="3945" w:type="dxa"/>
          </w:tcPr>
          <w:p w14:paraId="00000213" w14:textId="77777777" w:rsidR="00A67222" w:rsidRPr="002D5D34" w:rsidRDefault="005F6334">
            <w:pPr>
              <w:jc w:val="center"/>
              <w:rPr>
                <w:sz w:val="18"/>
                <w:szCs w:val="18"/>
                <w:rPrChange w:id="3127" w:author="Mostafa Sameer" w:date="2024-10-16T02:02:00Z" w16du:dateUtc="2024-10-16T06:02:00Z">
                  <w:rPr>
                    <w:sz w:val="24"/>
                    <w:szCs w:val="24"/>
                  </w:rPr>
                </w:rPrChange>
              </w:rPr>
            </w:pPr>
            <w:r w:rsidRPr="002D5D34">
              <w:rPr>
                <w:sz w:val="18"/>
                <w:szCs w:val="18"/>
                <w:rPrChange w:id="3128" w:author="Mostafa Sameer" w:date="2024-10-16T02:02:00Z" w16du:dateUtc="2024-10-16T06:02:00Z">
                  <w:rPr>
                    <w:sz w:val="24"/>
                    <w:szCs w:val="24"/>
                  </w:rPr>
                </w:rPrChange>
              </w:rPr>
              <w:t>mo.madani@myfloridalicense.com</w:t>
            </w:r>
          </w:p>
        </w:tc>
        <w:tc>
          <w:tcPr>
            <w:tcW w:w="1140" w:type="dxa"/>
          </w:tcPr>
          <w:p w14:paraId="00000214" w14:textId="77777777" w:rsidR="00A67222" w:rsidRPr="002D5D34" w:rsidRDefault="005F6334">
            <w:pPr>
              <w:jc w:val="center"/>
              <w:rPr>
                <w:sz w:val="18"/>
                <w:szCs w:val="18"/>
                <w:rPrChange w:id="3129" w:author="Mostafa Sameer" w:date="2024-10-16T02:02:00Z" w16du:dateUtc="2024-10-16T06:02:00Z">
                  <w:rPr>
                    <w:sz w:val="24"/>
                    <w:szCs w:val="24"/>
                  </w:rPr>
                </w:rPrChange>
              </w:rPr>
            </w:pPr>
            <w:r w:rsidRPr="002D5D34">
              <w:rPr>
                <w:sz w:val="18"/>
                <w:szCs w:val="18"/>
                <w:rPrChange w:id="3130" w:author="Mostafa Sameer" w:date="2024-10-16T02:02:00Z" w16du:dateUtc="2024-10-16T06:02:00Z">
                  <w:rPr>
                    <w:sz w:val="24"/>
                    <w:szCs w:val="24"/>
                  </w:rPr>
                </w:rPrChange>
              </w:rPr>
              <w:t>N</w:t>
            </w:r>
          </w:p>
        </w:tc>
      </w:tr>
    </w:tbl>
    <w:p w14:paraId="00000215" w14:textId="77777777" w:rsidR="00A67222" w:rsidRPr="002D5D34" w:rsidRDefault="00A67222">
      <w:pPr>
        <w:spacing w:after="160" w:line="259" w:lineRule="auto"/>
        <w:jc w:val="both"/>
        <w:rPr>
          <w:b/>
          <w:sz w:val="18"/>
          <w:szCs w:val="18"/>
          <w:rPrChange w:id="3131" w:author="Mostafa Sameer" w:date="2024-10-16T02:02:00Z" w16du:dateUtc="2024-10-16T06:02:00Z">
            <w:rPr>
              <w:b/>
              <w:sz w:val="24"/>
              <w:szCs w:val="24"/>
            </w:rPr>
          </w:rPrChange>
        </w:rPr>
      </w:pPr>
    </w:p>
    <w:p w14:paraId="00000216" w14:textId="77777777" w:rsidR="00A67222" w:rsidRPr="00312C2E" w:rsidRDefault="005F6334">
      <w:pPr>
        <w:spacing w:after="160" w:line="259" w:lineRule="auto"/>
        <w:jc w:val="both"/>
        <w:rPr>
          <w:b/>
          <w:rPrChange w:id="3132" w:author="Mostafa Sameer" w:date="2024-10-16T00:55:00Z" w16du:dateUtc="2024-10-16T04:55:00Z">
            <w:rPr>
              <w:b/>
              <w:sz w:val="24"/>
              <w:szCs w:val="24"/>
            </w:rPr>
          </w:rPrChange>
        </w:rPr>
      </w:pPr>
      <w:r w:rsidRPr="00312C2E">
        <w:rPr>
          <w:b/>
          <w:rPrChange w:id="3133" w:author="Mostafa Sameer" w:date="2024-10-16T00:55:00Z" w16du:dateUtc="2024-10-16T04:55:00Z">
            <w:rPr>
              <w:b/>
              <w:sz w:val="24"/>
              <w:szCs w:val="24"/>
            </w:rPr>
          </w:rPrChange>
        </w:rPr>
        <w:t>Meeting #1 - Key Questions</w:t>
      </w:r>
    </w:p>
    <w:p w14:paraId="00000217" w14:textId="221EF9B0" w:rsidR="00A67222" w:rsidRPr="00312C2E" w:rsidRDefault="005F6334">
      <w:pPr>
        <w:numPr>
          <w:ilvl w:val="0"/>
          <w:numId w:val="3"/>
        </w:numPr>
        <w:spacing w:line="259" w:lineRule="auto"/>
        <w:jc w:val="both"/>
        <w:rPr>
          <w:rPrChange w:id="3134" w:author="Mostafa Sameer" w:date="2024-10-16T00:55:00Z" w16du:dateUtc="2024-10-16T04:55:00Z">
            <w:rPr>
              <w:sz w:val="24"/>
              <w:szCs w:val="24"/>
            </w:rPr>
          </w:rPrChange>
        </w:rPr>
      </w:pPr>
      <w:r w:rsidRPr="00312C2E">
        <w:rPr>
          <w:rPrChange w:id="3135" w:author="Mostafa Sameer" w:date="2024-10-16T00:55:00Z" w16du:dateUtc="2024-10-16T04:55:00Z">
            <w:rPr>
              <w:sz w:val="24"/>
              <w:szCs w:val="24"/>
            </w:rPr>
          </w:rPrChange>
        </w:rPr>
        <w:t xml:space="preserve">How can the limitations </w:t>
      </w:r>
      <w:r w:rsidR="0036219E">
        <w:t>of</w:t>
      </w:r>
      <w:r w:rsidRPr="00312C2E">
        <w:rPr>
          <w:rPrChange w:id="3136" w:author="Mostafa Sameer" w:date="2024-10-16T00:55:00Z" w16du:dateUtc="2024-10-16T04:55:00Z">
            <w:rPr>
              <w:sz w:val="24"/>
              <w:szCs w:val="24"/>
            </w:rPr>
          </w:rPrChange>
        </w:rPr>
        <w:t xml:space="preserve"> the current pass/fail criteria for water intrusion tests be addressed to better reflect the real-world performance </w:t>
      </w:r>
      <w:r w:rsidR="0036219E">
        <w:t>and</w:t>
      </w:r>
      <w:r w:rsidRPr="00312C2E">
        <w:rPr>
          <w:rPrChange w:id="3137" w:author="Mostafa Sameer" w:date="2024-10-16T00:55:00Z" w16du:dateUtc="2024-10-16T04:55:00Z">
            <w:rPr>
              <w:sz w:val="24"/>
              <w:szCs w:val="24"/>
            </w:rPr>
          </w:rPrChange>
        </w:rPr>
        <w:t xml:space="preserve"> reliability </w:t>
      </w:r>
      <w:r w:rsidR="0036219E">
        <w:t>of</w:t>
      </w:r>
      <w:r w:rsidRPr="00312C2E">
        <w:rPr>
          <w:rPrChange w:id="3138" w:author="Mostafa Sameer" w:date="2024-10-16T00:55:00Z" w16du:dateUtc="2024-10-16T04:55:00Z">
            <w:rPr>
              <w:sz w:val="24"/>
              <w:szCs w:val="24"/>
            </w:rPr>
          </w:rPrChange>
        </w:rPr>
        <w:t xml:space="preserve"> sliding glass doors?</w:t>
      </w:r>
    </w:p>
    <w:p w14:paraId="00000218" w14:textId="38254AD5" w:rsidR="00A67222" w:rsidRPr="00312C2E" w:rsidRDefault="005F6334">
      <w:pPr>
        <w:numPr>
          <w:ilvl w:val="0"/>
          <w:numId w:val="3"/>
        </w:numPr>
        <w:spacing w:line="259" w:lineRule="auto"/>
        <w:jc w:val="both"/>
        <w:rPr>
          <w:rPrChange w:id="3139" w:author="Mostafa Sameer" w:date="2024-10-16T00:55:00Z" w16du:dateUtc="2024-10-16T04:55:00Z">
            <w:rPr>
              <w:sz w:val="24"/>
              <w:szCs w:val="24"/>
            </w:rPr>
          </w:rPrChange>
        </w:rPr>
      </w:pPr>
      <w:r w:rsidRPr="00312C2E">
        <w:rPr>
          <w:rPrChange w:id="3140" w:author="Mostafa Sameer" w:date="2024-10-16T00:55:00Z" w16du:dateUtc="2024-10-16T04:55:00Z">
            <w:rPr>
              <w:sz w:val="24"/>
              <w:szCs w:val="24"/>
            </w:rPr>
          </w:rPrChange>
        </w:rPr>
        <w:t xml:space="preserve">What are the implications </w:t>
      </w:r>
      <w:r w:rsidR="0036219E">
        <w:t>of</w:t>
      </w:r>
      <w:r w:rsidRPr="00312C2E">
        <w:rPr>
          <w:rPrChange w:id="3141" w:author="Mostafa Sameer" w:date="2024-10-16T00:55:00Z" w16du:dateUtc="2024-10-16T04:55:00Z">
            <w:rPr>
              <w:sz w:val="24"/>
              <w:szCs w:val="24"/>
            </w:rPr>
          </w:rPrChange>
        </w:rPr>
        <w:t xml:space="preserve"> using different sample sizes in water intrusion studies, </w:t>
      </w:r>
      <w:r w:rsidR="0036219E">
        <w:t>and</w:t>
      </w:r>
      <w:r w:rsidRPr="00312C2E">
        <w:rPr>
          <w:rPrChange w:id="3142" w:author="Mostafa Sameer" w:date="2024-10-16T00:55:00Z" w16du:dateUtc="2024-10-16T04:55:00Z">
            <w:rPr>
              <w:sz w:val="24"/>
              <w:szCs w:val="24"/>
            </w:rPr>
          </w:rPrChange>
        </w:rPr>
        <w:t xml:space="preserve"> how might this variability impact the accuracy </w:t>
      </w:r>
      <w:r w:rsidR="0036219E">
        <w:t>and</w:t>
      </w:r>
      <w:r w:rsidRPr="00312C2E">
        <w:rPr>
          <w:rPrChange w:id="3143" w:author="Mostafa Sameer" w:date="2024-10-16T00:55:00Z" w16du:dateUtc="2024-10-16T04:55:00Z">
            <w:rPr>
              <w:sz w:val="24"/>
              <w:szCs w:val="24"/>
            </w:rPr>
          </w:rPrChange>
        </w:rPr>
        <w:t xml:space="preserve"> generalizability </w:t>
      </w:r>
      <w:r w:rsidR="0036219E">
        <w:t>of</w:t>
      </w:r>
      <w:r w:rsidRPr="00312C2E">
        <w:rPr>
          <w:rPrChange w:id="3144" w:author="Mostafa Sameer" w:date="2024-10-16T00:55:00Z" w16du:dateUtc="2024-10-16T04:55:00Z">
            <w:rPr>
              <w:sz w:val="24"/>
              <w:szCs w:val="24"/>
            </w:rPr>
          </w:rPrChange>
        </w:rPr>
        <w:t xml:space="preserve"> the test results?</w:t>
      </w:r>
    </w:p>
    <w:p w14:paraId="00000219" w14:textId="72F2DBD7" w:rsidR="00A67222" w:rsidRPr="00312C2E" w:rsidRDefault="005F6334">
      <w:pPr>
        <w:numPr>
          <w:ilvl w:val="0"/>
          <w:numId w:val="3"/>
        </w:numPr>
        <w:spacing w:line="259" w:lineRule="auto"/>
        <w:jc w:val="both"/>
        <w:rPr>
          <w:rPrChange w:id="3145" w:author="Mostafa Sameer" w:date="2024-10-16T00:55:00Z" w16du:dateUtc="2024-10-16T04:55:00Z">
            <w:rPr>
              <w:sz w:val="24"/>
              <w:szCs w:val="24"/>
            </w:rPr>
          </w:rPrChange>
        </w:rPr>
      </w:pPr>
      <w:r w:rsidRPr="00312C2E">
        <w:rPr>
          <w:rPrChange w:id="3146" w:author="Mostafa Sameer" w:date="2024-10-16T00:55:00Z" w16du:dateUtc="2024-10-16T04:55:00Z">
            <w:rPr>
              <w:sz w:val="24"/>
              <w:szCs w:val="24"/>
            </w:rPr>
          </w:rPrChange>
        </w:rPr>
        <w:t>How can future st</w:t>
      </w:r>
      <w:r w:rsidR="0036219E">
        <w:t>and</w:t>
      </w:r>
      <w:r w:rsidRPr="00312C2E">
        <w:rPr>
          <w:rPrChange w:id="3147" w:author="Mostafa Sameer" w:date="2024-10-16T00:55:00Z" w16du:dateUtc="2024-10-16T04:55:00Z">
            <w:rPr>
              <w:sz w:val="24"/>
              <w:szCs w:val="24"/>
            </w:rPr>
          </w:rPrChange>
        </w:rPr>
        <w:t>ards for WDR testing be adapted to incorporate performance-based criteria rather than the existing binary pass/fail system?</w:t>
      </w:r>
    </w:p>
    <w:p w14:paraId="0000021A" w14:textId="206CC7E2" w:rsidR="00A67222" w:rsidRPr="00312C2E" w:rsidRDefault="005F6334">
      <w:pPr>
        <w:numPr>
          <w:ilvl w:val="0"/>
          <w:numId w:val="3"/>
        </w:numPr>
        <w:spacing w:line="259" w:lineRule="auto"/>
        <w:jc w:val="both"/>
        <w:rPr>
          <w:rPrChange w:id="3148" w:author="Mostafa Sameer" w:date="2024-10-16T00:55:00Z" w16du:dateUtc="2024-10-16T04:55:00Z">
            <w:rPr>
              <w:sz w:val="24"/>
              <w:szCs w:val="24"/>
            </w:rPr>
          </w:rPrChange>
        </w:rPr>
      </w:pPr>
      <w:r w:rsidRPr="00312C2E">
        <w:rPr>
          <w:rPrChange w:id="3149" w:author="Mostafa Sameer" w:date="2024-10-16T00:55:00Z" w16du:dateUtc="2024-10-16T04:55:00Z">
            <w:rPr>
              <w:sz w:val="24"/>
              <w:szCs w:val="24"/>
            </w:rPr>
          </w:rPrChange>
        </w:rPr>
        <w:t xml:space="preserve">What are the potential challenges </w:t>
      </w:r>
      <w:r w:rsidR="0036219E">
        <w:t>and</w:t>
      </w:r>
      <w:r w:rsidRPr="00312C2E">
        <w:rPr>
          <w:rPrChange w:id="3150" w:author="Mostafa Sameer" w:date="2024-10-16T00:55:00Z" w16du:dateUtc="2024-10-16T04:55:00Z">
            <w:rPr>
              <w:sz w:val="24"/>
              <w:szCs w:val="24"/>
            </w:rPr>
          </w:rPrChange>
        </w:rPr>
        <w:t xml:space="preserve"> benefits </w:t>
      </w:r>
      <w:r w:rsidR="0036219E">
        <w:t>of</w:t>
      </w:r>
      <w:r w:rsidRPr="00312C2E">
        <w:rPr>
          <w:rPrChange w:id="3151" w:author="Mostafa Sameer" w:date="2024-10-16T00:55:00Z" w16du:dateUtc="2024-10-16T04:55:00Z">
            <w:rPr>
              <w:sz w:val="24"/>
              <w:szCs w:val="24"/>
            </w:rPr>
          </w:rPrChange>
        </w:rPr>
        <w:t xml:space="preserve"> conducting multi-facility studies to assess the water intrusion resistance </w:t>
      </w:r>
      <w:r w:rsidR="0036219E">
        <w:t>of</w:t>
      </w:r>
      <w:r w:rsidRPr="00312C2E">
        <w:rPr>
          <w:rPrChange w:id="3152" w:author="Mostafa Sameer" w:date="2024-10-16T00:55:00Z" w16du:dateUtc="2024-10-16T04:55:00Z">
            <w:rPr>
              <w:sz w:val="24"/>
              <w:szCs w:val="24"/>
            </w:rPr>
          </w:rPrChange>
        </w:rPr>
        <w:t xml:space="preserve"> different sliding glass door models from various manufacturers?</w:t>
      </w:r>
    </w:p>
    <w:p w14:paraId="0000021B" w14:textId="5571EE31" w:rsidR="00A67222" w:rsidRPr="00312C2E" w:rsidRDefault="005F6334">
      <w:pPr>
        <w:numPr>
          <w:ilvl w:val="0"/>
          <w:numId w:val="3"/>
        </w:numPr>
        <w:spacing w:after="160" w:line="259" w:lineRule="auto"/>
        <w:jc w:val="both"/>
        <w:rPr>
          <w:rPrChange w:id="3153" w:author="Mostafa Sameer" w:date="2024-10-16T00:55:00Z" w16du:dateUtc="2024-10-16T04:55:00Z">
            <w:rPr>
              <w:sz w:val="24"/>
              <w:szCs w:val="24"/>
            </w:rPr>
          </w:rPrChange>
        </w:rPr>
      </w:pPr>
      <w:r w:rsidRPr="00312C2E">
        <w:rPr>
          <w:rPrChange w:id="3154" w:author="Mostafa Sameer" w:date="2024-10-16T00:55:00Z" w16du:dateUtc="2024-10-16T04:55:00Z">
            <w:rPr>
              <w:sz w:val="24"/>
              <w:szCs w:val="24"/>
            </w:rPr>
          </w:rPrChange>
        </w:rPr>
        <w:t xml:space="preserve">How might the findings from field investigations, such as from Hurricane Ian, contribute to the literature review </w:t>
      </w:r>
      <w:r w:rsidR="0036219E">
        <w:t>and</w:t>
      </w:r>
      <w:r w:rsidRPr="00312C2E">
        <w:rPr>
          <w:rPrChange w:id="3155" w:author="Mostafa Sameer" w:date="2024-10-16T00:55:00Z" w16du:dateUtc="2024-10-16T04:55:00Z">
            <w:rPr>
              <w:sz w:val="24"/>
              <w:szCs w:val="24"/>
            </w:rPr>
          </w:rPrChange>
        </w:rPr>
        <w:t xml:space="preserve"> inform the development </w:t>
      </w:r>
      <w:r w:rsidR="0036219E">
        <w:t>of</w:t>
      </w:r>
      <w:r w:rsidRPr="00312C2E">
        <w:rPr>
          <w:rPrChange w:id="3156" w:author="Mostafa Sameer" w:date="2024-10-16T00:55:00Z" w16du:dateUtc="2024-10-16T04:55:00Z">
            <w:rPr>
              <w:sz w:val="24"/>
              <w:szCs w:val="24"/>
            </w:rPr>
          </w:rPrChange>
        </w:rPr>
        <w:t xml:space="preserve"> more robust WDR st</w:t>
      </w:r>
      <w:r w:rsidR="0036219E">
        <w:t>and</w:t>
      </w:r>
      <w:r w:rsidRPr="00312C2E">
        <w:rPr>
          <w:rPrChange w:id="3157" w:author="Mostafa Sameer" w:date="2024-10-16T00:55:00Z" w16du:dateUtc="2024-10-16T04:55:00Z">
            <w:rPr>
              <w:sz w:val="24"/>
              <w:szCs w:val="24"/>
            </w:rPr>
          </w:rPrChange>
        </w:rPr>
        <w:t xml:space="preserve">ards </w:t>
      </w:r>
      <w:r w:rsidR="0036219E">
        <w:t>and</w:t>
      </w:r>
      <w:r w:rsidRPr="00312C2E">
        <w:rPr>
          <w:rPrChange w:id="3158" w:author="Mostafa Sameer" w:date="2024-10-16T00:55:00Z" w16du:dateUtc="2024-10-16T04:55:00Z">
            <w:rPr>
              <w:sz w:val="24"/>
              <w:szCs w:val="24"/>
            </w:rPr>
          </w:rPrChange>
        </w:rPr>
        <w:t xml:space="preserve"> testing methodologies</w:t>
      </w:r>
    </w:p>
    <w:p w14:paraId="0000021C" w14:textId="77777777" w:rsidR="00A67222" w:rsidRPr="00312C2E" w:rsidRDefault="005F6334">
      <w:pPr>
        <w:spacing w:after="160" w:line="259" w:lineRule="auto"/>
        <w:jc w:val="both"/>
        <w:rPr>
          <w:b/>
          <w:rPrChange w:id="3159" w:author="Mostafa Sameer" w:date="2024-10-16T00:55:00Z" w16du:dateUtc="2024-10-16T04:55:00Z">
            <w:rPr>
              <w:b/>
              <w:sz w:val="24"/>
              <w:szCs w:val="24"/>
            </w:rPr>
          </w:rPrChange>
        </w:rPr>
      </w:pPr>
      <w:r w:rsidRPr="00312C2E">
        <w:rPr>
          <w:b/>
          <w:rPrChange w:id="3160" w:author="Mostafa Sameer" w:date="2024-10-16T00:55:00Z" w16du:dateUtc="2024-10-16T04:55:00Z">
            <w:rPr>
              <w:b/>
              <w:sz w:val="24"/>
              <w:szCs w:val="24"/>
            </w:rPr>
          </w:rPrChange>
        </w:rPr>
        <w:t>Meeting #1 Minutes</w:t>
      </w:r>
    </w:p>
    <w:p w14:paraId="0000021D" w14:textId="34512105" w:rsidR="00A67222" w:rsidRPr="00312C2E" w:rsidRDefault="005F6334" w:rsidP="00126C4D">
      <w:pPr>
        <w:spacing w:after="160" w:line="259" w:lineRule="auto"/>
        <w:rPr>
          <w:rPrChange w:id="3161" w:author="Mostafa Sameer" w:date="2024-10-16T00:55:00Z" w16du:dateUtc="2024-10-16T04:55:00Z">
            <w:rPr>
              <w:sz w:val="24"/>
              <w:szCs w:val="24"/>
            </w:rPr>
          </w:rPrChange>
        </w:rPr>
      </w:pPr>
      <w:r w:rsidRPr="00312C2E">
        <w:rPr>
          <w:rPrChange w:id="3162" w:author="Mostafa Sameer" w:date="2024-10-16T00:55:00Z" w16du:dateUtc="2024-10-16T04:55:00Z">
            <w:rPr>
              <w:sz w:val="24"/>
              <w:szCs w:val="24"/>
            </w:rPr>
          </w:rPrChange>
        </w:rPr>
        <w:t xml:space="preserve">1. </w:t>
      </w:r>
      <w:r w:rsidRPr="00312C2E">
        <w:rPr>
          <w:b/>
          <w:rPrChange w:id="3163" w:author="Mostafa Sameer" w:date="2024-10-16T00:55:00Z" w16du:dateUtc="2024-10-16T04:55:00Z">
            <w:rPr>
              <w:b/>
              <w:sz w:val="24"/>
              <w:szCs w:val="24"/>
            </w:rPr>
          </w:rPrChange>
        </w:rPr>
        <w:t>Literature Review strategy</w:t>
      </w:r>
      <w:r w:rsidRPr="00312C2E">
        <w:rPr>
          <w:rPrChange w:id="3164" w:author="Mostafa Sameer" w:date="2024-10-16T00:55:00Z" w16du:dateUtc="2024-10-16T04:55:00Z">
            <w:rPr>
              <w:sz w:val="24"/>
              <w:szCs w:val="24"/>
            </w:rPr>
          </w:rPrChange>
        </w:rPr>
        <w:t xml:space="preserve"> - TAC members </w:t>
      </w:r>
      <w:r w:rsidR="0036219E">
        <w:t>of</w:t>
      </w:r>
      <w:r w:rsidRPr="00312C2E">
        <w:rPr>
          <w:rPrChange w:id="3165" w:author="Mostafa Sameer" w:date="2024-10-16T00:55:00Z" w16du:dateUtc="2024-10-16T04:55:00Z">
            <w:rPr>
              <w:sz w:val="24"/>
              <w:szCs w:val="24"/>
            </w:rPr>
          </w:rPrChange>
        </w:rPr>
        <w:t xml:space="preserve">fered recommendations on resources to use for an extensive review during the team's discussion </w:t>
      </w:r>
      <w:r w:rsidR="0036219E">
        <w:t>of</w:t>
      </w:r>
      <w:r w:rsidRPr="00312C2E">
        <w:rPr>
          <w:rPrChange w:id="3166" w:author="Mostafa Sameer" w:date="2024-10-16T00:55:00Z" w16du:dateUtc="2024-10-16T04:55:00Z">
            <w:rPr>
              <w:sz w:val="24"/>
              <w:szCs w:val="24"/>
            </w:rPr>
          </w:rPrChange>
        </w:rPr>
        <w:t xml:space="preserve"> the strategy for the literature review. </w:t>
      </w:r>
      <w:r w:rsidRPr="00312C2E">
        <w:rPr>
          <w:rPrChange w:id="3167" w:author="Mostafa Sameer" w:date="2024-10-16T00:55:00Z" w16du:dateUtc="2024-10-16T04:55:00Z">
            <w:rPr>
              <w:sz w:val="24"/>
              <w:szCs w:val="24"/>
            </w:rPr>
          </w:rPrChange>
        </w:rPr>
        <w:br/>
      </w:r>
      <w:r w:rsidRPr="00312C2E">
        <w:rPr>
          <w:rPrChange w:id="3168" w:author="Mostafa Sameer" w:date="2024-10-16T00:55:00Z" w16du:dateUtc="2024-10-16T04:55:00Z">
            <w:rPr>
              <w:sz w:val="24"/>
              <w:szCs w:val="24"/>
            </w:rPr>
          </w:rPrChange>
        </w:rPr>
        <w:br/>
        <w:t xml:space="preserve">2. </w:t>
      </w:r>
      <w:r w:rsidRPr="00312C2E">
        <w:rPr>
          <w:b/>
          <w:rPrChange w:id="3169" w:author="Mostafa Sameer" w:date="2024-10-16T00:55:00Z" w16du:dateUtc="2024-10-16T04:55:00Z">
            <w:rPr>
              <w:b/>
              <w:sz w:val="24"/>
              <w:szCs w:val="24"/>
            </w:rPr>
          </w:rPrChange>
        </w:rPr>
        <w:t xml:space="preserve">Revisions </w:t>
      </w:r>
      <w:r w:rsidR="0036219E">
        <w:rPr>
          <w:b/>
        </w:rPr>
        <w:t>of</w:t>
      </w:r>
      <w:r w:rsidRPr="00312C2E">
        <w:rPr>
          <w:b/>
          <w:rPrChange w:id="3170" w:author="Mostafa Sameer" w:date="2024-10-16T00:55:00Z" w16du:dateUtc="2024-10-16T04:55:00Z">
            <w:rPr>
              <w:b/>
              <w:sz w:val="24"/>
              <w:szCs w:val="24"/>
            </w:rPr>
          </w:rPrChange>
        </w:rPr>
        <w:t xml:space="preserve"> Current St</w:t>
      </w:r>
      <w:r w:rsidR="0036219E">
        <w:rPr>
          <w:b/>
        </w:rPr>
        <w:t>and</w:t>
      </w:r>
      <w:r w:rsidRPr="00312C2E">
        <w:rPr>
          <w:b/>
          <w:rPrChange w:id="3171" w:author="Mostafa Sameer" w:date="2024-10-16T00:55:00Z" w16du:dateUtc="2024-10-16T04:55:00Z">
            <w:rPr>
              <w:b/>
              <w:sz w:val="24"/>
              <w:szCs w:val="24"/>
            </w:rPr>
          </w:rPrChange>
        </w:rPr>
        <w:t>ards</w:t>
      </w:r>
      <w:r w:rsidRPr="00312C2E">
        <w:rPr>
          <w:rPrChange w:id="3172" w:author="Mostafa Sameer" w:date="2024-10-16T00:55:00Z" w16du:dateUtc="2024-10-16T04:55:00Z">
            <w:rPr>
              <w:sz w:val="24"/>
              <w:szCs w:val="24"/>
            </w:rPr>
          </w:rPrChange>
        </w:rPr>
        <w:t xml:space="preserve"> - Dr. Ryan </w:t>
      </w:r>
      <w:proofErr w:type="spellStart"/>
      <w:r w:rsidRPr="00312C2E">
        <w:rPr>
          <w:rPrChange w:id="3173" w:author="Mostafa Sameer" w:date="2024-10-16T00:55:00Z" w16du:dateUtc="2024-10-16T04:55:00Z">
            <w:rPr>
              <w:sz w:val="24"/>
              <w:szCs w:val="24"/>
            </w:rPr>
          </w:rPrChange>
        </w:rPr>
        <w:t>Catarelli</w:t>
      </w:r>
      <w:proofErr w:type="spellEnd"/>
      <w:r w:rsidRPr="00312C2E">
        <w:rPr>
          <w:rPrChange w:id="3174" w:author="Mostafa Sameer" w:date="2024-10-16T00:55:00Z" w16du:dateUtc="2024-10-16T04:55:00Z">
            <w:rPr>
              <w:sz w:val="24"/>
              <w:szCs w:val="24"/>
            </w:rPr>
          </w:rPrChange>
        </w:rPr>
        <w:t xml:space="preserve"> drew attention to a major drawback in the current water intrusion guidelines for sliding glass doors (SGDs). </w:t>
      </w:r>
      <w:r w:rsidRPr="00312C2E">
        <w:rPr>
          <w:rPrChange w:id="3175" w:author="Mostafa Sameer" w:date="2024-10-16T00:55:00Z" w16du:dateUtc="2024-10-16T04:55:00Z">
            <w:rPr>
              <w:sz w:val="24"/>
              <w:szCs w:val="24"/>
            </w:rPr>
          </w:rPrChange>
        </w:rPr>
        <w:br/>
        <w:t xml:space="preserve">- A performance-based assessment system would be beneficial since the existing pass/fail criteria, which are based on the infiltration </w:t>
      </w:r>
      <w:r w:rsidR="0036219E">
        <w:t>of</w:t>
      </w:r>
      <w:r w:rsidRPr="00312C2E">
        <w:rPr>
          <w:rPrChange w:id="3176" w:author="Mostafa Sameer" w:date="2024-10-16T00:55:00Z" w16du:dateUtc="2024-10-16T04:55:00Z">
            <w:rPr>
              <w:sz w:val="24"/>
              <w:szCs w:val="24"/>
            </w:rPr>
          </w:rPrChange>
        </w:rPr>
        <w:t xml:space="preserve"> a single drop </w:t>
      </w:r>
      <w:r w:rsidR="0036219E">
        <w:t>of</w:t>
      </w:r>
      <w:r w:rsidRPr="00312C2E">
        <w:rPr>
          <w:rPrChange w:id="3177" w:author="Mostafa Sameer" w:date="2024-10-16T00:55:00Z" w16du:dateUtc="2024-10-16T04:55:00Z">
            <w:rPr>
              <w:sz w:val="24"/>
              <w:szCs w:val="24"/>
            </w:rPr>
          </w:rPrChange>
        </w:rPr>
        <w:t xml:space="preserve"> water, could not adequately reflect real-world performance. </w:t>
      </w:r>
      <w:r w:rsidRPr="00312C2E">
        <w:rPr>
          <w:rPrChange w:id="3178" w:author="Mostafa Sameer" w:date="2024-10-16T00:55:00Z" w16du:dateUtc="2024-10-16T04:55:00Z">
            <w:rPr>
              <w:sz w:val="24"/>
              <w:szCs w:val="24"/>
            </w:rPr>
          </w:rPrChange>
        </w:rPr>
        <w:br/>
      </w:r>
      <w:r w:rsidRPr="00312C2E">
        <w:rPr>
          <w:rPrChange w:id="3179" w:author="Mostafa Sameer" w:date="2024-10-16T00:55:00Z" w16du:dateUtc="2024-10-16T04:55:00Z">
            <w:rPr>
              <w:sz w:val="24"/>
              <w:szCs w:val="24"/>
            </w:rPr>
          </w:rPrChange>
        </w:rPr>
        <w:br/>
        <w:t xml:space="preserve">3. </w:t>
      </w:r>
      <w:r w:rsidRPr="00312C2E">
        <w:rPr>
          <w:b/>
          <w:rPrChange w:id="3180" w:author="Mostafa Sameer" w:date="2024-10-16T00:55:00Z" w16du:dateUtc="2024-10-16T04:55:00Z">
            <w:rPr>
              <w:b/>
              <w:sz w:val="24"/>
              <w:szCs w:val="24"/>
            </w:rPr>
          </w:rPrChange>
        </w:rPr>
        <w:t xml:space="preserve">The Effect </w:t>
      </w:r>
      <w:r w:rsidR="0036219E">
        <w:rPr>
          <w:b/>
        </w:rPr>
        <w:t>of</w:t>
      </w:r>
      <w:r w:rsidRPr="00312C2E">
        <w:rPr>
          <w:b/>
          <w:rPrChange w:id="3181" w:author="Mostafa Sameer" w:date="2024-10-16T00:55:00Z" w16du:dateUtc="2024-10-16T04:55:00Z">
            <w:rPr>
              <w:b/>
              <w:sz w:val="24"/>
              <w:szCs w:val="24"/>
            </w:rPr>
          </w:rPrChange>
        </w:rPr>
        <w:t xml:space="preserve"> Sample Size on Test Outcomes:</w:t>
      </w:r>
      <w:r w:rsidRPr="00312C2E">
        <w:rPr>
          <w:rPrChange w:id="3182" w:author="Mostafa Sameer" w:date="2024-10-16T00:55:00Z" w16du:dateUtc="2024-10-16T04:55:00Z">
            <w:rPr>
              <w:sz w:val="24"/>
              <w:szCs w:val="24"/>
            </w:rPr>
          </w:rPrChange>
        </w:rPr>
        <w:t xml:space="preserve"> </w:t>
      </w:r>
      <w:r w:rsidRPr="00312C2E">
        <w:rPr>
          <w:rPrChange w:id="3183" w:author="Mostafa Sameer" w:date="2024-10-16T00:55:00Z" w16du:dateUtc="2024-10-16T04:55:00Z">
            <w:rPr>
              <w:sz w:val="24"/>
              <w:szCs w:val="24"/>
            </w:rPr>
          </w:rPrChange>
        </w:rPr>
        <w:br/>
        <w:t xml:space="preserve">- The discussion focused on how varying sample sizes might affect test results, which in turn can affect the amount </w:t>
      </w:r>
      <w:r w:rsidR="0036219E">
        <w:t>of</w:t>
      </w:r>
      <w:r w:rsidRPr="00312C2E">
        <w:rPr>
          <w:rPrChange w:id="3184" w:author="Mostafa Sameer" w:date="2024-10-16T00:55:00Z" w16du:dateUtc="2024-10-16T04:55:00Z">
            <w:rPr>
              <w:sz w:val="24"/>
              <w:szCs w:val="24"/>
            </w:rPr>
          </w:rPrChange>
        </w:rPr>
        <w:t xml:space="preserve"> rainwater incursion that is seen. </w:t>
      </w:r>
      <w:r w:rsidRPr="00312C2E">
        <w:rPr>
          <w:rPrChange w:id="3185" w:author="Mostafa Sameer" w:date="2024-10-16T00:55:00Z" w16du:dateUtc="2024-10-16T04:55:00Z">
            <w:rPr>
              <w:sz w:val="24"/>
              <w:szCs w:val="24"/>
            </w:rPr>
          </w:rPrChange>
        </w:rPr>
        <w:br/>
      </w:r>
      <w:r w:rsidRPr="00312C2E">
        <w:rPr>
          <w:rPrChange w:id="3186" w:author="Mostafa Sameer" w:date="2024-10-16T00:55:00Z" w16du:dateUtc="2024-10-16T04:55:00Z">
            <w:rPr>
              <w:sz w:val="24"/>
              <w:szCs w:val="24"/>
            </w:rPr>
          </w:rPrChange>
        </w:rPr>
        <w:lastRenderedPageBreak/>
        <w:t xml:space="preserve">- To guarantee the robustness </w:t>
      </w:r>
      <w:r w:rsidR="0036219E">
        <w:t>and</w:t>
      </w:r>
      <w:r w:rsidRPr="00312C2E">
        <w:rPr>
          <w:rPrChange w:id="3187" w:author="Mostafa Sameer" w:date="2024-10-16T00:55:00Z" w16du:dateUtc="2024-10-16T04:55:00Z">
            <w:rPr>
              <w:sz w:val="24"/>
              <w:szCs w:val="24"/>
            </w:rPr>
          </w:rPrChange>
        </w:rPr>
        <w:t xml:space="preserve"> generalizability </w:t>
      </w:r>
      <w:r w:rsidR="0036219E">
        <w:t>of</w:t>
      </w:r>
      <w:r w:rsidRPr="00312C2E">
        <w:rPr>
          <w:rPrChange w:id="3188" w:author="Mostafa Sameer" w:date="2024-10-16T00:55:00Z" w16du:dateUtc="2024-10-16T04:55:00Z">
            <w:rPr>
              <w:sz w:val="24"/>
              <w:szCs w:val="24"/>
            </w:rPr>
          </w:rPrChange>
        </w:rPr>
        <w:t xml:space="preserve"> results, future research should consider multi-facility testing using a wide variety </w:t>
      </w:r>
      <w:r w:rsidR="0036219E">
        <w:t>of</w:t>
      </w:r>
      <w:r w:rsidRPr="00312C2E">
        <w:rPr>
          <w:rPrChange w:id="3189" w:author="Mostafa Sameer" w:date="2024-10-16T00:55:00Z" w16du:dateUtc="2024-10-16T04:55:00Z">
            <w:rPr>
              <w:sz w:val="24"/>
              <w:szCs w:val="24"/>
            </w:rPr>
          </w:rPrChange>
        </w:rPr>
        <w:t xml:space="preserve"> samples from different manufacturers. </w:t>
      </w:r>
      <w:r w:rsidRPr="00312C2E">
        <w:rPr>
          <w:rPrChange w:id="3190" w:author="Mostafa Sameer" w:date="2024-10-16T00:55:00Z" w16du:dateUtc="2024-10-16T04:55:00Z">
            <w:rPr>
              <w:sz w:val="24"/>
              <w:szCs w:val="24"/>
            </w:rPr>
          </w:rPrChange>
        </w:rPr>
        <w:br/>
      </w:r>
      <w:r w:rsidRPr="00312C2E">
        <w:rPr>
          <w:rPrChange w:id="3191" w:author="Mostafa Sameer" w:date="2024-10-16T00:55:00Z" w16du:dateUtc="2024-10-16T04:55:00Z">
            <w:rPr>
              <w:sz w:val="24"/>
              <w:szCs w:val="24"/>
            </w:rPr>
          </w:rPrChange>
        </w:rPr>
        <w:br/>
        <w:t xml:space="preserve">4. </w:t>
      </w:r>
      <w:r w:rsidRPr="00312C2E">
        <w:rPr>
          <w:b/>
          <w:rPrChange w:id="3192" w:author="Mostafa Sameer" w:date="2024-10-16T00:55:00Z" w16du:dateUtc="2024-10-16T04:55:00Z">
            <w:rPr>
              <w:b/>
              <w:sz w:val="24"/>
              <w:szCs w:val="24"/>
            </w:rPr>
          </w:rPrChange>
        </w:rPr>
        <w:t>Potential St</w:t>
      </w:r>
      <w:r w:rsidR="0036219E">
        <w:rPr>
          <w:b/>
        </w:rPr>
        <w:t>and</w:t>
      </w:r>
      <w:r w:rsidRPr="00312C2E">
        <w:rPr>
          <w:b/>
          <w:rPrChange w:id="3193" w:author="Mostafa Sameer" w:date="2024-10-16T00:55:00Z" w16du:dateUtc="2024-10-16T04:55:00Z">
            <w:rPr>
              <w:b/>
              <w:sz w:val="24"/>
              <w:szCs w:val="24"/>
            </w:rPr>
          </w:rPrChange>
        </w:rPr>
        <w:t>ards Revisions</w:t>
      </w:r>
      <w:r w:rsidRPr="00312C2E">
        <w:rPr>
          <w:rPrChange w:id="3194" w:author="Mostafa Sameer" w:date="2024-10-16T00:55:00Z" w16du:dateUtc="2024-10-16T04:55:00Z">
            <w:rPr>
              <w:sz w:val="24"/>
              <w:szCs w:val="24"/>
            </w:rPr>
          </w:rPrChange>
        </w:rPr>
        <w:t xml:space="preserve"> - The study's findings may influence st</w:t>
      </w:r>
      <w:r w:rsidR="0036219E">
        <w:t>and</w:t>
      </w:r>
      <w:r w:rsidRPr="00312C2E">
        <w:rPr>
          <w:rPrChange w:id="3195" w:author="Mostafa Sameer" w:date="2024-10-16T00:55:00Z" w16du:dateUtc="2024-10-16T04:55:00Z">
            <w:rPr>
              <w:sz w:val="24"/>
              <w:szCs w:val="24"/>
            </w:rPr>
          </w:rPrChange>
        </w:rPr>
        <w:t xml:space="preserve">ards, which might have an impact on the 15% positive Design Pressure (DP) rating for Water Damage Resistance (WDR). </w:t>
      </w:r>
      <w:r w:rsidRPr="00312C2E">
        <w:rPr>
          <w:rPrChange w:id="3196" w:author="Mostafa Sameer" w:date="2024-10-16T00:55:00Z" w16du:dateUtc="2024-10-16T04:55:00Z">
            <w:rPr>
              <w:sz w:val="24"/>
              <w:szCs w:val="24"/>
            </w:rPr>
          </w:rPrChange>
        </w:rPr>
        <w:br/>
      </w:r>
      <w:r w:rsidRPr="00312C2E">
        <w:rPr>
          <w:rPrChange w:id="3197" w:author="Mostafa Sameer" w:date="2024-10-16T00:55:00Z" w16du:dateUtc="2024-10-16T04:55:00Z">
            <w:rPr>
              <w:sz w:val="24"/>
              <w:szCs w:val="24"/>
            </w:rPr>
          </w:rPrChange>
        </w:rPr>
        <w:br/>
        <w:t xml:space="preserve">5. </w:t>
      </w:r>
      <w:r w:rsidRPr="00312C2E">
        <w:rPr>
          <w:b/>
          <w:rPrChange w:id="3198" w:author="Mostafa Sameer" w:date="2024-10-16T00:55:00Z" w16du:dateUtc="2024-10-16T04:55:00Z">
            <w:rPr>
              <w:b/>
              <w:sz w:val="24"/>
              <w:szCs w:val="24"/>
            </w:rPr>
          </w:rPrChange>
        </w:rPr>
        <w:t>Field Investigation Reports</w:t>
      </w:r>
      <w:r w:rsidRPr="00312C2E">
        <w:rPr>
          <w:rPrChange w:id="3199" w:author="Mostafa Sameer" w:date="2024-10-16T00:55:00Z" w16du:dateUtc="2024-10-16T04:55:00Z">
            <w:rPr>
              <w:sz w:val="24"/>
              <w:szCs w:val="24"/>
            </w:rPr>
          </w:rPrChange>
        </w:rPr>
        <w:t xml:space="preserve"> - The TAC contributed reports from Hurricane Ian-related field investigations, which may </w:t>
      </w:r>
      <w:r w:rsidR="0036219E">
        <w:t>of</w:t>
      </w:r>
      <w:r w:rsidRPr="00312C2E">
        <w:rPr>
          <w:rPrChange w:id="3200" w:author="Mostafa Sameer" w:date="2024-10-16T00:55:00Z" w16du:dateUtc="2024-10-16T04:55:00Z">
            <w:rPr>
              <w:sz w:val="24"/>
              <w:szCs w:val="24"/>
            </w:rPr>
          </w:rPrChange>
        </w:rPr>
        <w:t xml:space="preserve">fer insightful information </w:t>
      </w:r>
      <w:r w:rsidR="0036219E">
        <w:t>and</w:t>
      </w:r>
      <w:r w:rsidRPr="00312C2E">
        <w:rPr>
          <w:rPrChange w:id="3201" w:author="Mostafa Sameer" w:date="2024-10-16T00:55:00Z" w16du:dateUtc="2024-10-16T04:55:00Z">
            <w:rPr>
              <w:sz w:val="24"/>
              <w:szCs w:val="24"/>
            </w:rPr>
          </w:rPrChange>
        </w:rPr>
        <w:t xml:space="preserve"> useful data for the literature evaluation. </w:t>
      </w:r>
      <w:r w:rsidRPr="00312C2E">
        <w:rPr>
          <w:rPrChange w:id="3202" w:author="Mostafa Sameer" w:date="2024-10-16T00:55:00Z" w16du:dateUtc="2024-10-16T04:55:00Z">
            <w:rPr>
              <w:sz w:val="24"/>
              <w:szCs w:val="24"/>
            </w:rPr>
          </w:rPrChange>
        </w:rPr>
        <w:br/>
      </w:r>
      <w:r w:rsidRPr="00312C2E">
        <w:rPr>
          <w:rPrChange w:id="3203" w:author="Mostafa Sameer" w:date="2024-10-16T00:55:00Z" w16du:dateUtc="2024-10-16T04:55:00Z">
            <w:rPr>
              <w:sz w:val="24"/>
              <w:szCs w:val="24"/>
            </w:rPr>
          </w:rPrChange>
        </w:rPr>
        <w:br/>
        <w:t xml:space="preserve">6. </w:t>
      </w:r>
      <w:r w:rsidRPr="00312C2E">
        <w:rPr>
          <w:b/>
          <w:rPrChange w:id="3204" w:author="Mostafa Sameer" w:date="2024-10-16T00:55:00Z" w16du:dateUtc="2024-10-16T04:55:00Z">
            <w:rPr>
              <w:b/>
              <w:sz w:val="24"/>
              <w:szCs w:val="24"/>
            </w:rPr>
          </w:rPrChange>
        </w:rPr>
        <w:t>Future Research Directions</w:t>
      </w:r>
      <w:r w:rsidRPr="00312C2E">
        <w:rPr>
          <w:rPrChange w:id="3205" w:author="Mostafa Sameer" w:date="2024-10-16T00:55:00Z" w16du:dateUtc="2024-10-16T04:55:00Z">
            <w:rPr>
              <w:sz w:val="24"/>
              <w:szCs w:val="24"/>
            </w:rPr>
          </w:rPrChange>
        </w:rPr>
        <w:t xml:space="preserve"> - To improve the validity </w:t>
      </w:r>
      <w:r w:rsidR="0036219E">
        <w:t>and</w:t>
      </w:r>
      <w:r w:rsidRPr="00312C2E">
        <w:rPr>
          <w:rPrChange w:id="3206" w:author="Mostafa Sameer" w:date="2024-10-16T00:55:00Z" w16du:dateUtc="2024-10-16T04:55:00Z">
            <w:rPr>
              <w:sz w:val="24"/>
              <w:szCs w:val="24"/>
            </w:rPr>
          </w:rPrChange>
        </w:rPr>
        <w:t xml:space="preserve"> application </w:t>
      </w:r>
      <w:r w:rsidR="0036219E">
        <w:t>of</w:t>
      </w:r>
      <w:r w:rsidRPr="00312C2E">
        <w:rPr>
          <w:rPrChange w:id="3207" w:author="Mostafa Sameer" w:date="2024-10-16T00:55:00Z" w16du:dateUtc="2024-10-16T04:55:00Z">
            <w:rPr>
              <w:sz w:val="24"/>
              <w:szCs w:val="24"/>
            </w:rPr>
          </w:rPrChange>
        </w:rPr>
        <w:t xml:space="preserve"> WDR testing for SGDs, the talks indicated the necessity for performance-based st</w:t>
      </w:r>
      <w:r w:rsidR="0036219E">
        <w:t>and</w:t>
      </w:r>
      <w:r w:rsidRPr="00312C2E">
        <w:rPr>
          <w:rPrChange w:id="3208" w:author="Mostafa Sameer" w:date="2024-10-16T00:55:00Z" w16du:dateUtc="2024-10-16T04:55:00Z">
            <w:rPr>
              <w:sz w:val="24"/>
              <w:szCs w:val="24"/>
            </w:rPr>
          </w:rPrChange>
        </w:rPr>
        <w:t xml:space="preserve">ards </w:t>
      </w:r>
      <w:r w:rsidR="0036219E">
        <w:t>and</w:t>
      </w:r>
      <w:r w:rsidRPr="00312C2E">
        <w:rPr>
          <w:rPrChange w:id="3209" w:author="Mostafa Sameer" w:date="2024-10-16T00:55:00Z" w16du:dateUtc="2024-10-16T04:55:00Z">
            <w:rPr>
              <w:sz w:val="24"/>
              <w:szCs w:val="24"/>
            </w:rPr>
          </w:rPrChange>
        </w:rPr>
        <w:t xml:space="preserve"> multi-facility research. </w:t>
      </w:r>
    </w:p>
    <w:p w14:paraId="0000021E" w14:textId="0619B844" w:rsidR="00A67222" w:rsidRPr="00126C4D" w:rsidRDefault="005F6334">
      <w:pPr>
        <w:pStyle w:val="Heading2"/>
        <w:jc w:val="center"/>
        <w:rPr>
          <w:b/>
          <w:bCs/>
          <w:sz w:val="24"/>
          <w:szCs w:val="24"/>
          <w:u w:val="single"/>
          <w:rPrChange w:id="3210" w:author="Mostafa Sameer" w:date="2024-10-16T00:55:00Z" w16du:dateUtc="2024-10-16T04:55:00Z">
            <w:rPr>
              <w:b/>
              <w:bCs/>
              <w:sz w:val="24"/>
              <w:szCs w:val="24"/>
            </w:rPr>
          </w:rPrChange>
        </w:rPr>
        <w:pPrChange w:id="3211" w:author="Mostafa Sameer" w:date="2024-10-16T00:51:00Z" w16du:dateUtc="2024-10-16T04:51:00Z">
          <w:pPr>
            <w:spacing w:after="160" w:line="259" w:lineRule="auto"/>
            <w:jc w:val="both"/>
          </w:pPr>
        </w:pPrChange>
      </w:pPr>
      <w:bookmarkStart w:id="3212" w:name="_Toc180058642"/>
      <w:r w:rsidRPr="00126C4D">
        <w:rPr>
          <w:b/>
          <w:bCs/>
          <w:sz w:val="24"/>
          <w:szCs w:val="24"/>
          <w:u w:val="single"/>
          <w:rPrChange w:id="3213" w:author="Mostafa Sameer" w:date="2024-10-16T00:55:00Z" w16du:dateUtc="2024-10-16T04:55:00Z">
            <w:rPr>
              <w:b/>
              <w:bCs/>
              <w:sz w:val="24"/>
              <w:szCs w:val="24"/>
            </w:rPr>
          </w:rPrChange>
        </w:rPr>
        <w:t>APPENDIX B: MEETING #</w:t>
      </w:r>
      <w:r w:rsidR="00126C4D">
        <w:rPr>
          <w:b/>
          <w:bCs/>
          <w:sz w:val="24"/>
          <w:szCs w:val="24"/>
          <w:u w:val="single"/>
        </w:rPr>
        <w:t>2</w:t>
      </w:r>
      <w:r w:rsidRPr="00126C4D">
        <w:rPr>
          <w:b/>
          <w:bCs/>
          <w:sz w:val="24"/>
          <w:szCs w:val="24"/>
          <w:u w:val="single"/>
          <w:rPrChange w:id="3214" w:author="Mostafa Sameer" w:date="2024-10-16T00:55:00Z" w16du:dateUtc="2024-10-16T04:55:00Z">
            <w:rPr>
              <w:b/>
              <w:bCs/>
              <w:sz w:val="24"/>
              <w:szCs w:val="24"/>
            </w:rPr>
          </w:rPrChange>
        </w:rPr>
        <w:t xml:space="preserve"> MINUTES – 25</w:t>
      </w:r>
      <w:r w:rsidRPr="00126C4D">
        <w:rPr>
          <w:b/>
          <w:bCs/>
          <w:sz w:val="24"/>
          <w:szCs w:val="24"/>
          <w:u w:val="single"/>
          <w:vertAlign w:val="superscript"/>
          <w:rPrChange w:id="3215" w:author="Mostafa Sameer" w:date="2024-10-16T00:55:00Z" w16du:dateUtc="2024-10-16T04:55:00Z">
            <w:rPr>
              <w:b/>
              <w:bCs/>
              <w:sz w:val="24"/>
              <w:szCs w:val="24"/>
              <w:vertAlign w:val="superscript"/>
            </w:rPr>
          </w:rPrChange>
        </w:rPr>
        <w:t>TH</w:t>
      </w:r>
      <w:r w:rsidRPr="00126C4D">
        <w:rPr>
          <w:b/>
          <w:bCs/>
          <w:sz w:val="24"/>
          <w:szCs w:val="24"/>
          <w:u w:val="single"/>
          <w:rPrChange w:id="3216" w:author="Mostafa Sameer" w:date="2024-10-16T00:55:00Z" w16du:dateUtc="2024-10-16T04:55:00Z">
            <w:rPr>
              <w:b/>
              <w:bCs/>
              <w:sz w:val="24"/>
              <w:szCs w:val="24"/>
            </w:rPr>
          </w:rPrChange>
        </w:rPr>
        <w:t xml:space="preserve"> SEPTEMBER 2024</w:t>
      </w:r>
      <w:bookmarkEnd w:id="3212"/>
    </w:p>
    <w:p w14:paraId="0000021F" w14:textId="77777777" w:rsidR="00A67222" w:rsidRPr="00312C2E" w:rsidRDefault="005F6334">
      <w:pPr>
        <w:spacing w:after="160" w:line="259" w:lineRule="auto"/>
        <w:jc w:val="both"/>
        <w:rPr>
          <w:b/>
          <w:rPrChange w:id="3217" w:author="Mostafa Sameer" w:date="2024-10-16T00:55:00Z" w16du:dateUtc="2024-10-16T04:55:00Z">
            <w:rPr>
              <w:b/>
              <w:sz w:val="24"/>
              <w:szCs w:val="24"/>
            </w:rPr>
          </w:rPrChange>
        </w:rPr>
      </w:pPr>
      <w:r w:rsidRPr="00312C2E">
        <w:rPr>
          <w:b/>
          <w:rPrChange w:id="3218" w:author="Mostafa Sameer" w:date="2024-10-16T00:55:00Z" w16du:dateUtc="2024-10-16T04:55:00Z">
            <w:rPr>
              <w:b/>
              <w:sz w:val="24"/>
              <w:szCs w:val="24"/>
            </w:rPr>
          </w:rPrChange>
        </w:rPr>
        <w:t>Project Background</w:t>
      </w:r>
    </w:p>
    <w:p w14:paraId="00000220" w14:textId="08CE9FE2" w:rsidR="00A67222" w:rsidRPr="00312C2E" w:rsidRDefault="005F6334">
      <w:pPr>
        <w:spacing w:after="160" w:line="240" w:lineRule="auto"/>
        <w:jc w:val="both"/>
        <w:rPr>
          <w:rPrChange w:id="3219" w:author="Mostafa Sameer" w:date="2024-10-16T00:55:00Z" w16du:dateUtc="2024-10-16T04:55:00Z">
            <w:rPr>
              <w:sz w:val="24"/>
              <w:szCs w:val="24"/>
            </w:rPr>
          </w:rPrChange>
        </w:rPr>
      </w:pPr>
      <w:r w:rsidRPr="00312C2E">
        <w:rPr>
          <w:rPrChange w:id="3220" w:author="Mostafa Sameer" w:date="2024-10-16T00:55:00Z" w16du:dateUtc="2024-10-16T04:55:00Z">
            <w:rPr>
              <w:sz w:val="24"/>
              <w:szCs w:val="24"/>
            </w:rPr>
          </w:rPrChange>
        </w:rPr>
        <w:t xml:space="preserve">The Florida International University (FIU), Department </w:t>
      </w:r>
      <w:r w:rsidR="0036219E">
        <w:t>of</w:t>
      </w:r>
      <w:r w:rsidRPr="00312C2E">
        <w:rPr>
          <w:rPrChange w:id="3221" w:author="Mostafa Sameer" w:date="2024-10-16T00:55:00Z" w16du:dateUtc="2024-10-16T04:55:00Z">
            <w:rPr>
              <w:sz w:val="24"/>
              <w:szCs w:val="24"/>
            </w:rPr>
          </w:rPrChange>
        </w:rPr>
        <w:t xml:space="preserve"> Civil </w:t>
      </w:r>
      <w:r w:rsidR="0036219E">
        <w:t>and</w:t>
      </w:r>
      <w:r w:rsidRPr="00312C2E">
        <w:rPr>
          <w:rPrChange w:id="3222" w:author="Mostafa Sameer" w:date="2024-10-16T00:55:00Z" w16du:dateUtc="2024-10-16T04:55:00Z">
            <w:rPr>
              <w:sz w:val="24"/>
              <w:szCs w:val="24"/>
            </w:rPr>
          </w:rPrChange>
        </w:rPr>
        <w:t xml:space="preserve"> Environmental Engineering (CEE), was retained by the State </w:t>
      </w:r>
      <w:r w:rsidR="0036219E">
        <w:t>of</w:t>
      </w:r>
      <w:r w:rsidRPr="00312C2E">
        <w:rPr>
          <w:rPrChange w:id="3223" w:author="Mostafa Sameer" w:date="2024-10-16T00:55:00Z" w16du:dateUtc="2024-10-16T04:55:00Z">
            <w:rPr>
              <w:sz w:val="24"/>
              <w:szCs w:val="24"/>
            </w:rPr>
          </w:rPrChange>
        </w:rPr>
        <w:t xml:space="preserve"> Florida's Florida Building Commission (Department </w:t>
      </w:r>
      <w:r w:rsidR="0036219E">
        <w:t>of</w:t>
      </w:r>
      <w:r w:rsidRPr="00312C2E">
        <w:rPr>
          <w:rPrChange w:id="3224" w:author="Mostafa Sameer" w:date="2024-10-16T00:55:00Z" w16du:dateUtc="2024-10-16T04:55:00Z">
            <w:rPr>
              <w:sz w:val="24"/>
              <w:szCs w:val="24"/>
            </w:rPr>
          </w:rPrChange>
        </w:rPr>
        <w:t xml:space="preserve"> Business &amp; Pr</w:t>
      </w:r>
      <w:r w:rsidR="0036219E">
        <w:t>of</w:t>
      </w:r>
      <w:r w:rsidRPr="00312C2E">
        <w:rPr>
          <w:rPrChange w:id="3225" w:author="Mostafa Sameer" w:date="2024-10-16T00:55:00Z" w16du:dateUtc="2024-10-16T04:55:00Z">
            <w:rPr>
              <w:sz w:val="24"/>
              <w:szCs w:val="24"/>
            </w:rPr>
          </w:rPrChange>
        </w:rPr>
        <w:t xml:space="preserve">essional Regulation) to conduct a research study to assess the impact </w:t>
      </w:r>
      <w:r w:rsidR="0036219E">
        <w:t>of</w:t>
      </w:r>
      <w:r w:rsidRPr="00312C2E">
        <w:rPr>
          <w:rPrChange w:id="3226" w:author="Mostafa Sameer" w:date="2024-10-16T00:55:00Z" w16du:dateUtc="2024-10-16T04:55:00Z">
            <w:rPr>
              <w:sz w:val="24"/>
              <w:szCs w:val="24"/>
            </w:rPr>
          </w:rPrChange>
        </w:rPr>
        <w:t xml:space="preserve"> wind on water intrusion through conventional sliding glass door systems installed in residential mid-rise buildings. The project Manager is Mr. Mo Madani (</w:t>
      </w:r>
      <w:r w:rsidRPr="00312C2E">
        <w:fldChar w:fldCharType="begin"/>
      </w:r>
      <w:r w:rsidRPr="00312C2E">
        <w:instrText>HYPERLINK "mailto:Mo.Madani@myfloridalicense.com" \h</w:instrText>
      </w:r>
      <w:r w:rsidRPr="00312C2E">
        <w:fldChar w:fldCharType="separate"/>
      </w:r>
      <w:r w:rsidRPr="00312C2E">
        <w:rPr>
          <w:color w:val="467886"/>
          <w:u w:val="single"/>
          <w:rPrChange w:id="3227" w:author="Mostafa Sameer" w:date="2024-10-16T00:55:00Z" w16du:dateUtc="2024-10-16T04:55:00Z">
            <w:rPr>
              <w:color w:val="467886"/>
              <w:sz w:val="24"/>
              <w:szCs w:val="24"/>
              <w:u w:val="single"/>
            </w:rPr>
          </w:rPrChange>
        </w:rPr>
        <w:t>Mo.Madani@myfloridalicense.com</w:t>
      </w:r>
      <w:r w:rsidRPr="00312C2E">
        <w:rPr>
          <w:color w:val="467886"/>
          <w:u w:val="single"/>
          <w:rPrChange w:id="3228" w:author="Mostafa Sameer" w:date="2024-10-16T00:55:00Z" w16du:dateUtc="2024-10-16T04:55:00Z">
            <w:rPr>
              <w:color w:val="467886"/>
              <w:sz w:val="24"/>
              <w:szCs w:val="24"/>
              <w:u w:val="single"/>
            </w:rPr>
          </w:rPrChange>
        </w:rPr>
        <w:fldChar w:fldCharType="end"/>
      </w:r>
      <w:r w:rsidRPr="00312C2E">
        <w:rPr>
          <w:rPrChange w:id="3229" w:author="Mostafa Sameer" w:date="2024-10-16T00:55:00Z" w16du:dateUtc="2024-10-16T04:55:00Z">
            <w:rPr>
              <w:sz w:val="24"/>
              <w:szCs w:val="24"/>
            </w:rPr>
          </w:rPrChange>
        </w:rPr>
        <w:t xml:space="preserve">). </w:t>
      </w:r>
    </w:p>
    <w:p w14:paraId="00000221" w14:textId="67D95B71" w:rsidR="00A67222" w:rsidRPr="00312C2E" w:rsidRDefault="005F6334">
      <w:pPr>
        <w:spacing w:after="160" w:line="240" w:lineRule="auto"/>
        <w:jc w:val="both"/>
        <w:rPr>
          <w:rPrChange w:id="3230" w:author="Mostafa Sameer" w:date="2024-10-16T00:55:00Z" w16du:dateUtc="2024-10-16T04:55:00Z">
            <w:rPr>
              <w:sz w:val="24"/>
              <w:szCs w:val="24"/>
            </w:rPr>
          </w:rPrChange>
        </w:rPr>
      </w:pPr>
      <w:r w:rsidRPr="00312C2E">
        <w:rPr>
          <w:rPrChange w:id="3231" w:author="Mostafa Sameer" w:date="2024-10-16T00:55:00Z" w16du:dateUtc="2024-10-16T04:55:00Z">
            <w:rPr>
              <w:sz w:val="24"/>
              <w:szCs w:val="24"/>
            </w:rPr>
          </w:rPrChange>
        </w:rPr>
        <w:t>The Florida International University Dr. Omar M. N</w:t>
      </w:r>
      <w:r w:rsidR="0036219E">
        <w:t>of</w:t>
      </w:r>
      <w:r w:rsidRPr="00312C2E">
        <w:rPr>
          <w:rPrChange w:id="3232" w:author="Mostafa Sameer" w:date="2024-10-16T00:55:00Z" w16du:dateUtc="2024-10-16T04:55:00Z">
            <w:rPr>
              <w:sz w:val="24"/>
              <w:szCs w:val="24"/>
            </w:rPr>
          </w:rPrChange>
        </w:rPr>
        <w:t>al, Assistant Pr</w:t>
      </w:r>
      <w:r w:rsidR="0036219E">
        <w:t>of</w:t>
      </w:r>
      <w:r w:rsidRPr="00312C2E">
        <w:rPr>
          <w:rPrChange w:id="3233" w:author="Mostafa Sameer" w:date="2024-10-16T00:55:00Z" w16du:dateUtc="2024-10-16T04:55:00Z">
            <w:rPr>
              <w:sz w:val="24"/>
              <w:szCs w:val="24"/>
            </w:rPr>
          </w:rPrChange>
        </w:rPr>
        <w:t xml:space="preserve">essor </w:t>
      </w:r>
      <w:r w:rsidR="0036219E">
        <w:t>of</w:t>
      </w:r>
      <w:r w:rsidRPr="00312C2E">
        <w:rPr>
          <w:rPrChange w:id="3234" w:author="Mostafa Sameer" w:date="2024-10-16T00:55:00Z" w16du:dateUtc="2024-10-16T04:55:00Z">
            <w:rPr>
              <w:sz w:val="24"/>
              <w:szCs w:val="24"/>
            </w:rPr>
          </w:rPrChange>
        </w:rPr>
        <w:t xml:space="preserve"> Civil Engineering, </w:t>
      </w:r>
      <w:r w:rsidRPr="00312C2E">
        <w:fldChar w:fldCharType="begin"/>
      </w:r>
      <w:r w:rsidRPr="00312C2E">
        <w:instrText>HYPERLINK "mailto:onofal@fiu.edu" \h</w:instrText>
      </w:r>
      <w:r w:rsidRPr="00312C2E">
        <w:fldChar w:fldCharType="separate"/>
      </w:r>
      <w:r w:rsidRPr="00312C2E">
        <w:rPr>
          <w:color w:val="467886"/>
          <w:u w:val="single"/>
          <w:rPrChange w:id="3235" w:author="Mostafa Sameer" w:date="2024-10-16T00:55:00Z" w16du:dateUtc="2024-10-16T04:55:00Z">
            <w:rPr>
              <w:color w:val="467886"/>
              <w:sz w:val="24"/>
              <w:szCs w:val="24"/>
              <w:u w:val="single"/>
            </w:rPr>
          </w:rPrChange>
        </w:rPr>
        <w:t>on</w:t>
      </w:r>
      <w:r w:rsidR="0036219E">
        <w:rPr>
          <w:color w:val="467886"/>
          <w:u w:val="single"/>
        </w:rPr>
        <w:t>of</w:t>
      </w:r>
      <w:r w:rsidRPr="00312C2E">
        <w:rPr>
          <w:color w:val="467886"/>
          <w:u w:val="single"/>
          <w:rPrChange w:id="3236" w:author="Mostafa Sameer" w:date="2024-10-16T00:55:00Z" w16du:dateUtc="2024-10-16T04:55:00Z">
            <w:rPr>
              <w:color w:val="467886"/>
              <w:sz w:val="24"/>
              <w:szCs w:val="24"/>
              <w:u w:val="single"/>
            </w:rPr>
          </w:rPrChange>
        </w:rPr>
        <w:t>al@fiu.edu</w:t>
      </w:r>
      <w:r w:rsidRPr="00312C2E">
        <w:rPr>
          <w:color w:val="467886"/>
          <w:u w:val="single"/>
          <w:rPrChange w:id="3237" w:author="Mostafa Sameer" w:date="2024-10-16T00:55:00Z" w16du:dateUtc="2024-10-16T04:55:00Z">
            <w:rPr>
              <w:color w:val="467886"/>
              <w:sz w:val="24"/>
              <w:szCs w:val="24"/>
              <w:u w:val="single"/>
            </w:rPr>
          </w:rPrChange>
        </w:rPr>
        <w:fldChar w:fldCharType="end"/>
      </w:r>
      <w:r w:rsidRPr="00312C2E">
        <w:rPr>
          <w:rPrChange w:id="3238" w:author="Mostafa Sameer" w:date="2024-10-16T00:55:00Z" w16du:dateUtc="2024-10-16T04:55:00Z">
            <w:rPr>
              <w:sz w:val="24"/>
              <w:szCs w:val="24"/>
            </w:rPr>
          </w:rPrChange>
        </w:rPr>
        <w:t xml:space="preserve"> lead this project. </w:t>
      </w:r>
    </w:p>
    <w:p w14:paraId="00000222" w14:textId="276B538D" w:rsidR="00A67222" w:rsidRPr="00312C2E" w:rsidRDefault="005F6334">
      <w:pPr>
        <w:spacing w:after="160" w:line="259" w:lineRule="auto"/>
        <w:jc w:val="both"/>
        <w:rPr>
          <w:b/>
          <w:rPrChange w:id="3239" w:author="Mostafa Sameer" w:date="2024-10-16T00:55:00Z" w16du:dateUtc="2024-10-16T04:55:00Z">
            <w:rPr>
              <w:b/>
              <w:sz w:val="24"/>
              <w:szCs w:val="24"/>
            </w:rPr>
          </w:rPrChange>
        </w:rPr>
      </w:pPr>
      <w:r w:rsidRPr="00312C2E">
        <w:rPr>
          <w:b/>
          <w:rPrChange w:id="3240" w:author="Mostafa Sameer" w:date="2024-10-16T00:55:00Z" w16du:dateUtc="2024-10-16T04:55:00Z">
            <w:rPr>
              <w:b/>
              <w:sz w:val="24"/>
              <w:szCs w:val="24"/>
            </w:rPr>
          </w:rPrChange>
        </w:rPr>
        <w:t>Meeting #</w:t>
      </w:r>
      <w:r w:rsidR="00AB1494">
        <w:rPr>
          <w:b/>
        </w:rPr>
        <w:t>2</w:t>
      </w:r>
      <w:r w:rsidRPr="00312C2E">
        <w:rPr>
          <w:b/>
          <w:rPrChange w:id="3241" w:author="Mostafa Sameer" w:date="2024-10-16T00:55:00Z" w16du:dateUtc="2024-10-16T04:55:00Z">
            <w:rPr>
              <w:b/>
              <w:sz w:val="24"/>
              <w:szCs w:val="24"/>
            </w:rPr>
          </w:rPrChange>
        </w:rPr>
        <w:t xml:space="preserve"> (25</w:t>
      </w:r>
      <w:r w:rsidRPr="00312C2E">
        <w:rPr>
          <w:b/>
          <w:vertAlign w:val="superscript"/>
          <w:rPrChange w:id="3242" w:author="Mostafa Sameer" w:date="2024-10-16T00:55:00Z" w16du:dateUtc="2024-10-16T04:55:00Z">
            <w:rPr>
              <w:b/>
              <w:sz w:val="24"/>
              <w:szCs w:val="24"/>
              <w:vertAlign w:val="superscript"/>
            </w:rPr>
          </w:rPrChange>
        </w:rPr>
        <w:t>TH</w:t>
      </w:r>
      <w:r w:rsidRPr="00312C2E">
        <w:rPr>
          <w:b/>
          <w:rPrChange w:id="3243" w:author="Mostafa Sameer" w:date="2024-10-16T00:55:00Z" w16du:dateUtc="2024-10-16T04:55:00Z">
            <w:rPr>
              <w:b/>
              <w:sz w:val="24"/>
              <w:szCs w:val="24"/>
            </w:rPr>
          </w:rPrChange>
        </w:rPr>
        <w:t xml:space="preserve"> September 2024) Participants</w:t>
      </w:r>
    </w:p>
    <w:tbl>
      <w:tblPr>
        <w:tblStyle w:val="aff4"/>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380"/>
        <w:gridCol w:w="1515"/>
        <w:gridCol w:w="1035"/>
        <w:gridCol w:w="3930"/>
        <w:gridCol w:w="1245"/>
      </w:tblGrid>
      <w:tr w:rsidR="00A67222" w:rsidRPr="00312C2E" w14:paraId="375249D5" w14:textId="77777777">
        <w:tc>
          <w:tcPr>
            <w:tcW w:w="615" w:type="dxa"/>
          </w:tcPr>
          <w:p w14:paraId="00000223" w14:textId="77777777" w:rsidR="00A67222" w:rsidRPr="002D5D34" w:rsidRDefault="005F6334">
            <w:pPr>
              <w:jc w:val="center"/>
              <w:rPr>
                <w:b/>
                <w:sz w:val="16"/>
                <w:szCs w:val="16"/>
                <w:rPrChange w:id="3244" w:author="Mostafa Sameer" w:date="2024-10-16T02:03:00Z" w16du:dateUtc="2024-10-16T06:03:00Z">
                  <w:rPr>
                    <w:b/>
                    <w:sz w:val="24"/>
                    <w:szCs w:val="24"/>
                  </w:rPr>
                </w:rPrChange>
              </w:rPr>
            </w:pPr>
            <w:r w:rsidRPr="002D5D34">
              <w:rPr>
                <w:b/>
                <w:sz w:val="16"/>
                <w:szCs w:val="16"/>
                <w:rPrChange w:id="3245" w:author="Mostafa Sameer" w:date="2024-10-16T02:03:00Z" w16du:dateUtc="2024-10-16T06:03:00Z">
                  <w:rPr>
                    <w:b/>
                    <w:sz w:val="24"/>
                    <w:szCs w:val="24"/>
                  </w:rPr>
                </w:rPrChange>
              </w:rPr>
              <w:t>#</w:t>
            </w:r>
          </w:p>
        </w:tc>
        <w:tc>
          <w:tcPr>
            <w:tcW w:w="1380" w:type="dxa"/>
          </w:tcPr>
          <w:p w14:paraId="00000224" w14:textId="77777777" w:rsidR="00A67222" w:rsidRPr="002D5D34" w:rsidRDefault="005F6334">
            <w:pPr>
              <w:jc w:val="center"/>
              <w:rPr>
                <w:b/>
                <w:sz w:val="16"/>
                <w:szCs w:val="16"/>
                <w:rPrChange w:id="3246" w:author="Mostafa Sameer" w:date="2024-10-16T02:03:00Z" w16du:dateUtc="2024-10-16T06:03:00Z">
                  <w:rPr>
                    <w:b/>
                    <w:sz w:val="24"/>
                    <w:szCs w:val="24"/>
                  </w:rPr>
                </w:rPrChange>
              </w:rPr>
            </w:pPr>
            <w:r w:rsidRPr="002D5D34">
              <w:rPr>
                <w:b/>
                <w:sz w:val="16"/>
                <w:szCs w:val="16"/>
                <w:rPrChange w:id="3247" w:author="Mostafa Sameer" w:date="2024-10-16T02:03:00Z" w16du:dateUtc="2024-10-16T06:03:00Z">
                  <w:rPr>
                    <w:b/>
                    <w:sz w:val="24"/>
                    <w:szCs w:val="24"/>
                  </w:rPr>
                </w:rPrChange>
              </w:rPr>
              <w:t>First Name</w:t>
            </w:r>
          </w:p>
        </w:tc>
        <w:tc>
          <w:tcPr>
            <w:tcW w:w="1515" w:type="dxa"/>
          </w:tcPr>
          <w:p w14:paraId="00000225" w14:textId="77777777" w:rsidR="00A67222" w:rsidRPr="002D5D34" w:rsidRDefault="005F6334">
            <w:pPr>
              <w:jc w:val="center"/>
              <w:rPr>
                <w:b/>
                <w:sz w:val="16"/>
                <w:szCs w:val="16"/>
                <w:rPrChange w:id="3248" w:author="Mostafa Sameer" w:date="2024-10-16T02:03:00Z" w16du:dateUtc="2024-10-16T06:03:00Z">
                  <w:rPr>
                    <w:b/>
                    <w:sz w:val="24"/>
                    <w:szCs w:val="24"/>
                  </w:rPr>
                </w:rPrChange>
              </w:rPr>
            </w:pPr>
            <w:r w:rsidRPr="002D5D34">
              <w:rPr>
                <w:b/>
                <w:sz w:val="16"/>
                <w:szCs w:val="16"/>
                <w:rPrChange w:id="3249" w:author="Mostafa Sameer" w:date="2024-10-16T02:03:00Z" w16du:dateUtc="2024-10-16T06:03:00Z">
                  <w:rPr>
                    <w:b/>
                    <w:sz w:val="24"/>
                    <w:szCs w:val="24"/>
                  </w:rPr>
                </w:rPrChange>
              </w:rPr>
              <w:t>Last Name</w:t>
            </w:r>
          </w:p>
        </w:tc>
        <w:tc>
          <w:tcPr>
            <w:tcW w:w="1035" w:type="dxa"/>
          </w:tcPr>
          <w:p w14:paraId="00000226" w14:textId="77777777" w:rsidR="00A67222" w:rsidRPr="002D5D34" w:rsidRDefault="005F6334">
            <w:pPr>
              <w:jc w:val="center"/>
              <w:rPr>
                <w:b/>
                <w:sz w:val="16"/>
                <w:szCs w:val="16"/>
                <w:rPrChange w:id="3250" w:author="Mostafa Sameer" w:date="2024-10-16T02:03:00Z" w16du:dateUtc="2024-10-16T06:03:00Z">
                  <w:rPr>
                    <w:b/>
                    <w:sz w:val="24"/>
                    <w:szCs w:val="24"/>
                  </w:rPr>
                </w:rPrChange>
              </w:rPr>
            </w:pPr>
            <w:r w:rsidRPr="002D5D34">
              <w:rPr>
                <w:b/>
                <w:sz w:val="16"/>
                <w:szCs w:val="16"/>
                <w:rPrChange w:id="3251" w:author="Mostafa Sameer" w:date="2024-10-16T02:03:00Z" w16du:dateUtc="2024-10-16T06:03:00Z">
                  <w:rPr>
                    <w:b/>
                    <w:sz w:val="24"/>
                    <w:szCs w:val="24"/>
                  </w:rPr>
                </w:rPrChange>
              </w:rPr>
              <w:t>Abbrev.</w:t>
            </w:r>
          </w:p>
        </w:tc>
        <w:tc>
          <w:tcPr>
            <w:tcW w:w="3930" w:type="dxa"/>
          </w:tcPr>
          <w:p w14:paraId="00000227" w14:textId="77777777" w:rsidR="00A67222" w:rsidRPr="002D5D34" w:rsidRDefault="005F6334">
            <w:pPr>
              <w:jc w:val="center"/>
              <w:rPr>
                <w:b/>
                <w:sz w:val="16"/>
                <w:szCs w:val="16"/>
                <w:rPrChange w:id="3252" w:author="Mostafa Sameer" w:date="2024-10-16T02:03:00Z" w16du:dateUtc="2024-10-16T06:03:00Z">
                  <w:rPr>
                    <w:b/>
                    <w:sz w:val="24"/>
                    <w:szCs w:val="24"/>
                  </w:rPr>
                </w:rPrChange>
              </w:rPr>
            </w:pPr>
            <w:r w:rsidRPr="002D5D34">
              <w:rPr>
                <w:b/>
                <w:sz w:val="16"/>
                <w:szCs w:val="16"/>
                <w:rPrChange w:id="3253" w:author="Mostafa Sameer" w:date="2024-10-16T02:03:00Z" w16du:dateUtc="2024-10-16T06:03:00Z">
                  <w:rPr>
                    <w:b/>
                    <w:sz w:val="24"/>
                    <w:szCs w:val="24"/>
                  </w:rPr>
                </w:rPrChange>
              </w:rPr>
              <w:t>Contact</w:t>
            </w:r>
          </w:p>
        </w:tc>
        <w:tc>
          <w:tcPr>
            <w:tcW w:w="1245" w:type="dxa"/>
          </w:tcPr>
          <w:p w14:paraId="00000228" w14:textId="77777777" w:rsidR="00A67222" w:rsidRPr="002D5D34" w:rsidRDefault="005F6334">
            <w:pPr>
              <w:jc w:val="center"/>
              <w:rPr>
                <w:b/>
                <w:sz w:val="16"/>
                <w:szCs w:val="16"/>
                <w:rPrChange w:id="3254" w:author="Mostafa Sameer" w:date="2024-10-16T02:03:00Z" w16du:dateUtc="2024-10-16T06:03:00Z">
                  <w:rPr>
                    <w:b/>
                    <w:sz w:val="24"/>
                    <w:szCs w:val="24"/>
                  </w:rPr>
                </w:rPrChange>
              </w:rPr>
            </w:pPr>
            <w:r w:rsidRPr="002D5D34">
              <w:rPr>
                <w:b/>
                <w:sz w:val="16"/>
                <w:szCs w:val="16"/>
                <w:rPrChange w:id="3255" w:author="Mostafa Sameer" w:date="2024-10-16T02:03:00Z" w16du:dateUtc="2024-10-16T06:03:00Z">
                  <w:rPr>
                    <w:b/>
                    <w:sz w:val="24"/>
                    <w:szCs w:val="24"/>
                  </w:rPr>
                </w:rPrChange>
              </w:rPr>
              <w:t>Present</w:t>
            </w:r>
          </w:p>
        </w:tc>
      </w:tr>
      <w:tr w:rsidR="00A67222" w:rsidRPr="00312C2E" w14:paraId="6AE733AA" w14:textId="77777777">
        <w:tc>
          <w:tcPr>
            <w:tcW w:w="615" w:type="dxa"/>
          </w:tcPr>
          <w:p w14:paraId="00000229" w14:textId="77777777" w:rsidR="00A67222" w:rsidRPr="002D5D34" w:rsidRDefault="005F6334">
            <w:pPr>
              <w:jc w:val="center"/>
              <w:rPr>
                <w:sz w:val="16"/>
                <w:szCs w:val="16"/>
                <w:rPrChange w:id="3256" w:author="Mostafa Sameer" w:date="2024-10-16T02:03:00Z" w16du:dateUtc="2024-10-16T06:03:00Z">
                  <w:rPr>
                    <w:sz w:val="24"/>
                    <w:szCs w:val="24"/>
                  </w:rPr>
                </w:rPrChange>
              </w:rPr>
            </w:pPr>
            <w:r w:rsidRPr="002D5D34">
              <w:rPr>
                <w:sz w:val="16"/>
                <w:szCs w:val="16"/>
                <w:rPrChange w:id="3257" w:author="Mostafa Sameer" w:date="2024-10-16T02:03:00Z" w16du:dateUtc="2024-10-16T06:03:00Z">
                  <w:rPr>
                    <w:sz w:val="24"/>
                    <w:szCs w:val="24"/>
                  </w:rPr>
                </w:rPrChange>
              </w:rPr>
              <w:t>1</w:t>
            </w:r>
          </w:p>
        </w:tc>
        <w:tc>
          <w:tcPr>
            <w:tcW w:w="1380" w:type="dxa"/>
          </w:tcPr>
          <w:p w14:paraId="0000022A" w14:textId="77777777" w:rsidR="00A67222" w:rsidRPr="002D5D34" w:rsidRDefault="005F6334">
            <w:pPr>
              <w:jc w:val="center"/>
              <w:rPr>
                <w:sz w:val="16"/>
                <w:szCs w:val="16"/>
                <w:rPrChange w:id="3258" w:author="Mostafa Sameer" w:date="2024-10-16T02:03:00Z" w16du:dateUtc="2024-10-16T06:03:00Z">
                  <w:rPr>
                    <w:sz w:val="24"/>
                    <w:szCs w:val="24"/>
                  </w:rPr>
                </w:rPrChange>
              </w:rPr>
            </w:pPr>
            <w:r w:rsidRPr="002D5D34">
              <w:rPr>
                <w:sz w:val="16"/>
                <w:szCs w:val="16"/>
                <w:rPrChange w:id="3259" w:author="Mostafa Sameer" w:date="2024-10-16T02:03:00Z" w16du:dateUtc="2024-10-16T06:03:00Z">
                  <w:rPr>
                    <w:sz w:val="24"/>
                    <w:szCs w:val="24"/>
                  </w:rPr>
                </w:rPrChange>
              </w:rPr>
              <w:t>Steve</w:t>
            </w:r>
          </w:p>
        </w:tc>
        <w:tc>
          <w:tcPr>
            <w:tcW w:w="1515" w:type="dxa"/>
          </w:tcPr>
          <w:p w14:paraId="0000022B" w14:textId="77777777" w:rsidR="00A67222" w:rsidRPr="002D5D34" w:rsidRDefault="005F6334">
            <w:pPr>
              <w:jc w:val="center"/>
              <w:rPr>
                <w:sz w:val="16"/>
                <w:szCs w:val="16"/>
                <w:rPrChange w:id="3260" w:author="Mostafa Sameer" w:date="2024-10-16T02:03:00Z" w16du:dateUtc="2024-10-16T06:03:00Z">
                  <w:rPr>
                    <w:sz w:val="24"/>
                    <w:szCs w:val="24"/>
                  </w:rPr>
                </w:rPrChange>
              </w:rPr>
            </w:pPr>
            <w:r w:rsidRPr="002D5D34">
              <w:rPr>
                <w:sz w:val="16"/>
                <w:szCs w:val="16"/>
                <w:rPrChange w:id="3261" w:author="Mostafa Sameer" w:date="2024-10-16T02:03:00Z" w16du:dateUtc="2024-10-16T06:03:00Z">
                  <w:rPr>
                    <w:sz w:val="24"/>
                    <w:szCs w:val="24"/>
                  </w:rPr>
                </w:rPrChange>
              </w:rPr>
              <w:t>Strawn</w:t>
            </w:r>
          </w:p>
        </w:tc>
        <w:tc>
          <w:tcPr>
            <w:tcW w:w="1035" w:type="dxa"/>
          </w:tcPr>
          <w:p w14:paraId="0000022C" w14:textId="77777777" w:rsidR="00A67222" w:rsidRPr="002D5D34" w:rsidRDefault="005F6334">
            <w:pPr>
              <w:jc w:val="center"/>
              <w:rPr>
                <w:sz w:val="16"/>
                <w:szCs w:val="16"/>
                <w:rPrChange w:id="3262" w:author="Mostafa Sameer" w:date="2024-10-16T02:03:00Z" w16du:dateUtc="2024-10-16T06:03:00Z">
                  <w:rPr>
                    <w:sz w:val="24"/>
                    <w:szCs w:val="24"/>
                  </w:rPr>
                </w:rPrChange>
              </w:rPr>
            </w:pPr>
            <w:r w:rsidRPr="002D5D34">
              <w:rPr>
                <w:sz w:val="16"/>
                <w:szCs w:val="16"/>
                <w:rPrChange w:id="3263" w:author="Mostafa Sameer" w:date="2024-10-16T02:03:00Z" w16du:dateUtc="2024-10-16T06:03:00Z">
                  <w:rPr>
                    <w:sz w:val="24"/>
                    <w:szCs w:val="24"/>
                  </w:rPr>
                </w:rPrChange>
              </w:rPr>
              <w:t>SS</w:t>
            </w:r>
          </w:p>
        </w:tc>
        <w:tc>
          <w:tcPr>
            <w:tcW w:w="3930" w:type="dxa"/>
          </w:tcPr>
          <w:p w14:paraId="0000022D" w14:textId="77777777" w:rsidR="00A67222" w:rsidRPr="002D5D34" w:rsidRDefault="005F6334">
            <w:pPr>
              <w:jc w:val="center"/>
              <w:rPr>
                <w:sz w:val="16"/>
                <w:szCs w:val="16"/>
                <w:rPrChange w:id="3264" w:author="Mostafa Sameer" w:date="2024-10-16T02:03:00Z" w16du:dateUtc="2024-10-16T06:03:00Z">
                  <w:rPr>
                    <w:sz w:val="24"/>
                    <w:szCs w:val="24"/>
                  </w:rPr>
                </w:rPrChange>
              </w:rPr>
            </w:pPr>
            <w:r w:rsidRPr="002D5D34">
              <w:rPr>
                <w:sz w:val="16"/>
                <w:szCs w:val="16"/>
                <w:rPrChange w:id="3265" w:author="Mostafa Sameer" w:date="2024-10-16T02:03:00Z" w16du:dateUtc="2024-10-16T06:03:00Z">
                  <w:rPr>
                    <w:sz w:val="24"/>
                    <w:szCs w:val="24"/>
                  </w:rPr>
                </w:rPrChange>
              </w:rPr>
              <w:t>SStrawn@jeldwen.com</w:t>
            </w:r>
          </w:p>
        </w:tc>
        <w:tc>
          <w:tcPr>
            <w:tcW w:w="1245" w:type="dxa"/>
          </w:tcPr>
          <w:p w14:paraId="0000022E" w14:textId="77777777" w:rsidR="00A67222" w:rsidRPr="002D5D34" w:rsidRDefault="005F6334">
            <w:pPr>
              <w:jc w:val="center"/>
              <w:rPr>
                <w:sz w:val="16"/>
                <w:szCs w:val="16"/>
                <w:rPrChange w:id="3266" w:author="Mostafa Sameer" w:date="2024-10-16T02:03:00Z" w16du:dateUtc="2024-10-16T06:03:00Z">
                  <w:rPr>
                    <w:sz w:val="24"/>
                    <w:szCs w:val="24"/>
                  </w:rPr>
                </w:rPrChange>
              </w:rPr>
            </w:pPr>
            <w:r w:rsidRPr="002D5D34">
              <w:rPr>
                <w:sz w:val="16"/>
                <w:szCs w:val="16"/>
                <w:rPrChange w:id="3267" w:author="Mostafa Sameer" w:date="2024-10-16T02:03:00Z" w16du:dateUtc="2024-10-16T06:03:00Z">
                  <w:rPr>
                    <w:sz w:val="24"/>
                    <w:szCs w:val="24"/>
                  </w:rPr>
                </w:rPrChange>
              </w:rPr>
              <w:t>Y</w:t>
            </w:r>
          </w:p>
        </w:tc>
      </w:tr>
      <w:tr w:rsidR="00A67222" w:rsidRPr="00312C2E" w14:paraId="42B5DEF1" w14:textId="77777777">
        <w:tc>
          <w:tcPr>
            <w:tcW w:w="615" w:type="dxa"/>
          </w:tcPr>
          <w:p w14:paraId="0000022F" w14:textId="77777777" w:rsidR="00A67222" w:rsidRPr="002D5D34" w:rsidRDefault="005F6334">
            <w:pPr>
              <w:jc w:val="center"/>
              <w:rPr>
                <w:sz w:val="16"/>
                <w:szCs w:val="16"/>
                <w:rPrChange w:id="3268" w:author="Mostafa Sameer" w:date="2024-10-16T02:03:00Z" w16du:dateUtc="2024-10-16T06:03:00Z">
                  <w:rPr>
                    <w:sz w:val="24"/>
                    <w:szCs w:val="24"/>
                  </w:rPr>
                </w:rPrChange>
              </w:rPr>
            </w:pPr>
            <w:r w:rsidRPr="002D5D34">
              <w:rPr>
                <w:sz w:val="16"/>
                <w:szCs w:val="16"/>
                <w:rPrChange w:id="3269" w:author="Mostafa Sameer" w:date="2024-10-16T02:03:00Z" w16du:dateUtc="2024-10-16T06:03:00Z">
                  <w:rPr>
                    <w:sz w:val="24"/>
                    <w:szCs w:val="24"/>
                  </w:rPr>
                </w:rPrChange>
              </w:rPr>
              <w:t>2</w:t>
            </w:r>
          </w:p>
        </w:tc>
        <w:tc>
          <w:tcPr>
            <w:tcW w:w="1380" w:type="dxa"/>
          </w:tcPr>
          <w:p w14:paraId="00000230" w14:textId="77777777" w:rsidR="00A67222" w:rsidRPr="002D5D34" w:rsidRDefault="005F6334">
            <w:pPr>
              <w:jc w:val="center"/>
              <w:rPr>
                <w:sz w:val="16"/>
                <w:szCs w:val="16"/>
                <w:rPrChange w:id="3270" w:author="Mostafa Sameer" w:date="2024-10-16T02:03:00Z" w16du:dateUtc="2024-10-16T06:03:00Z">
                  <w:rPr>
                    <w:sz w:val="24"/>
                    <w:szCs w:val="24"/>
                  </w:rPr>
                </w:rPrChange>
              </w:rPr>
            </w:pPr>
            <w:r w:rsidRPr="002D5D34">
              <w:rPr>
                <w:sz w:val="16"/>
                <w:szCs w:val="16"/>
                <w:rPrChange w:id="3271" w:author="Mostafa Sameer" w:date="2024-10-16T02:03:00Z" w16du:dateUtc="2024-10-16T06:03:00Z">
                  <w:rPr>
                    <w:sz w:val="24"/>
                    <w:szCs w:val="24"/>
                  </w:rPr>
                </w:rPrChange>
              </w:rPr>
              <w:t>Greg</w:t>
            </w:r>
          </w:p>
          <w:p w14:paraId="00000231" w14:textId="77777777" w:rsidR="00A67222" w:rsidRPr="002D5D34" w:rsidRDefault="00A67222">
            <w:pPr>
              <w:jc w:val="center"/>
              <w:rPr>
                <w:sz w:val="16"/>
                <w:szCs w:val="16"/>
                <w:rPrChange w:id="3272" w:author="Mostafa Sameer" w:date="2024-10-16T02:03:00Z" w16du:dateUtc="2024-10-16T06:03:00Z">
                  <w:rPr>
                    <w:sz w:val="24"/>
                    <w:szCs w:val="24"/>
                  </w:rPr>
                </w:rPrChange>
              </w:rPr>
            </w:pPr>
          </w:p>
        </w:tc>
        <w:tc>
          <w:tcPr>
            <w:tcW w:w="1515" w:type="dxa"/>
          </w:tcPr>
          <w:p w14:paraId="00000232" w14:textId="77777777" w:rsidR="00A67222" w:rsidRPr="002D5D34" w:rsidRDefault="005F6334">
            <w:pPr>
              <w:jc w:val="center"/>
              <w:rPr>
                <w:sz w:val="16"/>
                <w:szCs w:val="16"/>
                <w:rPrChange w:id="3273" w:author="Mostafa Sameer" w:date="2024-10-16T02:03:00Z" w16du:dateUtc="2024-10-16T06:03:00Z">
                  <w:rPr>
                    <w:sz w:val="24"/>
                    <w:szCs w:val="24"/>
                  </w:rPr>
                </w:rPrChange>
              </w:rPr>
            </w:pPr>
            <w:r w:rsidRPr="002D5D34">
              <w:rPr>
                <w:sz w:val="16"/>
                <w:szCs w:val="16"/>
                <w:rPrChange w:id="3274" w:author="Mostafa Sameer" w:date="2024-10-16T02:03:00Z" w16du:dateUtc="2024-10-16T06:03:00Z">
                  <w:rPr>
                    <w:sz w:val="24"/>
                    <w:szCs w:val="24"/>
                  </w:rPr>
                </w:rPrChange>
              </w:rPr>
              <w:t>Galloway</w:t>
            </w:r>
          </w:p>
        </w:tc>
        <w:tc>
          <w:tcPr>
            <w:tcW w:w="1035" w:type="dxa"/>
          </w:tcPr>
          <w:p w14:paraId="00000233" w14:textId="77777777" w:rsidR="00A67222" w:rsidRPr="002D5D34" w:rsidRDefault="005F6334">
            <w:pPr>
              <w:jc w:val="center"/>
              <w:rPr>
                <w:sz w:val="16"/>
                <w:szCs w:val="16"/>
                <w:rPrChange w:id="3275" w:author="Mostafa Sameer" w:date="2024-10-16T02:03:00Z" w16du:dateUtc="2024-10-16T06:03:00Z">
                  <w:rPr>
                    <w:sz w:val="24"/>
                    <w:szCs w:val="24"/>
                  </w:rPr>
                </w:rPrChange>
              </w:rPr>
            </w:pPr>
            <w:r w:rsidRPr="002D5D34">
              <w:rPr>
                <w:sz w:val="16"/>
                <w:szCs w:val="16"/>
                <w:rPrChange w:id="3276" w:author="Mostafa Sameer" w:date="2024-10-16T02:03:00Z" w16du:dateUtc="2024-10-16T06:03:00Z">
                  <w:rPr>
                    <w:sz w:val="24"/>
                    <w:szCs w:val="24"/>
                  </w:rPr>
                </w:rPrChange>
              </w:rPr>
              <w:t>GG</w:t>
            </w:r>
          </w:p>
        </w:tc>
        <w:tc>
          <w:tcPr>
            <w:tcW w:w="3930" w:type="dxa"/>
          </w:tcPr>
          <w:p w14:paraId="00000234" w14:textId="77777777" w:rsidR="00A67222" w:rsidRPr="002D5D34" w:rsidRDefault="005F6334">
            <w:pPr>
              <w:jc w:val="center"/>
              <w:rPr>
                <w:sz w:val="16"/>
                <w:szCs w:val="16"/>
                <w:rPrChange w:id="3277" w:author="Mostafa Sameer" w:date="2024-10-16T02:03:00Z" w16du:dateUtc="2024-10-16T06:03:00Z">
                  <w:rPr>
                    <w:sz w:val="24"/>
                    <w:szCs w:val="24"/>
                  </w:rPr>
                </w:rPrChange>
              </w:rPr>
            </w:pPr>
            <w:r w:rsidRPr="002D5D34">
              <w:rPr>
                <w:sz w:val="16"/>
                <w:szCs w:val="16"/>
                <w:rPrChange w:id="3278" w:author="Mostafa Sameer" w:date="2024-10-16T02:03:00Z" w16du:dateUtc="2024-10-16T06:03:00Z">
                  <w:rPr>
                    <w:sz w:val="24"/>
                    <w:szCs w:val="24"/>
                  </w:rPr>
                </w:rPrChange>
              </w:rPr>
              <w:t>greggalloway@ykkap.com</w:t>
            </w:r>
          </w:p>
        </w:tc>
        <w:tc>
          <w:tcPr>
            <w:tcW w:w="1245" w:type="dxa"/>
          </w:tcPr>
          <w:p w14:paraId="00000235" w14:textId="77777777" w:rsidR="00A67222" w:rsidRPr="002D5D34" w:rsidRDefault="005F6334">
            <w:pPr>
              <w:jc w:val="center"/>
              <w:rPr>
                <w:sz w:val="16"/>
                <w:szCs w:val="16"/>
                <w:rPrChange w:id="3279" w:author="Mostafa Sameer" w:date="2024-10-16T02:03:00Z" w16du:dateUtc="2024-10-16T06:03:00Z">
                  <w:rPr>
                    <w:sz w:val="24"/>
                    <w:szCs w:val="24"/>
                  </w:rPr>
                </w:rPrChange>
              </w:rPr>
            </w:pPr>
            <w:r w:rsidRPr="002D5D34">
              <w:rPr>
                <w:sz w:val="16"/>
                <w:szCs w:val="16"/>
                <w:rPrChange w:id="3280" w:author="Mostafa Sameer" w:date="2024-10-16T02:03:00Z" w16du:dateUtc="2024-10-16T06:03:00Z">
                  <w:rPr>
                    <w:sz w:val="24"/>
                    <w:szCs w:val="24"/>
                  </w:rPr>
                </w:rPrChange>
              </w:rPr>
              <w:t>Y</w:t>
            </w:r>
          </w:p>
        </w:tc>
      </w:tr>
      <w:tr w:rsidR="00A67222" w:rsidRPr="00312C2E" w14:paraId="5636A9D4" w14:textId="77777777">
        <w:tc>
          <w:tcPr>
            <w:tcW w:w="615" w:type="dxa"/>
          </w:tcPr>
          <w:p w14:paraId="00000236" w14:textId="77777777" w:rsidR="00A67222" w:rsidRPr="002D5D34" w:rsidRDefault="005F6334">
            <w:pPr>
              <w:jc w:val="center"/>
              <w:rPr>
                <w:sz w:val="16"/>
                <w:szCs w:val="16"/>
                <w:rPrChange w:id="3281" w:author="Mostafa Sameer" w:date="2024-10-16T02:03:00Z" w16du:dateUtc="2024-10-16T06:03:00Z">
                  <w:rPr>
                    <w:sz w:val="24"/>
                    <w:szCs w:val="24"/>
                  </w:rPr>
                </w:rPrChange>
              </w:rPr>
            </w:pPr>
            <w:r w:rsidRPr="002D5D34">
              <w:rPr>
                <w:sz w:val="16"/>
                <w:szCs w:val="16"/>
                <w:rPrChange w:id="3282" w:author="Mostafa Sameer" w:date="2024-10-16T02:03:00Z" w16du:dateUtc="2024-10-16T06:03:00Z">
                  <w:rPr>
                    <w:sz w:val="24"/>
                    <w:szCs w:val="24"/>
                  </w:rPr>
                </w:rPrChange>
              </w:rPr>
              <w:t>3</w:t>
            </w:r>
          </w:p>
        </w:tc>
        <w:tc>
          <w:tcPr>
            <w:tcW w:w="1380" w:type="dxa"/>
          </w:tcPr>
          <w:p w14:paraId="00000237" w14:textId="77777777" w:rsidR="00A67222" w:rsidRPr="002D5D34" w:rsidRDefault="005F6334">
            <w:pPr>
              <w:jc w:val="center"/>
              <w:rPr>
                <w:sz w:val="16"/>
                <w:szCs w:val="16"/>
                <w:rPrChange w:id="3283" w:author="Mostafa Sameer" w:date="2024-10-16T02:03:00Z" w16du:dateUtc="2024-10-16T06:03:00Z">
                  <w:rPr>
                    <w:sz w:val="24"/>
                    <w:szCs w:val="24"/>
                  </w:rPr>
                </w:rPrChange>
              </w:rPr>
            </w:pPr>
            <w:r w:rsidRPr="002D5D34">
              <w:rPr>
                <w:sz w:val="16"/>
                <w:szCs w:val="16"/>
                <w:rPrChange w:id="3284" w:author="Mostafa Sameer" w:date="2024-10-16T02:03:00Z" w16du:dateUtc="2024-10-16T06:03:00Z">
                  <w:rPr>
                    <w:sz w:val="24"/>
                    <w:szCs w:val="24"/>
                  </w:rPr>
                </w:rPrChange>
              </w:rPr>
              <w:t>Brad</w:t>
            </w:r>
          </w:p>
          <w:p w14:paraId="00000238" w14:textId="77777777" w:rsidR="00A67222" w:rsidRPr="002D5D34" w:rsidRDefault="00A67222">
            <w:pPr>
              <w:jc w:val="center"/>
              <w:rPr>
                <w:sz w:val="16"/>
                <w:szCs w:val="16"/>
                <w:rPrChange w:id="3285" w:author="Mostafa Sameer" w:date="2024-10-16T02:03:00Z" w16du:dateUtc="2024-10-16T06:03:00Z">
                  <w:rPr>
                    <w:sz w:val="24"/>
                    <w:szCs w:val="24"/>
                  </w:rPr>
                </w:rPrChange>
              </w:rPr>
            </w:pPr>
          </w:p>
        </w:tc>
        <w:tc>
          <w:tcPr>
            <w:tcW w:w="1515" w:type="dxa"/>
          </w:tcPr>
          <w:p w14:paraId="00000239" w14:textId="77777777" w:rsidR="00A67222" w:rsidRPr="002D5D34" w:rsidRDefault="005F6334">
            <w:pPr>
              <w:jc w:val="center"/>
              <w:rPr>
                <w:sz w:val="16"/>
                <w:szCs w:val="16"/>
                <w:rPrChange w:id="3286" w:author="Mostafa Sameer" w:date="2024-10-16T02:03:00Z" w16du:dateUtc="2024-10-16T06:03:00Z">
                  <w:rPr>
                    <w:sz w:val="24"/>
                    <w:szCs w:val="24"/>
                  </w:rPr>
                </w:rPrChange>
              </w:rPr>
            </w:pPr>
            <w:r w:rsidRPr="002D5D34">
              <w:rPr>
                <w:sz w:val="16"/>
                <w:szCs w:val="16"/>
                <w:rPrChange w:id="3287" w:author="Mostafa Sameer" w:date="2024-10-16T02:03:00Z" w16du:dateUtc="2024-10-16T06:03:00Z">
                  <w:rPr>
                    <w:sz w:val="24"/>
                    <w:szCs w:val="24"/>
                  </w:rPr>
                </w:rPrChange>
              </w:rPr>
              <w:t>Fevold</w:t>
            </w:r>
          </w:p>
        </w:tc>
        <w:tc>
          <w:tcPr>
            <w:tcW w:w="1035" w:type="dxa"/>
          </w:tcPr>
          <w:p w14:paraId="0000023A" w14:textId="77777777" w:rsidR="00A67222" w:rsidRPr="002D5D34" w:rsidRDefault="005F6334">
            <w:pPr>
              <w:jc w:val="center"/>
              <w:rPr>
                <w:sz w:val="16"/>
                <w:szCs w:val="16"/>
                <w:rPrChange w:id="3288" w:author="Mostafa Sameer" w:date="2024-10-16T02:03:00Z" w16du:dateUtc="2024-10-16T06:03:00Z">
                  <w:rPr>
                    <w:sz w:val="24"/>
                    <w:szCs w:val="24"/>
                  </w:rPr>
                </w:rPrChange>
              </w:rPr>
            </w:pPr>
            <w:r w:rsidRPr="002D5D34">
              <w:rPr>
                <w:sz w:val="16"/>
                <w:szCs w:val="16"/>
                <w:rPrChange w:id="3289" w:author="Mostafa Sameer" w:date="2024-10-16T02:03:00Z" w16du:dateUtc="2024-10-16T06:03:00Z">
                  <w:rPr>
                    <w:sz w:val="24"/>
                    <w:szCs w:val="24"/>
                  </w:rPr>
                </w:rPrChange>
              </w:rPr>
              <w:t>BF</w:t>
            </w:r>
          </w:p>
        </w:tc>
        <w:tc>
          <w:tcPr>
            <w:tcW w:w="3930" w:type="dxa"/>
          </w:tcPr>
          <w:p w14:paraId="0000023B" w14:textId="77777777" w:rsidR="00A67222" w:rsidRPr="002D5D34" w:rsidRDefault="005F6334">
            <w:pPr>
              <w:jc w:val="center"/>
              <w:rPr>
                <w:sz w:val="16"/>
                <w:szCs w:val="16"/>
                <w:rPrChange w:id="3290" w:author="Mostafa Sameer" w:date="2024-10-16T02:03:00Z" w16du:dateUtc="2024-10-16T06:03:00Z">
                  <w:rPr>
                    <w:sz w:val="24"/>
                    <w:szCs w:val="24"/>
                  </w:rPr>
                </w:rPrChange>
              </w:rPr>
            </w:pPr>
            <w:r w:rsidRPr="002D5D34">
              <w:rPr>
                <w:sz w:val="16"/>
                <w:szCs w:val="16"/>
                <w:rPrChange w:id="3291" w:author="Mostafa Sameer" w:date="2024-10-16T02:03:00Z" w16du:dateUtc="2024-10-16T06:03:00Z">
                  <w:rPr>
                    <w:sz w:val="24"/>
                    <w:szCs w:val="24"/>
                  </w:rPr>
                </w:rPrChange>
              </w:rPr>
              <w:t>bradfev@marvin.com</w:t>
            </w:r>
          </w:p>
        </w:tc>
        <w:tc>
          <w:tcPr>
            <w:tcW w:w="1245" w:type="dxa"/>
          </w:tcPr>
          <w:p w14:paraId="0000023C" w14:textId="77777777" w:rsidR="00A67222" w:rsidRPr="002D5D34" w:rsidRDefault="005F6334">
            <w:pPr>
              <w:jc w:val="center"/>
              <w:rPr>
                <w:sz w:val="16"/>
                <w:szCs w:val="16"/>
                <w:rPrChange w:id="3292" w:author="Mostafa Sameer" w:date="2024-10-16T02:03:00Z" w16du:dateUtc="2024-10-16T06:03:00Z">
                  <w:rPr>
                    <w:sz w:val="24"/>
                    <w:szCs w:val="24"/>
                  </w:rPr>
                </w:rPrChange>
              </w:rPr>
            </w:pPr>
            <w:r w:rsidRPr="002D5D34">
              <w:rPr>
                <w:sz w:val="16"/>
                <w:szCs w:val="16"/>
                <w:rPrChange w:id="3293" w:author="Mostafa Sameer" w:date="2024-10-16T02:03:00Z" w16du:dateUtc="2024-10-16T06:03:00Z">
                  <w:rPr>
                    <w:sz w:val="24"/>
                    <w:szCs w:val="24"/>
                  </w:rPr>
                </w:rPrChange>
              </w:rPr>
              <w:t>Y</w:t>
            </w:r>
          </w:p>
        </w:tc>
      </w:tr>
      <w:tr w:rsidR="00A67222" w:rsidRPr="00312C2E" w14:paraId="0A1E0189" w14:textId="77777777">
        <w:trPr>
          <w:trHeight w:val="143"/>
        </w:trPr>
        <w:tc>
          <w:tcPr>
            <w:tcW w:w="615" w:type="dxa"/>
          </w:tcPr>
          <w:p w14:paraId="0000023D" w14:textId="77777777" w:rsidR="00A67222" w:rsidRPr="002D5D34" w:rsidRDefault="005F6334">
            <w:pPr>
              <w:jc w:val="center"/>
              <w:rPr>
                <w:sz w:val="16"/>
                <w:szCs w:val="16"/>
                <w:rPrChange w:id="3294" w:author="Mostafa Sameer" w:date="2024-10-16T02:03:00Z" w16du:dateUtc="2024-10-16T06:03:00Z">
                  <w:rPr>
                    <w:sz w:val="24"/>
                    <w:szCs w:val="24"/>
                  </w:rPr>
                </w:rPrChange>
              </w:rPr>
            </w:pPr>
            <w:r w:rsidRPr="002D5D34">
              <w:rPr>
                <w:sz w:val="16"/>
                <w:szCs w:val="16"/>
                <w:rPrChange w:id="3295" w:author="Mostafa Sameer" w:date="2024-10-16T02:03:00Z" w16du:dateUtc="2024-10-16T06:03:00Z">
                  <w:rPr>
                    <w:sz w:val="24"/>
                    <w:szCs w:val="24"/>
                  </w:rPr>
                </w:rPrChange>
              </w:rPr>
              <w:t>4</w:t>
            </w:r>
          </w:p>
        </w:tc>
        <w:tc>
          <w:tcPr>
            <w:tcW w:w="1380" w:type="dxa"/>
          </w:tcPr>
          <w:p w14:paraId="0000023E" w14:textId="77777777" w:rsidR="00A67222" w:rsidRPr="002D5D34" w:rsidRDefault="005F6334">
            <w:pPr>
              <w:jc w:val="center"/>
              <w:rPr>
                <w:sz w:val="16"/>
                <w:szCs w:val="16"/>
                <w:rPrChange w:id="3296" w:author="Mostafa Sameer" w:date="2024-10-16T02:03:00Z" w16du:dateUtc="2024-10-16T06:03:00Z">
                  <w:rPr>
                    <w:sz w:val="24"/>
                    <w:szCs w:val="24"/>
                  </w:rPr>
                </w:rPrChange>
              </w:rPr>
            </w:pPr>
            <w:r w:rsidRPr="002D5D34">
              <w:rPr>
                <w:sz w:val="16"/>
                <w:szCs w:val="16"/>
                <w:rPrChange w:id="3297" w:author="Mostafa Sameer" w:date="2024-10-16T02:03:00Z" w16du:dateUtc="2024-10-16T06:03:00Z">
                  <w:rPr>
                    <w:sz w:val="24"/>
                    <w:szCs w:val="24"/>
                  </w:rPr>
                </w:rPrChange>
              </w:rPr>
              <w:t>Jaime</w:t>
            </w:r>
          </w:p>
          <w:p w14:paraId="0000023F" w14:textId="77777777" w:rsidR="00A67222" w:rsidRPr="002D5D34" w:rsidRDefault="00A67222">
            <w:pPr>
              <w:jc w:val="center"/>
              <w:rPr>
                <w:sz w:val="16"/>
                <w:szCs w:val="16"/>
                <w:rPrChange w:id="3298" w:author="Mostafa Sameer" w:date="2024-10-16T02:03:00Z" w16du:dateUtc="2024-10-16T06:03:00Z">
                  <w:rPr>
                    <w:sz w:val="24"/>
                    <w:szCs w:val="24"/>
                  </w:rPr>
                </w:rPrChange>
              </w:rPr>
            </w:pPr>
          </w:p>
        </w:tc>
        <w:tc>
          <w:tcPr>
            <w:tcW w:w="1515" w:type="dxa"/>
          </w:tcPr>
          <w:p w14:paraId="00000240" w14:textId="77777777" w:rsidR="00A67222" w:rsidRPr="002D5D34" w:rsidRDefault="005F6334">
            <w:pPr>
              <w:jc w:val="center"/>
              <w:rPr>
                <w:sz w:val="16"/>
                <w:szCs w:val="16"/>
                <w:rPrChange w:id="3299" w:author="Mostafa Sameer" w:date="2024-10-16T02:03:00Z" w16du:dateUtc="2024-10-16T06:03:00Z">
                  <w:rPr>
                    <w:sz w:val="24"/>
                    <w:szCs w:val="24"/>
                  </w:rPr>
                </w:rPrChange>
              </w:rPr>
            </w:pPr>
            <w:r w:rsidRPr="002D5D34">
              <w:rPr>
                <w:sz w:val="16"/>
                <w:szCs w:val="16"/>
                <w:rPrChange w:id="3300" w:author="Mostafa Sameer" w:date="2024-10-16T02:03:00Z" w16du:dateUtc="2024-10-16T06:03:00Z">
                  <w:rPr>
                    <w:sz w:val="24"/>
                    <w:szCs w:val="24"/>
                  </w:rPr>
                </w:rPrChange>
              </w:rPr>
              <w:t>Gascon</w:t>
            </w:r>
          </w:p>
        </w:tc>
        <w:tc>
          <w:tcPr>
            <w:tcW w:w="1035" w:type="dxa"/>
          </w:tcPr>
          <w:p w14:paraId="00000241" w14:textId="77777777" w:rsidR="00A67222" w:rsidRPr="002D5D34" w:rsidRDefault="005F6334">
            <w:pPr>
              <w:jc w:val="center"/>
              <w:rPr>
                <w:sz w:val="16"/>
                <w:szCs w:val="16"/>
                <w:rPrChange w:id="3301" w:author="Mostafa Sameer" w:date="2024-10-16T02:03:00Z" w16du:dateUtc="2024-10-16T06:03:00Z">
                  <w:rPr>
                    <w:sz w:val="24"/>
                    <w:szCs w:val="24"/>
                  </w:rPr>
                </w:rPrChange>
              </w:rPr>
            </w:pPr>
            <w:r w:rsidRPr="002D5D34">
              <w:rPr>
                <w:sz w:val="16"/>
                <w:szCs w:val="16"/>
                <w:rPrChange w:id="3302" w:author="Mostafa Sameer" w:date="2024-10-16T02:03:00Z" w16du:dateUtc="2024-10-16T06:03:00Z">
                  <w:rPr>
                    <w:sz w:val="24"/>
                    <w:szCs w:val="24"/>
                  </w:rPr>
                </w:rPrChange>
              </w:rPr>
              <w:t>JG</w:t>
            </w:r>
          </w:p>
        </w:tc>
        <w:tc>
          <w:tcPr>
            <w:tcW w:w="3930" w:type="dxa"/>
          </w:tcPr>
          <w:p w14:paraId="00000242" w14:textId="77777777" w:rsidR="00A67222" w:rsidRPr="002D5D34" w:rsidRDefault="005F6334">
            <w:pPr>
              <w:jc w:val="center"/>
              <w:rPr>
                <w:sz w:val="16"/>
                <w:szCs w:val="16"/>
                <w:rPrChange w:id="3303" w:author="Mostafa Sameer" w:date="2024-10-16T02:03:00Z" w16du:dateUtc="2024-10-16T06:03:00Z">
                  <w:rPr>
                    <w:sz w:val="24"/>
                    <w:szCs w:val="24"/>
                  </w:rPr>
                </w:rPrChange>
              </w:rPr>
            </w:pPr>
            <w:r w:rsidRPr="002D5D34">
              <w:rPr>
                <w:sz w:val="16"/>
                <w:szCs w:val="16"/>
                <w:rPrChange w:id="3304" w:author="Mostafa Sameer" w:date="2024-10-16T02:03:00Z" w16du:dateUtc="2024-10-16T06:03:00Z">
                  <w:rPr>
                    <w:sz w:val="24"/>
                    <w:szCs w:val="24"/>
                  </w:rPr>
                </w:rPrChange>
              </w:rPr>
              <w:t>jaime.gascon@miamidade.gov</w:t>
            </w:r>
          </w:p>
        </w:tc>
        <w:tc>
          <w:tcPr>
            <w:tcW w:w="1245" w:type="dxa"/>
          </w:tcPr>
          <w:p w14:paraId="00000243" w14:textId="77777777" w:rsidR="00A67222" w:rsidRPr="002D5D34" w:rsidRDefault="005F6334">
            <w:pPr>
              <w:jc w:val="center"/>
              <w:rPr>
                <w:sz w:val="16"/>
                <w:szCs w:val="16"/>
                <w:rPrChange w:id="3305" w:author="Mostafa Sameer" w:date="2024-10-16T02:03:00Z" w16du:dateUtc="2024-10-16T06:03:00Z">
                  <w:rPr>
                    <w:sz w:val="24"/>
                    <w:szCs w:val="24"/>
                  </w:rPr>
                </w:rPrChange>
              </w:rPr>
            </w:pPr>
            <w:r w:rsidRPr="002D5D34">
              <w:rPr>
                <w:sz w:val="16"/>
                <w:szCs w:val="16"/>
                <w:rPrChange w:id="3306" w:author="Mostafa Sameer" w:date="2024-10-16T02:03:00Z" w16du:dateUtc="2024-10-16T06:03:00Z">
                  <w:rPr>
                    <w:sz w:val="24"/>
                    <w:szCs w:val="24"/>
                  </w:rPr>
                </w:rPrChange>
              </w:rPr>
              <w:t>Y</w:t>
            </w:r>
          </w:p>
        </w:tc>
      </w:tr>
      <w:tr w:rsidR="00A67222" w:rsidRPr="00312C2E" w14:paraId="3C2D9E3D" w14:textId="77777777">
        <w:trPr>
          <w:trHeight w:val="350"/>
        </w:trPr>
        <w:tc>
          <w:tcPr>
            <w:tcW w:w="615" w:type="dxa"/>
          </w:tcPr>
          <w:p w14:paraId="00000244" w14:textId="77777777" w:rsidR="00A67222" w:rsidRPr="002D5D34" w:rsidRDefault="005F6334">
            <w:pPr>
              <w:jc w:val="center"/>
              <w:rPr>
                <w:sz w:val="16"/>
                <w:szCs w:val="16"/>
                <w:rPrChange w:id="3307" w:author="Mostafa Sameer" w:date="2024-10-16T02:03:00Z" w16du:dateUtc="2024-10-16T06:03:00Z">
                  <w:rPr>
                    <w:sz w:val="24"/>
                    <w:szCs w:val="24"/>
                  </w:rPr>
                </w:rPrChange>
              </w:rPr>
            </w:pPr>
            <w:r w:rsidRPr="002D5D34">
              <w:rPr>
                <w:sz w:val="16"/>
                <w:szCs w:val="16"/>
                <w:rPrChange w:id="3308" w:author="Mostafa Sameer" w:date="2024-10-16T02:03:00Z" w16du:dateUtc="2024-10-16T06:03:00Z">
                  <w:rPr>
                    <w:sz w:val="24"/>
                    <w:szCs w:val="24"/>
                  </w:rPr>
                </w:rPrChange>
              </w:rPr>
              <w:t>5</w:t>
            </w:r>
          </w:p>
        </w:tc>
        <w:tc>
          <w:tcPr>
            <w:tcW w:w="1380" w:type="dxa"/>
          </w:tcPr>
          <w:p w14:paraId="00000245" w14:textId="77777777" w:rsidR="00A67222" w:rsidRPr="002D5D34" w:rsidRDefault="005F6334">
            <w:pPr>
              <w:jc w:val="center"/>
              <w:rPr>
                <w:sz w:val="16"/>
                <w:szCs w:val="16"/>
                <w:rPrChange w:id="3309" w:author="Mostafa Sameer" w:date="2024-10-16T02:03:00Z" w16du:dateUtc="2024-10-16T06:03:00Z">
                  <w:rPr>
                    <w:sz w:val="24"/>
                    <w:szCs w:val="24"/>
                  </w:rPr>
                </w:rPrChange>
              </w:rPr>
            </w:pPr>
            <w:r w:rsidRPr="002D5D34">
              <w:rPr>
                <w:sz w:val="16"/>
                <w:szCs w:val="16"/>
                <w:rPrChange w:id="3310" w:author="Mostafa Sameer" w:date="2024-10-16T02:03:00Z" w16du:dateUtc="2024-10-16T06:03:00Z">
                  <w:rPr>
                    <w:sz w:val="24"/>
                    <w:szCs w:val="24"/>
                  </w:rPr>
                </w:rPrChange>
              </w:rPr>
              <w:t>Daniel</w:t>
            </w:r>
          </w:p>
          <w:p w14:paraId="00000246" w14:textId="77777777" w:rsidR="00A67222" w:rsidRPr="002D5D34" w:rsidRDefault="00A67222">
            <w:pPr>
              <w:jc w:val="center"/>
              <w:rPr>
                <w:sz w:val="16"/>
                <w:szCs w:val="16"/>
                <w:rPrChange w:id="3311" w:author="Mostafa Sameer" w:date="2024-10-16T02:03:00Z" w16du:dateUtc="2024-10-16T06:03:00Z">
                  <w:rPr>
                    <w:sz w:val="24"/>
                    <w:szCs w:val="24"/>
                  </w:rPr>
                </w:rPrChange>
              </w:rPr>
            </w:pPr>
          </w:p>
        </w:tc>
        <w:tc>
          <w:tcPr>
            <w:tcW w:w="1515" w:type="dxa"/>
          </w:tcPr>
          <w:p w14:paraId="00000247" w14:textId="77777777" w:rsidR="00A67222" w:rsidRPr="002D5D34" w:rsidRDefault="005F6334">
            <w:pPr>
              <w:jc w:val="center"/>
              <w:rPr>
                <w:sz w:val="16"/>
                <w:szCs w:val="16"/>
                <w:rPrChange w:id="3312" w:author="Mostafa Sameer" w:date="2024-10-16T02:03:00Z" w16du:dateUtc="2024-10-16T06:03:00Z">
                  <w:rPr>
                    <w:sz w:val="24"/>
                    <w:szCs w:val="24"/>
                  </w:rPr>
                </w:rPrChange>
              </w:rPr>
            </w:pPr>
            <w:r w:rsidRPr="002D5D34">
              <w:rPr>
                <w:sz w:val="16"/>
                <w:szCs w:val="16"/>
                <w:rPrChange w:id="3313" w:author="Mostafa Sameer" w:date="2024-10-16T02:03:00Z" w16du:dateUtc="2024-10-16T06:03:00Z">
                  <w:rPr>
                    <w:sz w:val="24"/>
                    <w:szCs w:val="24"/>
                  </w:rPr>
                </w:rPrChange>
              </w:rPr>
              <w:t>Stein</w:t>
            </w:r>
          </w:p>
        </w:tc>
        <w:tc>
          <w:tcPr>
            <w:tcW w:w="1035" w:type="dxa"/>
          </w:tcPr>
          <w:p w14:paraId="00000248" w14:textId="77777777" w:rsidR="00A67222" w:rsidRPr="002D5D34" w:rsidRDefault="005F6334">
            <w:pPr>
              <w:jc w:val="center"/>
              <w:rPr>
                <w:sz w:val="16"/>
                <w:szCs w:val="16"/>
                <w:rPrChange w:id="3314" w:author="Mostafa Sameer" w:date="2024-10-16T02:03:00Z" w16du:dateUtc="2024-10-16T06:03:00Z">
                  <w:rPr>
                    <w:sz w:val="24"/>
                    <w:szCs w:val="24"/>
                  </w:rPr>
                </w:rPrChange>
              </w:rPr>
            </w:pPr>
            <w:r w:rsidRPr="002D5D34">
              <w:rPr>
                <w:sz w:val="16"/>
                <w:szCs w:val="16"/>
                <w:rPrChange w:id="3315" w:author="Mostafa Sameer" w:date="2024-10-16T02:03:00Z" w16du:dateUtc="2024-10-16T06:03:00Z">
                  <w:rPr>
                    <w:sz w:val="24"/>
                    <w:szCs w:val="24"/>
                  </w:rPr>
                </w:rPrChange>
              </w:rPr>
              <w:t>DS</w:t>
            </w:r>
          </w:p>
        </w:tc>
        <w:tc>
          <w:tcPr>
            <w:tcW w:w="3930" w:type="dxa"/>
          </w:tcPr>
          <w:p w14:paraId="00000249" w14:textId="77777777" w:rsidR="00A67222" w:rsidRPr="002D5D34" w:rsidRDefault="005F6334">
            <w:pPr>
              <w:jc w:val="center"/>
              <w:rPr>
                <w:sz w:val="16"/>
                <w:szCs w:val="16"/>
                <w:rPrChange w:id="3316" w:author="Mostafa Sameer" w:date="2024-10-16T02:03:00Z" w16du:dateUtc="2024-10-16T06:03:00Z">
                  <w:rPr>
                    <w:sz w:val="24"/>
                    <w:szCs w:val="24"/>
                  </w:rPr>
                </w:rPrChange>
              </w:rPr>
            </w:pPr>
            <w:r w:rsidRPr="002D5D34">
              <w:rPr>
                <w:sz w:val="16"/>
                <w:szCs w:val="16"/>
                <w:rPrChange w:id="3317" w:author="Mostafa Sameer" w:date="2024-10-16T02:03:00Z" w16du:dateUtc="2024-10-16T06:03:00Z">
                  <w:rPr>
                    <w:sz w:val="24"/>
                    <w:szCs w:val="24"/>
                  </w:rPr>
                </w:rPrChange>
              </w:rPr>
              <w:t>danieljordanstein@gmail.com</w:t>
            </w:r>
          </w:p>
        </w:tc>
        <w:tc>
          <w:tcPr>
            <w:tcW w:w="1245" w:type="dxa"/>
          </w:tcPr>
          <w:p w14:paraId="0000024A" w14:textId="77777777" w:rsidR="00A67222" w:rsidRPr="002D5D34" w:rsidRDefault="005F6334">
            <w:pPr>
              <w:jc w:val="center"/>
              <w:rPr>
                <w:sz w:val="16"/>
                <w:szCs w:val="16"/>
                <w:rPrChange w:id="3318" w:author="Mostafa Sameer" w:date="2024-10-16T02:03:00Z" w16du:dateUtc="2024-10-16T06:03:00Z">
                  <w:rPr>
                    <w:sz w:val="24"/>
                    <w:szCs w:val="24"/>
                  </w:rPr>
                </w:rPrChange>
              </w:rPr>
            </w:pPr>
            <w:r w:rsidRPr="002D5D34">
              <w:rPr>
                <w:sz w:val="16"/>
                <w:szCs w:val="16"/>
                <w:rPrChange w:id="3319" w:author="Mostafa Sameer" w:date="2024-10-16T02:03:00Z" w16du:dateUtc="2024-10-16T06:03:00Z">
                  <w:rPr>
                    <w:sz w:val="24"/>
                    <w:szCs w:val="24"/>
                  </w:rPr>
                </w:rPrChange>
              </w:rPr>
              <w:t>Y</w:t>
            </w:r>
          </w:p>
        </w:tc>
      </w:tr>
      <w:tr w:rsidR="00A67222" w:rsidRPr="00312C2E" w14:paraId="3D1C7037" w14:textId="77777777">
        <w:tc>
          <w:tcPr>
            <w:tcW w:w="615" w:type="dxa"/>
          </w:tcPr>
          <w:p w14:paraId="0000024B" w14:textId="77777777" w:rsidR="00A67222" w:rsidRPr="002D5D34" w:rsidRDefault="005F6334">
            <w:pPr>
              <w:jc w:val="center"/>
              <w:rPr>
                <w:sz w:val="16"/>
                <w:szCs w:val="16"/>
                <w:rPrChange w:id="3320" w:author="Mostafa Sameer" w:date="2024-10-16T02:03:00Z" w16du:dateUtc="2024-10-16T06:03:00Z">
                  <w:rPr>
                    <w:sz w:val="24"/>
                    <w:szCs w:val="24"/>
                  </w:rPr>
                </w:rPrChange>
              </w:rPr>
            </w:pPr>
            <w:r w:rsidRPr="002D5D34">
              <w:rPr>
                <w:sz w:val="16"/>
                <w:szCs w:val="16"/>
                <w:rPrChange w:id="3321" w:author="Mostafa Sameer" w:date="2024-10-16T02:03:00Z" w16du:dateUtc="2024-10-16T06:03:00Z">
                  <w:rPr>
                    <w:sz w:val="24"/>
                    <w:szCs w:val="24"/>
                  </w:rPr>
                </w:rPrChange>
              </w:rPr>
              <w:t>6</w:t>
            </w:r>
          </w:p>
        </w:tc>
        <w:tc>
          <w:tcPr>
            <w:tcW w:w="1380" w:type="dxa"/>
          </w:tcPr>
          <w:p w14:paraId="0000024C" w14:textId="77777777" w:rsidR="00A67222" w:rsidRPr="002D5D34" w:rsidRDefault="005F6334">
            <w:pPr>
              <w:jc w:val="center"/>
              <w:rPr>
                <w:sz w:val="16"/>
                <w:szCs w:val="16"/>
                <w:rPrChange w:id="3322" w:author="Mostafa Sameer" w:date="2024-10-16T02:03:00Z" w16du:dateUtc="2024-10-16T06:03:00Z">
                  <w:rPr>
                    <w:sz w:val="24"/>
                    <w:szCs w:val="24"/>
                  </w:rPr>
                </w:rPrChange>
              </w:rPr>
            </w:pPr>
            <w:r w:rsidRPr="002D5D34">
              <w:rPr>
                <w:sz w:val="16"/>
                <w:szCs w:val="16"/>
                <w:rPrChange w:id="3323" w:author="Mostafa Sameer" w:date="2024-10-16T02:03:00Z" w16du:dateUtc="2024-10-16T06:03:00Z">
                  <w:rPr>
                    <w:sz w:val="24"/>
                    <w:szCs w:val="24"/>
                  </w:rPr>
                </w:rPrChange>
              </w:rPr>
              <w:t>Greg</w:t>
            </w:r>
          </w:p>
          <w:p w14:paraId="0000024D" w14:textId="77777777" w:rsidR="00A67222" w:rsidRPr="002D5D34" w:rsidRDefault="00A67222">
            <w:pPr>
              <w:jc w:val="center"/>
              <w:rPr>
                <w:sz w:val="16"/>
                <w:szCs w:val="16"/>
                <w:rPrChange w:id="3324" w:author="Mostafa Sameer" w:date="2024-10-16T02:03:00Z" w16du:dateUtc="2024-10-16T06:03:00Z">
                  <w:rPr>
                    <w:sz w:val="24"/>
                    <w:szCs w:val="24"/>
                  </w:rPr>
                </w:rPrChange>
              </w:rPr>
            </w:pPr>
          </w:p>
        </w:tc>
        <w:tc>
          <w:tcPr>
            <w:tcW w:w="1515" w:type="dxa"/>
          </w:tcPr>
          <w:p w14:paraId="0000024E" w14:textId="77777777" w:rsidR="00A67222" w:rsidRPr="002D5D34" w:rsidRDefault="005F6334">
            <w:pPr>
              <w:jc w:val="center"/>
              <w:rPr>
                <w:sz w:val="16"/>
                <w:szCs w:val="16"/>
                <w:rPrChange w:id="3325" w:author="Mostafa Sameer" w:date="2024-10-16T02:03:00Z" w16du:dateUtc="2024-10-16T06:03:00Z">
                  <w:rPr>
                    <w:sz w:val="24"/>
                    <w:szCs w:val="24"/>
                  </w:rPr>
                </w:rPrChange>
              </w:rPr>
            </w:pPr>
            <w:r w:rsidRPr="002D5D34">
              <w:rPr>
                <w:sz w:val="16"/>
                <w:szCs w:val="16"/>
                <w:rPrChange w:id="3326" w:author="Mostafa Sameer" w:date="2024-10-16T02:03:00Z" w16du:dateUtc="2024-10-16T06:03:00Z">
                  <w:rPr>
                    <w:sz w:val="24"/>
                    <w:szCs w:val="24"/>
                  </w:rPr>
                </w:rPrChange>
              </w:rPr>
              <w:t>McKenna</w:t>
            </w:r>
          </w:p>
        </w:tc>
        <w:tc>
          <w:tcPr>
            <w:tcW w:w="1035" w:type="dxa"/>
          </w:tcPr>
          <w:p w14:paraId="0000024F" w14:textId="77777777" w:rsidR="00A67222" w:rsidRPr="002D5D34" w:rsidRDefault="005F6334">
            <w:pPr>
              <w:jc w:val="center"/>
              <w:rPr>
                <w:sz w:val="16"/>
                <w:szCs w:val="16"/>
                <w:rPrChange w:id="3327" w:author="Mostafa Sameer" w:date="2024-10-16T02:03:00Z" w16du:dateUtc="2024-10-16T06:03:00Z">
                  <w:rPr>
                    <w:sz w:val="24"/>
                    <w:szCs w:val="24"/>
                  </w:rPr>
                </w:rPrChange>
              </w:rPr>
            </w:pPr>
            <w:r w:rsidRPr="002D5D34">
              <w:rPr>
                <w:sz w:val="16"/>
                <w:szCs w:val="16"/>
                <w:rPrChange w:id="3328" w:author="Mostafa Sameer" w:date="2024-10-16T02:03:00Z" w16du:dateUtc="2024-10-16T06:03:00Z">
                  <w:rPr>
                    <w:sz w:val="24"/>
                    <w:szCs w:val="24"/>
                  </w:rPr>
                </w:rPrChange>
              </w:rPr>
              <w:t>GM</w:t>
            </w:r>
          </w:p>
        </w:tc>
        <w:tc>
          <w:tcPr>
            <w:tcW w:w="3930" w:type="dxa"/>
          </w:tcPr>
          <w:p w14:paraId="00000250" w14:textId="77777777" w:rsidR="00A67222" w:rsidRPr="002D5D34" w:rsidRDefault="005F6334">
            <w:pPr>
              <w:jc w:val="center"/>
              <w:rPr>
                <w:sz w:val="16"/>
                <w:szCs w:val="16"/>
                <w:rPrChange w:id="3329" w:author="Mostafa Sameer" w:date="2024-10-16T02:03:00Z" w16du:dateUtc="2024-10-16T06:03:00Z">
                  <w:rPr>
                    <w:sz w:val="24"/>
                    <w:szCs w:val="24"/>
                  </w:rPr>
                </w:rPrChange>
              </w:rPr>
            </w:pPr>
            <w:r w:rsidRPr="002D5D34">
              <w:rPr>
                <w:sz w:val="16"/>
                <w:szCs w:val="16"/>
                <w:rPrChange w:id="3330" w:author="Mostafa Sameer" w:date="2024-10-16T02:03:00Z" w16du:dateUtc="2024-10-16T06:03:00Z">
                  <w:rPr>
                    <w:sz w:val="24"/>
                    <w:szCs w:val="24"/>
                  </w:rPr>
                </w:rPrChange>
              </w:rPr>
              <w:t>greg.mckenna@arconic.com</w:t>
            </w:r>
          </w:p>
        </w:tc>
        <w:tc>
          <w:tcPr>
            <w:tcW w:w="1245" w:type="dxa"/>
          </w:tcPr>
          <w:p w14:paraId="00000251" w14:textId="77777777" w:rsidR="00A67222" w:rsidRPr="002D5D34" w:rsidRDefault="005F6334">
            <w:pPr>
              <w:jc w:val="center"/>
              <w:rPr>
                <w:sz w:val="16"/>
                <w:szCs w:val="16"/>
                <w:rPrChange w:id="3331" w:author="Mostafa Sameer" w:date="2024-10-16T02:03:00Z" w16du:dateUtc="2024-10-16T06:03:00Z">
                  <w:rPr>
                    <w:sz w:val="24"/>
                    <w:szCs w:val="24"/>
                  </w:rPr>
                </w:rPrChange>
              </w:rPr>
            </w:pPr>
            <w:r w:rsidRPr="002D5D34">
              <w:rPr>
                <w:sz w:val="16"/>
                <w:szCs w:val="16"/>
                <w:rPrChange w:id="3332" w:author="Mostafa Sameer" w:date="2024-10-16T02:03:00Z" w16du:dateUtc="2024-10-16T06:03:00Z">
                  <w:rPr>
                    <w:sz w:val="24"/>
                    <w:szCs w:val="24"/>
                  </w:rPr>
                </w:rPrChange>
              </w:rPr>
              <w:t>Y</w:t>
            </w:r>
          </w:p>
        </w:tc>
      </w:tr>
      <w:tr w:rsidR="00A67222" w:rsidRPr="00312C2E" w14:paraId="0709B098" w14:textId="77777777">
        <w:trPr>
          <w:trHeight w:val="305"/>
        </w:trPr>
        <w:tc>
          <w:tcPr>
            <w:tcW w:w="615" w:type="dxa"/>
          </w:tcPr>
          <w:p w14:paraId="00000252" w14:textId="77777777" w:rsidR="00A67222" w:rsidRPr="002D5D34" w:rsidRDefault="005F6334">
            <w:pPr>
              <w:jc w:val="center"/>
              <w:rPr>
                <w:sz w:val="16"/>
                <w:szCs w:val="16"/>
                <w:rPrChange w:id="3333" w:author="Mostafa Sameer" w:date="2024-10-16T02:03:00Z" w16du:dateUtc="2024-10-16T06:03:00Z">
                  <w:rPr>
                    <w:sz w:val="24"/>
                    <w:szCs w:val="24"/>
                  </w:rPr>
                </w:rPrChange>
              </w:rPr>
            </w:pPr>
            <w:r w:rsidRPr="002D5D34">
              <w:rPr>
                <w:sz w:val="16"/>
                <w:szCs w:val="16"/>
                <w:rPrChange w:id="3334" w:author="Mostafa Sameer" w:date="2024-10-16T02:03:00Z" w16du:dateUtc="2024-10-16T06:03:00Z">
                  <w:rPr>
                    <w:sz w:val="24"/>
                    <w:szCs w:val="24"/>
                  </w:rPr>
                </w:rPrChange>
              </w:rPr>
              <w:t>7</w:t>
            </w:r>
          </w:p>
        </w:tc>
        <w:tc>
          <w:tcPr>
            <w:tcW w:w="1380" w:type="dxa"/>
          </w:tcPr>
          <w:p w14:paraId="00000253" w14:textId="77777777" w:rsidR="00A67222" w:rsidRPr="002D5D34" w:rsidRDefault="005F6334">
            <w:pPr>
              <w:jc w:val="center"/>
              <w:rPr>
                <w:sz w:val="16"/>
                <w:szCs w:val="16"/>
                <w:rPrChange w:id="3335" w:author="Mostafa Sameer" w:date="2024-10-16T02:03:00Z" w16du:dateUtc="2024-10-16T06:03:00Z">
                  <w:rPr>
                    <w:sz w:val="24"/>
                    <w:szCs w:val="24"/>
                  </w:rPr>
                </w:rPrChange>
              </w:rPr>
            </w:pPr>
            <w:r w:rsidRPr="002D5D34">
              <w:rPr>
                <w:sz w:val="16"/>
                <w:szCs w:val="16"/>
                <w:rPrChange w:id="3336" w:author="Mostafa Sameer" w:date="2024-10-16T02:03:00Z" w16du:dateUtc="2024-10-16T06:03:00Z">
                  <w:rPr>
                    <w:sz w:val="24"/>
                    <w:szCs w:val="24"/>
                  </w:rPr>
                </w:rPrChange>
              </w:rPr>
              <w:t>Becky</w:t>
            </w:r>
          </w:p>
          <w:p w14:paraId="00000254" w14:textId="77777777" w:rsidR="00A67222" w:rsidRPr="002D5D34" w:rsidRDefault="00A67222">
            <w:pPr>
              <w:jc w:val="center"/>
              <w:rPr>
                <w:sz w:val="16"/>
                <w:szCs w:val="16"/>
                <w:rPrChange w:id="3337" w:author="Mostafa Sameer" w:date="2024-10-16T02:03:00Z" w16du:dateUtc="2024-10-16T06:03:00Z">
                  <w:rPr>
                    <w:sz w:val="24"/>
                    <w:szCs w:val="24"/>
                  </w:rPr>
                </w:rPrChange>
              </w:rPr>
            </w:pPr>
          </w:p>
        </w:tc>
        <w:tc>
          <w:tcPr>
            <w:tcW w:w="1515" w:type="dxa"/>
          </w:tcPr>
          <w:p w14:paraId="00000255" w14:textId="77777777" w:rsidR="00A67222" w:rsidRPr="002D5D34" w:rsidRDefault="005F6334">
            <w:pPr>
              <w:jc w:val="center"/>
              <w:rPr>
                <w:sz w:val="16"/>
                <w:szCs w:val="16"/>
                <w:rPrChange w:id="3338" w:author="Mostafa Sameer" w:date="2024-10-16T02:03:00Z" w16du:dateUtc="2024-10-16T06:03:00Z">
                  <w:rPr>
                    <w:sz w:val="24"/>
                    <w:szCs w:val="24"/>
                  </w:rPr>
                </w:rPrChange>
              </w:rPr>
            </w:pPr>
            <w:r w:rsidRPr="002D5D34">
              <w:rPr>
                <w:sz w:val="16"/>
                <w:szCs w:val="16"/>
                <w:rPrChange w:id="3339" w:author="Mostafa Sameer" w:date="2024-10-16T02:03:00Z" w16du:dateUtc="2024-10-16T06:03:00Z">
                  <w:rPr>
                    <w:sz w:val="24"/>
                    <w:szCs w:val="24"/>
                  </w:rPr>
                </w:rPrChange>
              </w:rPr>
              <w:t>Magdaleno</w:t>
            </w:r>
          </w:p>
        </w:tc>
        <w:tc>
          <w:tcPr>
            <w:tcW w:w="1035" w:type="dxa"/>
          </w:tcPr>
          <w:p w14:paraId="00000256" w14:textId="77777777" w:rsidR="00A67222" w:rsidRPr="002D5D34" w:rsidRDefault="005F6334">
            <w:pPr>
              <w:jc w:val="center"/>
              <w:rPr>
                <w:sz w:val="16"/>
                <w:szCs w:val="16"/>
                <w:rPrChange w:id="3340" w:author="Mostafa Sameer" w:date="2024-10-16T02:03:00Z" w16du:dateUtc="2024-10-16T06:03:00Z">
                  <w:rPr>
                    <w:sz w:val="24"/>
                    <w:szCs w:val="24"/>
                  </w:rPr>
                </w:rPrChange>
              </w:rPr>
            </w:pPr>
            <w:r w:rsidRPr="002D5D34">
              <w:rPr>
                <w:sz w:val="16"/>
                <w:szCs w:val="16"/>
                <w:rPrChange w:id="3341" w:author="Mostafa Sameer" w:date="2024-10-16T02:03:00Z" w16du:dateUtc="2024-10-16T06:03:00Z">
                  <w:rPr>
                    <w:sz w:val="24"/>
                    <w:szCs w:val="24"/>
                  </w:rPr>
                </w:rPrChange>
              </w:rPr>
              <w:t>BM</w:t>
            </w:r>
          </w:p>
        </w:tc>
        <w:tc>
          <w:tcPr>
            <w:tcW w:w="3930" w:type="dxa"/>
          </w:tcPr>
          <w:p w14:paraId="00000257" w14:textId="77777777" w:rsidR="00A67222" w:rsidRPr="002D5D34" w:rsidRDefault="005F6334">
            <w:pPr>
              <w:jc w:val="center"/>
              <w:rPr>
                <w:sz w:val="16"/>
                <w:szCs w:val="16"/>
                <w:rPrChange w:id="3342" w:author="Mostafa Sameer" w:date="2024-10-16T02:03:00Z" w16du:dateUtc="2024-10-16T06:03:00Z">
                  <w:rPr>
                    <w:sz w:val="24"/>
                    <w:szCs w:val="24"/>
                  </w:rPr>
                </w:rPrChange>
              </w:rPr>
            </w:pPr>
            <w:r w:rsidRPr="002D5D34">
              <w:rPr>
                <w:sz w:val="16"/>
                <w:szCs w:val="16"/>
                <w:rPrChange w:id="3343" w:author="Mostafa Sameer" w:date="2024-10-16T02:03:00Z" w16du:dateUtc="2024-10-16T06:03:00Z">
                  <w:rPr>
                    <w:sz w:val="24"/>
                    <w:szCs w:val="24"/>
                  </w:rPr>
                </w:rPrChange>
              </w:rPr>
              <w:t>bmagdaleno@aiafla.org</w:t>
            </w:r>
          </w:p>
        </w:tc>
        <w:tc>
          <w:tcPr>
            <w:tcW w:w="1245" w:type="dxa"/>
          </w:tcPr>
          <w:p w14:paraId="00000258" w14:textId="77777777" w:rsidR="00A67222" w:rsidRPr="002D5D34" w:rsidRDefault="005F6334">
            <w:pPr>
              <w:jc w:val="center"/>
              <w:rPr>
                <w:sz w:val="16"/>
                <w:szCs w:val="16"/>
                <w:rPrChange w:id="3344" w:author="Mostafa Sameer" w:date="2024-10-16T02:03:00Z" w16du:dateUtc="2024-10-16T06:03:00Z">
                  <w:rPr>
                    <w:sz w:val="24"/>
                    <w:szCs w:val="24"/>
                  </w:rPr>
                </w:rPrChange>
              </w:rPr>
            </w:pPr>
            <w:r w:rsidRPr="002D5D34">
              <w:rPr>
                <w:sz w:val="16"/>
                <w:szCs w:val="16"/>
                <w:rPrChange w:id="3345" w:author="Mostafa Sameer" w:date="2024-10-16T02:03:00Z" w16du:dateUtc="2024-10-16T06:03:00Z">
                  <w:rPr>
                    <w:sz w:val="24"/>
                    <w:szCs w:val="24"/>
                  </w:rPr>
                </w:rPrChange>
              </w:rPr>
              <w:t>Y</w:t>
            </w:r>
          </w:p>
        </w:tc>
      </w:tr>
      <w:tr w:rsidR="00A67222" w:rsidRPr="00312C2E" w14:paraId="19C87D0E" w14:textId="77777777">
        <w:tc>
          <w:tcPr>
            <w:tcW w:w="615" w:type="dxa"/>
          </w:tcPr>
          <w:p w14:paraId="00000259" w14:textId="77777777" w:rsidR="00A67222" w:rsidRPr="002D5D34" w:rsidRDefault="005F6334">
            <w:pPr>
              <w:jc w:val="center"/>
              <w:rPr>
                <w:sz w:val="16"/>
                <w:szCs w:val="16"/>
                <w:rPrChange w:id="3346" w:author="Mostafa Sameer" w:date="2024-10-16T02:03:00Z" w16du:dateUtc="2024-10-16T06:03:00Z">
                  <w:rPr>
                    <w:sz w:val="24"/>
                    <w:szCs w:val="24"/>
                  </w:rPr>
                </w:rPrChange>
              </w:rPr>
            </w:pPr>
            <w:r w:rsidRPr="002D5D34">
              <w:rPr>
                <w:sz w:val="16"/>
                <w:szCs w:val="16"/>
                <w:rPrChange w:id="3347" w:author="Mostafa Sameer" w:date="2024-10-16T02:03:00Z" w16du:dateUtc="2024-10-16T06:03:00Z">
                  <w:rPr>
                    <w:sz w:val="24"/>
                    <w:szCs w:val="24"/>
                  </w:rPr>
                </w:rPrChange>
              </w:rPr>
              <w:t>8</w:t>
            </w:r>
          </w:p>
        </w:tc>
        <w:tc>
          <w:tcPr>
            <w:tcW w:w="1380" w:type="dxa"/>
          </w:tcPr>
          <w:p w14:paraId="0000025A" w14:textId="77777777" w:rsidR="00A67222" w:rsidRPr="002D5D34" w:rsidRDefault="005F6334">
            <w:pPr>
              <w:jc w:val="center"/>
              <w:rPr>
                <w:sz w:val="16"/>
                <w:szCs w:val="16"/>
                <w:rPrChange w:id="3348" w:author="Mostafa Sameer" w:date="2024-10-16T02:03:00Z" w16du:dateUtc="2024-10-16T06:03:00Z">
                  <w:rPr>
                    <w:sz w:val="24"/>
                    <w:szCs w:val="24"/>
                  </w:rPr>
                </w:rPrChange>
              </w:rPr>
            </w:pPr>
            <w:r w:rsidRPr="002D5D34">
              <w:rPr>
                <w:sz w:val="16"/>
                <w:szCs w:val="16"/>
                <w:rPrChange w:id="3349" w:author="Mostafa Sameer" w:date="2024-10-16T02:03:00Z" w16du:dateUtc="2024-10-16T06:03:00Z">
                  <w:rPr>
                    <w:sz w:val="24"/>
                    <w:szCs w:val="24"/>
                  </w:rPr>
                </w:rPrChange>
              </w:rPr>
              <w:t>Scott</w:t>
            </w:r>
          </w:p>
          <w:p w14:paraId="0000025B" w14:textId="77777777" w:rsidR="00A67222" w:rsidRPr="002D5D34" w:rsidRDefault="00A67222">
            <w:pPr>
              <w:jc w:val="center"/>
              <w:rPr>
                <w:sz w:val="16"/>
                <w:szCs w:val="16"/>
                <w:rPrChange w:id="3350" w:author="Mostafa Sameer" w:date="2024-10-16T02:03:00Z" w16du:dateUtc="2024-10-16T06:03:00Z">
                  <w:rPr>
                    <w:sz w:val="24"/>
                    <w:szCs w:val="24"/>
                  </w:rPr>
                </w:rPrChange>
              </w:rPr>
            </w:pPr>
          </w:p>
        </w:tc>
        <w:tc>
          <w:tcPr>
            <w:tcW w:w="1515" w:type="dxa"/>
          </w:tcPr>
          <w:p w14:paraId="0000025C" w14:textId="7C6235BA" w:rsidR="00A67222" w:rsidRPr="002D5D34" w:rsidRDefault="005F6334">
            <w:pPr>
              <w:jc w:val="center"/>
              <w:rPr>
                <w:sz w:val="16"/>
                <w:szCs w:val="16"/>
                <w:rPrChange w:id="3351" w:author="Mostafa Sameer" w:date="2024-10-16T02:03:00Z" w16du:dateUtc="2024-10-16T06:03:00Z">
                  <w:rPr>
                    <w:sz w:val="24"/>
                    <w:szCs w:val="24"/>
                  </w:rPr>
                </w:rPrChange>
              </w:rPr>
            </w:pPr>
            <w:r w:rsidRPr="002D5D34">
              <w:rPr>
                <w:sz w:val="16"/>
                <w:szCs w:val="16"/>
                <w:rPrChange w:id="3352" w:author="Mostafa Sameer" w:date="2024-10-16T02:03:00Z" w16du:dateUtc="2024-10-16T06:03:00Z">
                  <w:rPr>
                    <w:sz w:val="24"/>
                    <w:szCs w:val="24"/>
                  </w:rPr>
                </w:rPrChange>
              </w:rPr>
              <w:t>'Spiderman' Mullholl</w:t>
            </w:r>
            <w:r w:rsidR="0036219E">
              <w:rPr>
                <w:sz w:val="16"/>
                <w:szCs w:val="16"/>
              </w:rPr>
              <w:t>and</w:t>
            </w:r>
          </w:p>
        </w:tc>
        <w:tc>
          <w:tcPr>
            <w:tcW w:w="1035" w:type="dxa"/>
          </w:tcPr>
          <w:p w14:paraId="0000025D" w14:textId="77777777" w:rsidR="00A67222" w:rsidRPr="002D5D34" w:rsidRDefault="005F6334">
            <w:pPr>
              <w:jc w:val="center"/>
              <w:rPr>
                <w:sz w:val="16"/>
                <w:szCs w:val="16"/>
                <w:rPrChange w:id="3353" w:author="Mostafa Sameer" w:date="2024-10-16T02:03:00Z" w16du:dateUtc="2024-10-16T06:03:00Z">
                  <w:rPr>
                    <w:sz w:val="24"/>
                    <w:szCs w:val="24"/>
                  </w:rPr>
                </w:rPrChange>
              </w:rPr>
            </w:pPr>
            <w:r w:rsidRPr="002D5D34">
              <w:rPr>
                <w:sz w:val="16"/>
                <w:szCs w:val="16"/>
                <w:rPrChange w:id="3354" w:author="Mostafa Sameer" w:date="2024-10-16T02:03:00Z" w16du:dateUtc="2024-10-16T06:03:00Z">
                  <w:rPr>
                    <w:sz w:val="24"/>
                    <w:szCs w:val="24"/>
                  </w:rPr>
                </w:rPrChange>
              </w:rPr>
              <w:t>SSM</w:t>
            </w:r>
          </w:p>
        </w:tc>
        <w:tc>
          <w:tcPr>
            <w:tcW w:w="3930" w:type="dxa"/>
          </w:tcPr>
          <w:p w14:paraId="0000025E" w14:textId="77777777" w:rsidR="00A67222" w:rsidRPr="002D5D34" w:rsidRDefault="005F6334">
            <w:pPr>
              <w:jc w:val="center"/>
              <w:rPr>
                <w:sz w:val="16"/>
                <w:szCs w:val="16"/>
                <w:rPrChange w:id="3355" w:author="Mostafa Sameer" w:date="2024-10-16T02:03:00Z" w16du:dateUtc="2024-10-16T06:03:00Z">
                  <w:rPr>
                    <w:sz w:val="24"/>
                    <w:szCs w:val="24"/>
                  </w:rPr>
                </w:rPrChange>
              </w:rPr>
            </w:pPr>
            <w:r w:rsidRPr="002D5D34">
              <w:rPr>
                <w:sz w:val="16"/>
                <w:szCs w:val="16"/>
                <w:rPrChange w:id="3356" w:author="Mostafa Sameer" w:date="2024-10-16T02:03:00Z" w16du:dateUtc="2024-10-16T06:03:00Z">
                  <w:rPr>
                    <w:sz w:val="24"/>
                    <w:szCs w:val="24"/>
                  </w:rPr>
                </w:rPrChange>
              </w:rPr>
              <w:t>spiderman@usbuildingconsultants.com</w:t>
            </w:r>
          </w:p>
        </w:tc>
        <w:tc>
          <w:tcPr>
            <w:tcW w:w="1245" w:type="dxa"/>
          </w:tcPr>
          <w:p w14:paraId="0000025F" w14:textId="77777777" w:rsidR="00A67222" w:rsidRPr="002D5D34" w:rsidRDefault="005F6334">
            <w:pPr>
              <w:jc w:val="center"/>
              <w:rPr>
                <w:sz w:val="16"/>
                <w:szCs w:val="16"/>
                <w:rPrChange w:id="3357" w:author="Mostafa Sameer" w:date="2024-10-16T02:03:00Z" w16du:dateUtc="2024-10-16T06:03:00Z">
                  <w:rPr>
                    <w:sz w:val="24"/>
                    <w:szCs w:val="24"/>
                  </w:rPr>
                </w:rPrChange>
              </w:rPr>
            </w:pPr>
            <w:r w:rsidRPr="002D5D34">
              <w:rPr>
                <w:sz w:val="16"/>
                <w:szCs w:val="16"/>
                <w:rPrChange w:id="3358" w:author="Mostafa Sameer" w:date="2024-10-16T02:03:00Z" w16du:dateUtc="2024-10-16T06:03:00Z">
                  <w:rPr>
                    <w:sz w:val="24"/>
                    <w:szCs w:val="24"/>
                  </w:rPr>
                </w:rPrChange>
              </w:rPr>
              <w:t>N</w:t>
            </w:r>
          </w:p>
        </w:tc>
      </w:tr>
      <w:tr w:rsidR="00A67222" w:rsidRPr="00312C2E" w14:paraId="3B7240A7" w14:textId="77777777">
        <w:tc>
          <w:tcPr>
            <w:tcW w:w="615" w:type="dxa"/>
          </w:tcPr>
          <w:p w14:paraId="00000260" w14:textId="77777777" w:rsidR="00A67222" w:rsidRPr="002D5D34" w:rsidRDefault="005F6334">
            <w:pPr>
              <w:jc w:val="center"/>
              <w:rPr>
                <w:sz w:val="16"/>
                <w:szCs w:val="16"/>
                <w:rPrChange w:id="3359" w:author="Mostafa Sameer" w:date="2024-10-16T02:03:00Z" w16du:dateUtc="2024-10-16T06:03:00Z">
                  <w:rPr>
                    <w:sz w:val="24"/>
                    <w:szCs w:val="24"/>
                  </w:rPr>
                </w:rPrChange>
              </w:rPr>
            </w:pPr>
            <w:r w:rsidRPr="002D5D34">
              <w:rPr>
                <w:sz w:val="16"/>
                <w:szCs w:val="16"/>
                <w:rPrChange w:id="3360" w:author="Mostafa Sameer" w:date="2024-10-16T02:03:00Z" w16du:dateUtc="2024-10-16T06:03:00Z">
                  <w:rPr>
                    <w:sz w:val="24"/>
                    <w:szCs w:val="24"/>
                  </w:rPr>
                </w:rPrChange>
              </w:rPr>
              <w:t>9</w:t>
            </w:r>
          </w:p>
        </w:tc>
        <w:tc>
          <w:tcPr>
            <w:tcW w:w="1380" w:type="dxa"/>
          </w:tcPr>
          <w:p w14:paraId="00000261" w14:textId="77777777" w:rsidR="00A67222" w:rsidRPr="002D5D34" w:rsidRDefault="005F6334">
            <w:pPr>
              <w:jc w:val="center"/>
              <w:rPr>
                <w:sz w:val="16"/>
                <w:szCs w:val="16"/>
                <w:rPrChange w:id="3361" w:author="Mostafa Sameer" w:date="2024-10-16T02:03:00Z" w16du:dateUtc="2024-10-16T06:03:00Z">
                  <w:rPr>
                    <w:sz w:val="24"/>
                    <w:szCs w:val="24"/>
                  </w:rPr>
                </w:rPrChange>
              </w:rPr>
            </w:pPr>
            <w:r w:rsidRPr="002D5D34">
              <w:rPr>
                <w:sz w:val="16"/>
                <w:szCs w:val="16"/>
                <w:rPrChange w:id="3362" w:author="Mostafa Sameer" w:date="2024-10-16T02:03:00Z" w16du:dateUtc="2024-10-16T06:03:00Z">
                  <w:rPr>
                    <w:sz w:val="24"/>
                    <w:szCs w:val="24"/>
                  </w:rPr>
                </w:rPrChange>
              </w:rPr>
              <w:t>Mike</w:t>
            </w:r>
          </w:p>
          <w:p w14:paraId="00000262" w14:textId="77777777" w:rsidR="00A67222" w:rsidRPr="002D5D34" w:rsidRDefault="00A67222">
            <w:pPr>
              <w:jc w:val="center"/>
              <w:rPr>
                <w:sz w:val="16"/>
                <w:szCs w:val="16"/>
                <w:rPrChange w:id="3363" w:author="Mostafa Sameer" w:date="2024-10-16T02:03:00Z" w16du:dateUtc="2024-10-16T06:03:00Z">
                  <w:rPr>
                    <w:sz w:val="24"/>
                    <w:szCs w:val="24"/>
                  </w:rPr>
                </w:rPrChange>
              </w:rPr>
            </w:pPr>
          </w:p>
        </w:tc>
        <w:tc>
          <w:tcPr>
            <w:tcW w:w="1515" w:type="dxa"/>
          </w:tcPr>
          <w:p w14:paraId="00000263" w14:textId="77777777" w:rsidR="00A67222" w:rsidRPr="002D5D34" w:rsidRDefault="005F6334">
            <w:pPr>
              <w:jc w:val="center"/>
              <w:rPr>
                <w:sz w:val="16"/>
                <w:szCs w:val="16"/>
                <w:rPrChange w:id="3364" w:author="Mostafa Sameer" w:date="2024-10-16T02:03:00Z" w16du:dateUtc="2024-10-16T06:03:00Z">
                  <w:rPr>
                    <w:sz w:val="24"/>
                    <w:szCs w:val="24"/>
                  </w:rPr>
                </w:rPrChange>
              </w:rPr>
            </w:pPr>
            <w:r w:rsidRPr="002D5D34">
              <w:rPr>
                <w:sz w:val="16"/>
                <w:szCs w:val="16"/>
                <w:rPrChange w:id="3365" w:author="Mostafa Sameer" w:date="2024-10-16T02:03:00Z" w16du:dateUtc="2024-10-16T06:03:00Z">
                  <w:rPr>
                    <w:sz w:val="24"/>
                    <w:szCs w:val="24"/>
                  </w:rPr>
                </w:rPrChange>
              </w:rPr>
              <w:lastRenderedPageBreak/>
              <w:t>Silvers</w:t>
            </w:r>
          </w:p>
        </w:tc>
        <w:tc>
          <w:tcPr>
            <w:tcW w:w="1035" w:type="dxa"/>
          </w:tcPr>
          <w:p w14:paraId="00000264" w14:textId="77777777" w:rsidR="00A67222" w:rsidRPr="002D5D34" w:rsidRDefault="005F6334">
            <w:pPr>
              <w:jc w:val="center"/>
              <w:rPr>
                <w:sz w:val="16"/>
                <w:szCs w:val="16"/>
                <w:rPrChange w:id="3366" w:author="Mostafa Sameer" w:date="2024-10-16T02:03:00Z" w16du:dateUtc="2024-10-16T06:03:00Z">
                  <w:rPr>
                    <w:sz w:val="24"/>
                    <w:szCs w:val="24"/>
                  </w:rPr>
                </w:rPrChange>
              </w:rPr>
            </w:pPr>
            <w:r w:rsidRPr="002D5D34">
              <w:rPr>
                <w:sz w:val="16"/>
                <w:szCs w:val="16"/>
                <w:rPrChange w:id="3367" w:author="Mostafa Sameer" w:date="2024-10-16T02:03:00Z" w16du:dateUtc="2024-10-16T06:03:00Z">
                  <w:rPr>
                    <w:sz w:val="24"/>
                    <w:szCs w:val="24"/>
                  </w:rPr>
                </w:rPrChange>
              </w:rPr>
              <w:t>MS</w:t>
            </w:r>
          </w:p>
        </w:tc>
        <w:tc>
          <w:tcPr>
            <w:tcW w:w="3930" w:type="dxa"/>
          </w:tcPr>
          <w:p w14:paraId="00000265" w14:textId="48DB483D" w:rsidR="00A67222" w:rsidRPr="002D5D34" w:rsidRDefault="005F6334">
            <w:pPr>
              <w:jc w:val="center"/>
              <w:rPr>
                <w:sz w:val="16"/>
                <w:szCs w:val="16"/>
                <w:rPrChange w:id="3368" w:author="Mostafa Sameer" w:date="2024-10-16T02:03:00Z" w16du:dateUtc="2024-10-16T06:03:00Z">
                  <w:rPr>
                    <w:sz w:val="24"/>
                    <w:szCs w:val="24"/>
                  </w:rPr>
                </w:rPrChange>
              </w:rPr>
            </w:pPr>
            <w:r w:rsidRPr="002D5D34">
              <w:rPr>
                <w:sz w:val="16"/>
                <w:szCs w:val="16"/>
                <w:rPrChange w:id="3369" w:author="Mostafa Sameer" w:date="2024-10-16T02:03:00Z" w16du:dateUtc="2024-10-16T06:03:00Z">
                  <w:rPr>
                    <w:sz w:val="24"/>
                    <w:szCs w:val="24"/>
                  </w:rPr>
                </w:rPrChange>
              </w:rPr>
              <w:t>Silvers@floridaro</w:t>
            </w:r>
            <w:r w:rsidR="0036219E">
              <w:rPr>
                <w:sz w:val="16"/>
                <w:szCs w:val="16"/>
              </w:rPr>
              <w:t>of</w:t>
            </w:r>
            <w:r w:rsidRPr="002D5D34">
              <w:rPr>
                <w:sz w:val="16"/>
                <w:szCs w:val="16"/>
                <w:rPrChange w:id="3370" w:author="Mostafa Sameer" w:date="2024-10-16T02:03:00Z" w16du:dateUtc="2024-10-16T06:03:00Z">
                  <w:rPr>
                    <w:sz w:val="24"/>
                    <w:szCs w:val="24"/>
                  </w:rPr>
                </w:rPrChange>
              </w:rPr>
              <w:t>.com</w:t>
            </w:r>
          </w:p>
        </w:tc>
        <w:tc>
          <w:tcPr>
            <w:tcW w:w="1245" w:type="dxa"/>
          </w:tcPr>
          <w:p w14:paraId="00000266" w14:textId="77777777" w:rsidR="00A67222" w:rsidRPr="002D5D34" w:rsidRDefault="005F6334">
            <w:pPr>
              <w:jc w:val="center"/>
              <w:rPr>
                <w:sz w:val="16"/>
                <w:szCs w:val="16"/>
                <w:rPrChange w:id="3371" w:author="Mostafa Sameer" w:date="2024-10-16T02:03:00Z" w16du:dateUtc="2024-10-16T06:03:00Z">
                  <w:rPr>
                    <w:sz w:val="24"/>
                    <w:szCs w:val="24"/>
                  </w:rPr>
                </w:rPrChange>
              </w:rPr>
            </w:pPr>
            <w:r w:rsidRPr="002D5D34">
              <w:rPr>
                <w:sz w:val="16"/>
                <w:szCs w:val="16"/>
                <w:rPrChange w:id="3372" w:author="Mostafa Sameer" w:date="2024-10-16T02:03:00Z" w16du:dateUtc="2024-10-16T06:03:00Z">
                  <w:rPr>
                    <w:sz w:val="24"/>
                    <w:szCs w:val="24"/>
                  </w:rPr>
                </w:rPrChange>
              </w:rPr>
              <w:t>Y</w:t>
            </w:r>
          </w:p>
        </w:tc>
      </w:tr>
      <w:tr w:rsidR="00A67222" w:rsidRPr="00312C2E" w14:paraId="292713D9" w14:textId="77777777">
        <w:tc>
          <w:tcPr>
            <w:tcW w:w="615" w:type="dxa"/>
          </w:tcPr>
          <w:p w14:paraId="00000267" w14:textId="77777777" w:rsidR="00A67222" w:rsidRPr="002D5D34" w:rsidRDefault="005F6334">
            <w:pPr>
              <w:jc w:val="center"/>
              <w:rPr>
                <w:sz w:val="16"/>
                <w:szCs w:val="16"/>
                <w:rPrChange w:id="3373" w:author="Mostafa Sameer" w:date="2024-10-16T02:03:00Z" w16du:dateUtc="2024-10-16T06:03:00Z">
                  <w:rPr>
                    <w:sz w:val="24"/>
                    <w:szCs w:val="24"/>
                  </w:rPr>
                </w:rPrChange>
              </w:rPr>
            </w:pPr>
            <w:r w:rsidRPr="002D5D34">
              <w:rPr>
                <w:sz w:val="16"/>
                <w:szCs w:val="16"/>
                <w:rPrChange w:id="3374" w:author="Mostafa Sameer" w:date="2024-10-16T02:03:00Z" w16du:dateUtc="2024-10-16T06:03:00Z">
                  <w:rPr>
                    <w:sz w:val="24"/>
                    <w:szCs w:val="24"/>
                  </w:rPr>
                </w:rPrChange>
              </w:rPr>
              <w:t>10</w:t>
            </w:r>
          </w:p>
        </w:tc>
        <w:tc>
          <w:tcPr>
            <w:tcW w:w="1380" w:type="dxa"/>
          </w:tcPr>
          <w:p w14:paraId="00000268" w14:textId="77777777" w:rsidR="00A67222" w:rsidRPr="002D5D34" w:rsidRDefault="005F6334">
            <w:pPr>
              <w:jc w:val="center"/>
              <w:rPr>
                <w:sz w:val="16"/>
                <w:szCs w:val="16"/>
                <w:rPrChange w:id="3375" w:author="Mostafa Sameer" w:date="2024-10-16T02:03:00Z" w16du:dateUtc="2024-10-16T06:03:00Z">
                  <w:rPr>
                    <w:sz w:val="24"/>
                    <w:szCs w:val="24"/>
                  </w:rPr>
                </w:rPrChange>
              </w:rPr>
            </w:pPr>
            <w:r w:rsidRPr="002D5D34">
              <w:rPr>
                <w:sz w:val="16"/>
                <w:szCs w:val="16"/>
                <w:rPrChange w:id="3376" w:author="Mostafa Sameer" w:date="2024-10-16T02:03:00Z" w16du:dateUtc="2024-10-16T06:03:00Z">
                  <w:rPr>
                    <w:sz w:val="24"/>
                    <w:szCs w:val="24"/>
                  </w:rPr>
                </w:rPrChange>
              </w:rPr>
              <w:t>Alex</w:t>
            </w:r>
          </w:p>
          <w:p w14:paraId="00000269" w14:textId="77777777" w:rsidR="00A67222" w:rsidRPr="002D5D34" w:rsidRDefault="00A67222">
            <w:pPr>
              <w:jc w:val="center"/>
              <w:rPr>
                <w:sz w:val="16"/>
                <w:szCs w:val="16"/>
                <w:rPrChange w:id="3377" w:author="Mostafa Sameer" w:date="2024-10-16T02:03:00Z" w16du:dateUtc="2024-10-16T06:03:00Z">
                  <w:rPr>
                    <w:sz w:val="24"/>
                    <w:szCs w:val="24"/>
                  </w:rPr>
                </w:rPrChange>
              </w:rPr>
            </w:pPr>
          </w:p>
        </w:tc>
        <w:tc>
          <w:tcPr>
            <w:tcW w:w="1515" w:type="dxa"/>
          </w:tcPr>
          <w:p w14:paraId="0000026A" w14:textId="77777777" w:rsidR="00A67222" w:rsidRPr="002D5D34" w:rsidRDefault="005F6334">
            <w:pPr>
              <w:jc w:val="center"/>
              <w:rPr>
                <w:sz w:val="16"/>
                <w:szCs w:val="16"/>
                <w:rPrChange w:id="3378" w:author="Mostafa Sameer" w:date="2024-10-16T02:03:00Z" w16du:dateUtc="2024-10-16T06:03:00Z">
                  <w:rPr>
                    <w:sz w:val="24"/>
                    <w:szCs w:val="24"/>
                  </w:rPr>
                </w:rPrChange>
              </w:rPr>
            </w:pPr>
            <w:r w:rsidRPr="002D5D34">
              <w:rPr>
                <w:sz w:val="16"/>
                <w:szCs w:val="16"/>
                <w:rPrChange w:id="3379" w:author="Mostafa Sameer" w:date="2024-10-16T02:03:00Z" w16du:dateUtc="2024-10-16T06:03:00Z">
                  <w:rPr>
                    <w:sz w:val="24"/>
                    <w:szCs w:val="24"/>
                  </w:rPr>
                </w:rPrChange>
              </w:rPr>
              <w:t>Esposito</w:t>
            </w:r>
          </w:p>
        </w:tc>
        <w:tc>
          <w:tcPr>
            <w:tcW w:w="1035" w:type="dxa"/>
          </w:tcPr>
          <w:p w14:paraId="0000026B" w14:textId="77777777" w:rsidR="00A67222" w:rsidRPr="002D5D34" w:rsidRDefault="005F6334">
            <w:pPr>
              <w:jc w:val="center"/>
              <w:rPr>
                <w:sz w:val="16"/>
                <w:szCs w:val="16"/>
                <w:rPrChange w:id="3380" w:author="Mostafa Sameer" w:date="2024-10-16T02:03:00Z" w16du:dateUtc="2024-10-16T06:03:00Z">
                  <w:rPr>
                    <w:sz w:val="24"/>
                    <w:szCs w:val="24"/>
                  </w:rPr>
                </w:rPrChange>
              </w:rPr>
            </w:pPr>
            <w:r w:rsidRPr="002D5D34">
              <w:rPr>
                <w:sz w:val="16"/>
                <w:szCs w:val="16"/>
                <w:rPrChange w:id="3381" w:author="Mostafa Sameer" w:date="2024-10-16T02:03:00Z" w16du:dateUtc="2024-10-16T06:03:00Z">
                  <w:rPr>
                    <w:sz w:val="24"/>
                    <w:szCs w:val="24"/>
                  </w:rPr>
                </w:rPrChange>
              </w:rPr>
              <w:t>AE</w:t>
            </w:r>
          </w:p>
        </w:tc>
        <w:tc>
          <w:tcPr>
            <w:tcW w:w="3930" w:type="dxa"/>
          </w:tcPr>
          <w:p w14:paraId="0000026C" w14:textId="77777777" w:rsidR="00A67222" w:rsidRPr="002D5D34" w:rsidRDefault="005F6334">
            <w:pPr>
              <w:jc w:val="center"/>
              <w:rPr>
                <w:sz w:val="16"/>
                <w:szCs w:val="16"/>
                <w:rPrChange w:id="3382" w:author="Mostafa Sameer" w:date="2024-10-16T02:03:00Z" w16du:dateUtc="2024-10-16T06:03:00Z">
                  <w:rPr>
                    <w:sz w:val="24"/>
                    <w:szCs w:val="24"/>
                  </w:rPr>
                </w:rPrChange>
              </w:rPr>
            </w:pPr>
            <w:r w:rsidRPr="002D5D34">
              <w:rPr>
                <w:sz w:val="16"/>
                <w:szCs w:val="16"/>
                <w:rPrChange w:id="3383" w:author="Mostafa Sameer" w:date="2024-10-16T02:03:00Z" w16du:dateUtc="2024-10-16T06:03:00Z">
                  <w:rPr>
                    <w:sz w:val="24"/>
                    <w:szCs w:val="24"/>
                  </w:rPr>
                </w:rPrChange>
              </w:rPr>
              <w:t>Alex_Esposito@special-lite.com</w:t>
            </w:r>
          </w:p>
        </w:tc>
        <w:tc>
          <w:tcPr>
            <w:tcW w:w="1245" w:type="dxa"/>
          </w:tcPr>
          <w:p w14:paraId="0000026D" w14:textId="77777777" w:rsidR="00A67222" w:rsidRPr="002D5D34" w:rsidRDefault="005F6334">
            <w:pPr>
              <w:jc w:val="center"/>
              <w:rPr>
                <w:sz w:val="16"/>
                <w:szCs w:val="16"/>
                <w:rPrChange w:id="3384" w:author="Mostafa Sameer" w:date="2024-10-16T02:03:00Z" w16du:dateUtc="2024-10-16T06:03:00Z">
                  <w:rPr>
                    <w:sz w:val="24"/>
                    <w:szCs w:val="24"/>
                  </w:rPr>
                </w:rPrChange>
              </w:rPr>
            </w:pPr>
            <w:r w:rsidRPr="002D5D34">
              <w:rPr>
                <w:sz w:val="16"/>
                <w:szCs w:val="16"/>
                <w:rPrChange w:id="3385" w:author="Mostafa Sameer" w:date="2024-10-16T02:03:00Z" w16du:dateUtc="2024-10-16T06:03:00Z">
                  <w:rPr>
                    <w:sz w:val="24"/>
                    <w:szCs w:val="24"/>
                  </w:rPr>
                </w:rPrChange>
              </w:rPr>
              <w:t>N</w:t>
            </w:r>
          </w:p>
        </w:tc>
      </w:tr>
      <w:tr w:rsidR="00A67222" w:rsidRPr="00312C2E" w14:paraId="5B3122C1" w14:textId="77777777">
        <w:tc>
          <w:tcPr>
            <w:tcW w:w="615" w:type="dxa"/>
          </w:tcPr>
          <w:p w14:paraId="0000026E" w14:textId="77777777" w:rsidR="00A67222" w:rsidRPr="002D5D34" w:rsidRDefault="005F6334">
            <w:pPr>
              <w:jc w:val="center"/>
              <w:rPr>
                <w:sz w:val="16"/>
                <w:szCs w:val="16"/>
                <w:rPrChange w:id="3386" w:author="Mostafa Sameer" w:date="2024-10-16T02:03:00Z" w16du:dateUtc="2024-10-16T06:03:00Z">
                  <w:rPr>
                    <w:sz w:val="24"/>
                    <w:szCs w:val="24"/>
                  </w:rPr>
                </w:rPrChange>
              </w:rPr>
            </w:pPr>
            <w:r w:rsidRPr="002D5D34">
              <w:rPr>
                <w:sz w:val="16"/>
                <w:szCs w:val="16"/>
                <w:rPrChange w:id="3387" w:author="Mostafa Sameer" w:date="2024-10-16T02:03:00Z" w16du:dateUtc="2024-10-16T06:03:00Z">
                  <w:rPr>
                    <w:sz w:val="24"/>
                    <w:szCs w:val="24"/>
                  </w:rPr>
                </w:rPrChange>
              </w:rPr>
              <w:t>11</w:t>
            </w:r>
          </w:p>
        </w:tc>
        <w:tc>
          <w:tcPr>
            <w:tcW w:w="1380" w:type="dxa"/>
          </w:tcPr>
          <w:p w14:paraId="0000026F" w14:textId="77777777" w:rsidR="00A67222" w:rsidRPr="002D5D34" w:rsidRDefault="005F6334">
            <w:pPr>
              <w:jc w:val="center"/>
              <w:rPr>
                <w:sz w:val="16"/>
                <w:szCs w:val="16"/>
                <w:rPrChange w:id="3388" w:author="Mostafa Sameer" w:date="2024-10-16T02:03:00Z" w16du:dateUtc="2024-10-16T06:03:00Z">
                  <w:rPr>
                    <w:sz w:val="24"/>
                    <w:szCs w:val="24"/>
                  </w:rPr>
                </w:rPrChange>
              </w:rPr>
            </w:pPr>
            <w:r w:rsidRPr="002D5D34">
              <w:rPr>
                <w:sz w:val="16"/>
                <w:szCs w:val="16"/>
                <w:rPrChange w:id="3389" w:author="Mostafa Sameer" w:date="2024-10-16T02:03:00Z" w16du:dateUtc="2024-10-16T06:03:00Z">
                  <w:rPr>
                    <w:sz w:val="24"/>
                    <w:szCs w:val="24"/>
                  </w:rPr>
                </w:rPrChange>
              </w:rPr>
              <w:t>Bradford K.</w:t>
            </w:r>
          </w:p>
          <w:p w14:paraId="00000270" w14:textId="77777777" w:rsidR="00A67222" w:rsidRPr="002D5D34" w:rsidRDefault="00A67222">
            <w:pPr>
              <w:jc w:val="center"/>
              <w:rPr>
                <w:sz w:val="16"/>
                <w:szCs w:val="16"/>
                <w:rPrChange w:id="3390" w:author="Mostafa Sameer" w:date="2024-10-16T02:03:00Z" w16du:dateUtc="2024-10-16T06:03:00Z">
                  <w:rPr>
                    <w:sz w:val="24"/>
                    <w:szCs w:val="24"/>
                  </w:rPr>
                </w:rPrChange>
              </w:rPr>
            </w:pPr>
          </w:p>
        </w:tc>
        <w:tc>
          <w:tcPr>
            <w:tcW w:w="1515" w:type="dxa"/>
          </w:tcPr>
          <w:p w14:paraId="00000271" w14:textId="77777777" w:rsidR="00A67222" w:rsidRPr="002D5D34" w:rsidRDefault="005F6334">
            <w:pPr>
              <w:jc w:val="center"/>
              <w:rPr>
                <w:sz w:val="16"/>
                <w:szCs w:val="16"/>
                <w:rPrChange w:id="3391" w:author="Mostafa Sameer" w:date="2024-10-16T02:03:00Z" w16du:dateUtc="2024-10-16T06:03:00Z">
                  <w:rPr>
                    <w:sz w:val="24"/>
                    <w:szCs w:val="24"/>
                  </w:rPr>
                </w:rPrChange>
              </w:rPr>
            </w:pPr>
            <w:r w:rsidRPr="002D5D34">
              <w:rPr>
                <w:sz w:val="16"/>
                <w:szCs w:val="16"/>
                <w:rPrChange w:id="3392" w:author="Mostafa Sameer" w:date="2024-10-16T02:03:00Z" w16du:dateUtc="2024-10-16T06:03:00Z">
                  <w:rPr>
                    <w:sz w:val="24"/>
                    <w:szCs w:val="24"/>
                  </w:rPr>
                </w:rPrChange>
              </w:rPr>
              <w:t>Douglas</w:t>
            </w:r>
          </w:p>
        </w:tc>
        <w:tc>
          <w:tcPr>
            <w:tcW w:w="1035" w:type="dxa"/>
          </w:tcPr>
          <w:p w14:paraId="00000272" w14:textId="77777777" w:rsidR="00A67222" w:rsidRPr="002D5D34" w:rsidRDefault="005F6334">
            <w:pPr>
              <w:jc w:val="center"/>
              <w:rPr>
                <w:sz w:val="16"/>
                <w:szCs w:val="16"/>
                <w:rPrChange w:id="3393" w:author="Mostafa Sameer" w:date="2024-10-16T02:03:00Z" w16du:dateUtc="2024-10-16T06:03:00Z">
                  <w:rPr>
                    <w:sz w:val="24"/>
                    <w:szCs w:val="24"/>
                  </w:rPr>
                </w:rPrChange>
              </w:rPr>
            </w:pPr>
            <w:r w:rsidRPr="002D5D34">
              <w:rPr>
                <w:sz w:val="16"/>
                <w:szCs w:val="16"/>
                <w:rPrChange w:id="3394" w:author="Mostafa Sameer" w:date="2024-10-16T02:03:00Z" w16du:dateUtc="2024-10-16T06:03:00Z">
                  <w:rPr>
                    <w:sz w:val="24"/>
                    <w:szCs w:val="24"/>
                  </w:rPr>
                </w:rPrChange>
              </w:rPr>
              <w:t>BD</w:t>
            </w:r>
          </w:p>
        </w:tc>
        <w:tc>
          <w:tcPr>
            <w:tcW w:w="3930" w:type="dxa"/>
          </w:tcPr>
          <w:p w14:paraId="00000273" w14:textId="77777777" w:rsidR="00A67222" w:rsidRPr="002D5D34" w:rsidRDefault="005F6334">
            <w:pPr>
              <w:jc w:val="center"/>
              <w:rPr>
                <w:sz w:val="16"/>
                <w:szCs w:val="16"/>
                <w:rPrChange w:id="3395" w:author="Mostafa Sameer" w:date="2024-10-16T02:03:00Z" w16du:dateUtc="2024-10-16T06:03:00Z">
                  <w:rPr>
                    <w:sz w:val="24"/>
                    <w:szCs w:val="24"/>
                  </w:rPr>
                </w:rPrChange>
              </w:rPr>
            </w:pPr>
            <w:r w:rsidRPr="002D5D34">
              <w:rPr>
                <w:sz w:val="16"/>
                <w:szCs w:val="16"/>
                <w:rPrChange w:id="3396" w:author="Mostafa Sameer" w:date="2024-10-16T02:03:00Z" w16du:dateUtc="2024-10-16T06:03:00Z">
                  <w:rPr>
                    <w:sz w:val="24"/>
                    <w:szCs w:val="24"/>
                  </w:rPr>
                </w:rPrChange>
              </w:rPr>
              <w:t>bdouglas@awc.org</w:t>
            </w:r>
          </w:p>
        </w:tc>
        <w:tc>
          <w:tcPr>
            <w:tcW w:w="1245" w:type="dxa"/>
          </w:tcPr>
          <w:p w14:paraId="00000274" w14:textId="77777777" w:rsidR="00A67222" w:rsidRPr="002D5D34" w:rsidRDefault="005F6334">
            <w:pPr>
              <w:jc w:val="center"/>
              <w:rPr>
                <w:sz w:val="16"/>
                <w:szCs w:val="16"/>
                <w:rPrChange w:id="3397" w:author="Mostafa Sameer" w:date="2024-10-16T02:03:00Z" w16du:dateUtc="2024-10-16T06:03:00Z">
                  <w:rPr>
                    <w:sz w:val="24"/>
                    <w:szCs w:val="24"/>
                  </w:rPr>
                </w:rPrChange>
              </w:rPr>
            </w:pPr>
            <w:r w:rsidRPr="002D5D34">
              <w:rPr>
                <w:sz w:val="16"/>
                <w:szCs w:val="16"/>
                <w:rPrChange w:id="3398" w:author="Mostafa Sameer" w:date="2024-10-16T02:03:00Z" w16du:dateUtc="2024-10-16T06:03:00Z">
                  <w:rPr>
                    <w:sz w:val="24"/>
                    <w:szCs w:val="24"/>
                  </w:rPr>
                </w:rPrChange>
              </w:rPr>
              <w:t>N</w:t>
            </w:r>
          </w:p>
        </w:tc>
      </w:tr>
      <w:tr w:rsidR="00A67222" w:rsidRPr="00312C2E" w14:paraId="070F256D" w14:textId="77777777">
        <w:tc>
          <w:tcPr>
            <w:tcW w:w="615" w:type="dxa"/>
          </w:tcPr>
          <w:p w14:paraId="00000275" w14:textId="77777777" w:rsidR="00A67222" w:rsidRPr="002D5D34" w:rsidRDefault="005F6334">
            <w:pPr>
              <w:jc w:val="center"/>
              <w:rPr>
                <w:sz w:val="16"/>
                <w:szCs w:val="16"/>
                <w:rPrChange w:id="3399" w:author="Mostafa Sameer" w:date="2024-10-16T02:03:00Z" w16du:dateUtc="2024-10-16T06:03:00Z">
                  <w:rPr>
                    <w:sz w:val="24"/>
                    <w:szCs w:val="24"/>
                  </w:rPr>
                </w:rPrChange>
              </w:rPr>
            </w:pPr>
            <w:r w:rsidRPr="002D5D34">
              <w:rPr>
                <w:sz w:val="16"/>
                <w:szCs w:val="16"/>
                <w:rPrChange w:id="3400" w:author="Mostafa Sameer" w:date="2024-10-16T02:03:00Z" w16du:dateUtc="2024-10-16T06:03:00Z">
                  <w:rPr>
                    <w:sz w:val="24"/>
                    <w:szCs w:val="24"/>
                  </w:rPr>
                </w:rPrChange>
              </w:rPr>
              <w:t>12</w:t>
            </w:r>
          </w:p>
        </w:tc>
        <w:tc>
          <w:tcPr>
            <w:tcW w:w="1380" w:type="dxa"/>
          </w:tcPr>
          <w:p w14:paraId="00000276" w14:textId="77777777" w:rsidR="00A67222" w:rsidRPr="002D5D34" w:rsidRDefault="005F6334">
            <w:pPr>
              <w:jc w:val="center"/>
              <w:rPr>
                <w:sz w:val="16"/>
                <w:szCs w:val="16"/>
                <w:rPrChange w:id="3401" w:author="Mostafa Sameer" w:date="2024-10-16T02:03:00Z" w16du:dateUtc="2024-10-16T06:03:00Z">
                  <w:rPr>
                    <w:sz w:val="24"/>
                    <w:szCs w:val="24"/>
                  </w:rPr>
                </w:rPrChange>
              </w:rPr>
            </w:pPr>
            <w:r w:rsidRPr="002D5D34">
              <w:rPr>
                <w:sz w:val="16"/>
                <w:szCs w:val="16"/>
                <w:rPrChange w:id="3402" w:author="Mostafa Sameer" w:date="2024-10-16T02:03:00Z" w16du:dateUtc="2024-10-16T06:03:00Z">
                  <w:rPr>
                    <w:sz w:val="24"/>
                    <w:szCs w:val="24"/>
                  </w:rPr>
                </w:rPrChange>
              </w:rPr>
              <w:t>Lynn</w:t>
            </w:r>
          </w:p>
          <w:p w14:paraId="00000277" w14:textId="77777777" w:rsidR="00A67222" w:rsidRPr="002D5D34" w:rsidRDefault="00A67222">
            <w:pPr>
              <w:jc w:val="center"/>
              <w:rPr>
                <w:sz w:val="16"/>
                <w:szCs w:val="16"/>
                <w:rPrChange w:id="3403" w:author="Mostafa Sameer" w:date="2024-10-16T02:03:00Z" w16du:dateUtc="2024-10-16T06:03:00Z">
                  <w:rPr>
                    <w:sz w:val="24"/>
                    <w:szCs w:val="24"/>
                  </w:rPr>
                </w:rPrChange>
              </w:rPr>
            </w:pPr>
          </w:p>
        </w:tc>
        <w:tc>
          <w:tcPr>
            <w:tcW w:w="1515" w:type="dxa"/>
          </w:tcPr>
          <w:p w14:paraId="00000278" w14:textId="77777777" w:rsidR="00A67222" w:rsidRPr="002D5D34" w:rsidRDefault="005F6334">
            <w:pPr>
              <w:jc w:val="center"/>
              <w:rPr>
                <w:sz w:val="16"/>
                <w:szCs w:val="16"/>
                <w:rPrChange w:id="3404" w:author="Mostafa Sameer" w:date="2024-10-16T02:03:00Z" w16du:dateUtc="2024-10-16T06:03:00Z">
                  <w:rPr>
                    <w:sz w:val="24"/>
                    <w:szCs w:val="24"/>
                  </w:rPr>
                </w:rPrChange>
              </w:rPr>
            </w:pPr>
            <w:r w:rsidRPr="002D5D34">
              <w:rPr>
                <w:sz w:val="16"/>
                <w:szCs w:val="16"/>
                <w:rPrChange w:id="3405" w:author="Mostafa Sameer" w:date="2024-10-16T02:03:00Z" w16du:dateUtc="2024-10-16T06:03:00Z">
                  <w:rPr>
                    <w:sz w:val="24"/>
                    <w:szCs w:val="24"/>
                  </w:rPr>
                </w:rPrChange>
              </w:rPr>
              <w:t>Miller</w:t>
            </w:r>
          </w:p>
        </w:tc>
        <w:tc>
          <w:tcPr>
            <w:tcW w:w="1035" w:type="dxa"/>
          </w:tcPr>
          <w:p w14:paraId="00000279" w14:textId="77777777" w:rsidR="00A67222" w:rsidRPr="002D5D34" w:rsidRDefault="005F6334">
            <w:pPr>
              <w:jc w:val="center"/>
              <w:rPr>
                <w:sz w:val="16"/>
                <w:szCs w:val="16"/>
                <w:rPrChange w:id="3406" w:author="Mostafa Sameer" w:date="2024-10-16T02:03:00Z" w16du:dateUtc="2024-10-16T06:03:00Z">
                  <w:rPr>
                    <w:sz w:val="24"/>
                    <w:szCs w:val="24"/>
                  </w:rPr>
                </w:rPrChange>
              </w:rPr>
            </w:pPr>
            <w:r w:rsidRPr="002D5D34">
              <w:rPr>
                <w:sz w:val="16"/>
                <w:szCs w:val="16"/>
                <w:rPrChange w:id="3407" w:author="Mostafa Sameer" w:date="2024-10-16T02:03:00Z" w16du:dateUtc="2024-10-16T06:03:00Z">
                  <w:rPr>
                    <w:sz w:val="24"/>
                    <w:szCs w:val="24"/>
                  </w:rPr>
                </w:rPrChange>
              </w:rPr>
              <w:t>LM</w:t>
            </w:r>
          </w:p>
        </w:tc>
        <w:tc>
          <w:tcPr>
            <w:tcW w:w="3930" w:type="dxa"/>
          </w:tcPr>
          <w:p w14:paraId="0000027A" w14:textId="77777777" w:rsidR="00A67222" w:rsidRPr="002D5D34" w:rsidRDefault="005F6334">
            <w:pPr>
              <w:jc w:val="center"/>
              <w:rPr>
                <w:sz w:val="16"/>
                <w:szCs w:val="16"/>
                <w:rPrChange w:id="3408" w:author="Mostafa Sameer" w:date="2024-10-16T02:03:00Z" w16du:dateUtc="2024-10-16T06:03:00Z">
                  <w:rPr>
                    <w:sz w:val="24"/>
                    <w:szCs w:val="24"/>
                  </w:rPr>
                </w:rPrChange>
              </w:rPr>
            </w:pPr>
            <w:r w:rsidRPr="002D5D34">
              <w:rPr>
                <w:sz w:val="16"/>
                <w:szCs w:val="16"/>
                <w:rPrChange w:id="3409" w:author="Mostafa Sameer" w:date="2024-10-16T02:03:00Z" w16du:dateUtc="2024-10-16T06:03:00Z">
                  <w:rPr>
                    <w:sz w:val="24"/>
                    <w:szCs w:val="24"/>
                  </w:rPr>
                </w:rPrChange>
              </w:rPr>
              <w:t>LMiller@pgtindustries.com</w:t>
            </w:r>
          </w:p>
        </w:tc>
        <w:tc>
          <w:tcPr>
            <w:tcW w:w="1245" w:type="dxa"/>
          </w:tcPr>
          <w:p w14:paraId="0000027B" w14:textId="77777777" w:rsidR="00A67222" w:rsidRPr="002D5D34" w:rsidRDefault="005F6334">
            <w:pPr>
              <w:jc w:val="center"/>
              <w:rPr>
                <w:sz w:val="16"/>
                <w:szCs w:val="16"/>
                <w:rPrChange w:id="3410" w:author="Mostafa Sameer" w:date="2024-10-16T02:03:00Z" w16du:dateUtc="2024-10-16T06:03:00Z">
                  <w:rPr>
                    <w:sz w:val="24"/>
                    <w:szCs w:val="24"/>
                  </w:rPr>
                </w:rPrChange>
              </w:rPr>
            </w:pPr>
            <w:r w:rsidRPr="002D5D34">
              <w:rPr>
                <w:sz w:val="16"/>
                <w:szCs w:val="16"/>
                <w:rPrChange w:id="3411" w:author="Mostafa Sameer" w:date="2024-10-16T02:03:00Z" w16du:dateUtc="2024-10-16T06:03:00Z">
                  <w:rPr>
                    <w:sz w:val="24"/>
                    <w:szCs w:val="24"/>
                  </w:rPr>
                </w:rPrChange>
              </w:rPr>
              <w:t>Y</w:t>
            </w:r>
          </w:p>
        </w:tc>
      </w:tr>
      <w:tr w:rsidR="00A67222" w:rsidRPr="00312C2E" w14:paraId="6B1B7BDF" w14:textId="77777777">
        <w:tc>
          <w:tcPr>
            <w:tcW w:w="615" w:type="dxa"/>
          </w:tcPr>
          <w:p w14:paraId="0000027C" w14:textId="77777777" w:rsidR="00A67222" w:rsidRPr="002D5D34" w:rsidRDefault="005F6334">
            <w:pPr>
              <w:jc w:val="center"/>
              <w:rPr>
                <w:sz w:val="16"/>
                <w:szCs w:val="16"/>
                <w:rPrChange w:id="3412" w:author="Mostafa Sameer" w:date="2024-10-16T02:03:00Z" w16du:dateUtc="2024-10-16T06:03:00Z">
                  <w:rPr>
                    <w:sz w:val="24"/>
                    <w:szCs w:val="24"/>
                  </w:rPr>
                </w:rPrChange>
              </w:rPr>
            </w:pPr>
            <w:r w:rsidRPr="002D5D34">
              <w:rPr>
                <w:sz w:val="16"/>
                <w:szCs w:val="16"/>
                <w:rPrChange w:id="3413" w:author="Mostafa Sameer" w:date="2024-10-16T02:03:00Z" w16du:dateUtc="2024-10-16T06:03:00Z">
                  <w:rPr>
                    <w:sz w:val="24"/>
                    <w:szCs w:val="24"/>
                  </w:rPr>
                </w:rPrChange>
              </w:rPr>
              <w:t>13</w:t>
            </w:r>
          </w:p>
        </w:tc>
        <w:tc>
          <w:tcPr>
            <w:tcW w:w="1380" w:type="dxa"/>
          </w:tcPr>
          <w:p w14:paraId="0000027D" w14:textId="77777777" w:rsidR="00A67222" w:rsidRPr="002D5D34" w:rsidRDefault="005F6334">
            <w:pPr>
              <w:jc w:val="center"/>
              <w:rPr>
                <w:sz w:val="16"/>
                <w:szCs w:val="16"/>
                <w:rPrChange w:id="3414" w:author="Mostafa Sameer" w:date="2024-10-16T02:03:00Z" w16du:dateUtc="2024-10-16T06:03:00Z">
                  <w:rPr>
                    <w:sz w:val="24"/>
                    <w:szCs w:val="24"/>
                  </w:rPr>
                </w:rPrChange>
              </w:rPr>
            </w:pPr>
            <w:r w:rsidRPr="002D5D34">
              <w:rPr>
                <w:sz w:val="16"/>
                <w:szCs w:val="16"/>
                <w:rPrChange w:id="3415" w:author="Mostafa Sameer" w:date="2024-10-16T02:03:00Z" w16du:dateUtc="2024-10-16T06:03:00Z">
                  <w:rPr>
                    <w:sz w:val="24"/>
                    <w:szCs w:val="24"/>
                  </w:rPr>
                </w:rPrChange>
              </w:rPr>
              <w:t>Omar</w:t>
            </w:r>
          </w:p>
          <w:p w14:paraId="0000027E" w14:textId="77777777" w:rsidR="00A67222" w:rsidRPr="002D5D34" w:rsidRDefault="00A67222">
            <w:pPr>
              <w:jc w:val="center"/>
              <w:rPr>
                <w:sz w:val="16"/>
                <w:szCs w:val="16"/>
                <w:rPrChange w:id="3416" w:author="Mostafa Sameer" w:date="2024-10-16T02:03:00Z" w16du:dateUtc="2024-10-16T06:03:00Z">
                  <w:rPr>
                    <w:sz w:val="24"/>
                    <w:szCs w:val="24"/>
                  </w:rPr>
                </w:rPrChange>
              </w:rPr>
            </w:pPr>
          </w:p>
        </w:tc>
        <w:tc>
          <w:tcPr>
            <w:tcW w:w="1515" w:type="dxa"/>
          </w:tcPr>
          <w:p w14:paraId="0000027F" w14:textId="77777777" w:rsidR="00A67222" w:rsidRPr="002D5D34" w:rsidRDefault="005F6334">
            <w:pPr>
              <w:jc w:val="center"/>
              <w:rPr>
                <w:sz w:val="16"/>
                <w:szCs w:val="16"/>
                <w:rPrChange w:id="3417" w:author="Mostafa Sameer" w:date="2024-10-16T02:03:00Z" w16du:dateUtc="2024-10-16T06:03:00Z">
                  <w:rPr>
                    <w:sz w:val="24"/>
                    <w:szCs w:val="24"/>
                  </w:rPr>
                </w:rPrChange>
              </w:rPr>
            </w:pPr>
            <w:r w:rsidRPr="002D5D34">
              <w:rPr>
                <w:sz w:val="16"/>
                <w:szCs w:val="16"/>
                <w:rPrChange w:id="3418" w:author="Mostafa Sameer" w:date="2024-10-16T02:03:00Z" w16du:dateUtc="2024-10-16T06:03:00Z">
                  <w:rPr>
                    <w:sz w:val="24"/>
                    <w:szCs w:val="24"/>
                  </w:rPr>
                </w:rPrChange>
              </w:rPr>
              <w:t>Amini</w:t>
            </w:r>
          </w:p>
        </w:tc>
        <w:tc>
          <w:tcPr>
            <w:tcW w:w="1035" w:type="dxa"/>
          </w:tcPr>
          <w:p w14:paraId="00000280" w14:textId="77777777" w:rsidR="00A67222" w:rsidRPr="002D5D34" w:rsidRDefault="005F6334">
            <w:pPr>
              <w:jc w:val="center"/>
              <w:rPr>
                <w:sz w:val="16"/>
                <w:szCs w:val="16"/>
                <w:rPrChange w:id="3419" w:author="Mostafa Sameer" w:date="2024-10-16T02:03:00Z" w16du:dateUtc="2024-10-16T06:03:00Z">
                  <w:rPr>
                    <w:sz w:val="24"/>
                    <w:szCs w:val="24"/>
                  </w:rPr>
                </w:rPrChange>
              </w:rPr>
            </w:pPr>
            <w:r w:rsidRPr="002D5D34">
              <w:rPr>
                <w:sz w:val="16"/>
                <w:szCs w:val="16"/>
                <w:rPrChange w:id="3420" w:author="Mostafa Sameer" w:date="2024-10-16T02:03:00Z" w16du:dateUtc="2024-10-16T06:03:00Z">
                  <w:rPr>
                    <w:sz w:val="24"/>
                    <w:szCs w:val="24"/>
                  </w:rPr>
                </w:rPrChange>
              </w:rPr>
              <w:t>OA</w:t>
            </w:r>
          </w:p>
        </w:tc>
        <w:tc>
          <w:tcPr>
            <w:tcW w:w="3930" w:type="dxa"/>
          </w:tcPr>
          <w:p w14:paraId="00000281" w14:textId="77777777" w:rsidR="00A67222" w:rsidRPr="002D5D34" w:rsidRDefault="005F6334">
            <w:pPr>
              <w:jc w:val="center"/>
              <w:rPr>
                <w:sz w:val="16"/>
                <w:szCs w:val="16"/>
                <w:rPrChange w:id="3421" w:author="Mostafa Sameer" w:date="2024-10-16T02:03:00Z" w16du:dateUtc="2024-10-16T06:03:00Z">
                  <w:rPr>
                    <w:sz w:val="24"/>
                    <w:szCs w:val="24"/>
                  </w:rPr>
                </w:rPrChange>
              </w:rPr>
            </w:pPr>
            <w:r w:rsidRPr="002D5D34">
              <w:rPr>
                <w:sz w:val="16"/>
                <w:szCs w:val="16"/>
                <w:rPrChange w:id="3422" w:author="Mostafa Sameer" w:date="2024-10-16T02:03:00Z" w16du:dateUtc="2024-10-16T06:03:00Z">
                  <w:rPr/>
                </w:rPrChange>
              </w:rPr>
              <w:fldChar w:fldCharType="begin"/>
            </w:r>
            <w:r w:rsidRPr="002D5D34">
              <w:rPr>
                <w:sz w:val="16"/>
                <w:szCs w:val="16"/>
                <w:rPrChange w:id="3423" w:author="Mostafa Sameer" w:date="2024-10-16T02:03:00Z" w16du:dateUtc="2024-10-16T06:03:00Z">
                  <w:rPr/>
                </w:rPrChange>
              </w:rPr>
              <w:instrText>HYPERLINK "mailto:OAmini@awc.org" \h</w:instrText>
            </w:r>
            <w:r w:rsidRPr="001A32F2">
              <w:rPr>
                <w:sz w:val="16"/>
                <w:szCs w:val="16"/>
              </w:rPr>
            </w:r>
            <w:r w:rsidRPr="002D5D34">
              <w:rPr>
                <w:sz w:val="16"/>
                <w:szCs w:val="16"/>
                <w:rPrChange w:id="3424" w:author="Mostafa Sameer" w:date="2024-10-16T02:03:00Z" w16du:dateUtc="2024-10-16T06:03:00Z">
                  <w:rPr>
                    <w:color w:val="467886"/>
                    <w:sz w:val="24"/>
                    <w:szCs w:val="24"/>
                    <w:u w:val="single"/>
                  </w:rPr>
                </w:rPrChange>
              </w:rPr>
              <w:fldChar w:fldCharType="separate"/>
            </w:r>
            <w:r w:rsidRPr="002D5D34">
              <w:rPr>
                <w:color w:val="467886"/>
                <w:sz w:val="16"/>
                <w:szCs w:val="16"/>
                <w:u w:val="single"/>
                <w:rPrChange w:id="3425" w:author="Mostafa Sameer" w:date="2024-10-16T02:03:00Z" w16du:dateUtc="2024-10-16T06:03:00Z">
                  <w:rPr>
                    <w:color w:val="467886"/>
                    <w:sz w:val="24"/>
                    <w:szCs w:val="24"/>
                    <w:u w:val="single"/>
                  </w:rPr>
                </w:rPrChange>
              </w:rPr>
              <w:t>OAmini@awc.org</w:t>
            </w:r>
            <w:r w:rsidRPr="002D5D34">
              <w:rPr>
                <w:color w:val="467886"/>
                <w:sz w:val="16"/>
                <w:szCs w:val="16"/>
                <w:u w:val="single"/>
                <w:rPrChange w:id="3426" w:author="Mostafa Sameer" w:date="2024-10-16T02:03:00Z" w16du:dateUtc="2024-10-16T06:03:00Z">
                  <w:rPr>
                    <w:color w:val="467886"/>
                    <w:sz w:val="24"/>
                    <w:szCs w:val="24"/>
                    <w:u w:val="single"/>
                  </w:rPr>
                </w:rPrChange>
              </w:rPr>
              <w:fldChar w:fldCharType="end"/>
            </w:r>
          </w:p>
        </w:tc>
        <w:tc>
          <w:tcPr>
            <w:tcW w:w="1245" w:type="dxa"/>
          </w:tcPr>
          <w:p w14:paraId="00000282" w14:textId="77777777" w:rsidR="00A67222" w:rsidRPr="002D5D34" w:rsidRDefault="005F6334">
            <w:pPr>
              <w:jc w:val="center"/>
              <w:rPr>
                <w:sz w:val="16"/>
                <w:szCs w:val="16"/>
                <w:rPrChange w:id="3427" w:author="Mostafa Sameer" w:date="2024-10-16T02:03:00Z" w16du:dateUtc="2024-10-16T06:03:00Z">
                  <w:rPr>
                    <w:sz w:val="24"/>
                    <w:szCs w:val="24"/>
                  </w:rPr>
                </w:rPrChange>
              </w:rPr>
            </w:pPr>
            <w:r w:rsidRPr="002D5D34">
              <w:rPr>
                <w:sz w:val="16"/>
                <w:szCs w:val="16"/>
                <w:rPrChange w:id="3428" w:author="Mostafa Sameer" w:date="2024-10-16T02:03:00Z" w16du:dateUtc="2024-10-16T06:03:00Z">
                  <w:rPr>
                    <w:sz w:val="24"/>
                    <w:szCs w:val="24"/>
                  </w:rPr>
                </w:rPrChange>
              </w:rPr>
              <w:t>N</w:t>
            </w:r>
          </w:p>
        </w:tc>
      </w:tr>
      <w:tr w:rsidR="00A67222" w:rsidRPr="00312C2E" w14:paraId="186BF979" w14:textId="77777777">
        <w:tc>
          <w:tcPr>
            <w:tcW w:w="615" w:type="dxa"/>
          </w:tcPr>
          <w:p w14:paraId="00000283" w14:textId="77777777" w:rsidR="00A67222" w:rsidRPr="002D5D34" w:rsidRDefault="005F6334">
            <w:pPr>
              <w:jc w:val="center"/>
              <w:rPr>
                <w:sz w:val="16"/>
                <w:szCs w:val="16"/>
                <w:rPrChange w:id="3429" w:author="Mostafa Sameer" w:date="2024-10-16T02:03:00Z" w16du:dateUtc="2024-10-16T06:03:00Z">
                  <w:rPr>
                    <w:sz w:val="24"/>
                    <w:szCs w:val="24"/>
                  </w:rPr>
                </w:rPrChange>
              </w:rPr>
            </w:pPr>
            <w:r w:rsidRPr="002D5D34">
              <w:rPr>
                <w:sz w:val="16"/>
                <w:szCs w:val="16"/>
                <w:rPrChange w:id="3430" w:author="Mostafa Sameer" w:date="2024-10-16T02:03:00Z" w16du:dateUtc="2024-10-16T06:03:00Z">
                  <w:rPr>
                    <w:sz w:val="24"/>
                    <w:szCs w:val="24"/>
                  </w:rPr>
                </w:rPrChange>
              </w:rPr>
              <w:t>14</w:t>
            </w:r>
          </w:p>
        </w:tc>
        <w:tc>
          <w:tcPr>
            <w:tcW w:w="1380" w:type="dxa"/>
          </w:tcPr>
          <w:p w14:paraId="00000284" w14:textId="77777777" w:rsidR="00A67222" w:rsidRPr="002D5D34" w:rsidRDefault="005F6334">
            <w:pPr>
              <w:jc w:val="center"/>
              <w:rPr>
                <w:sz w:val="16"/>
                <w:szCs w:val="16"/>
                <w:rPrChange w:id="3431" w:author="Mostafa Sameer" w:date="2024-10-16T02:03:00Z" w16du:dateUtc="2024-10-16T06:03:00Z">
                  <w:rPr>
                    <w:sz w:val="24"/>
                    <w:szCs w:val="24"/>
                  </w:rPr>
                </w:rPrChange>
              </w:rPr>
            </w:pPr>
            <w:r w:rsidRPr="002D5D34">
              <w:rPr>
                <w:sz w:val="16"/>
                <w:szCs w:val="16"/>
                <w:rPrChange w:id="3432" w:author="Mostafa Sameer" w:date="2024-10-16T02:03:00Z" w16du:dateUtc="2024-10-16T06:03:00Z">
                  <w:rPr>
                    <w:sz w:val="24"/>
                    <w:szCs w:val="24"/>
                  </w:rPr>
                </w:rPrChange>
              </w:rPr>
              <w:t>Amal El</w:t>
            </w:r>
          </w:p>
          <w:p w14:paraId="00000285" w14:textId="77777777" w:rsidR="00A67222" w:rsidRPr="002D5D34" w:rsidRDefault="00A67222">
            <w:pPr>
              <w:jc w:val="center"/>
              <w:rPr>
                <w:sz w:val="16"/>
                <w:szCs w:val="16"/>
                <w:rPrChange w:id="3433" w:author="Mostafa Sameer" w:date="2024-10-16T02:03:00Z" w16du:dateUtc="2024-10-16T06:03:00Z">
                  <w:rPr>
                    <w:sz w:val="24"/>
                    <w:szCs w:val="24"/>
                  </w:rPr>
                </w:rPrChange>
              </w:rPr>
            </w:pPr>
          </w:p>
        </w:tc>
        <w:tc>
          <w:tcPr>
            <w:tcW w:w="1515" w:type="dxa"/>
          </w:tcPr>
          <w:p w14:paraId="00000286" w14:textId="77777777" w:rsidR="00A67222" w:rsidRPr="002D5D34" w:rsidRDefault="005F6334">
            <w:pPr>
              <w:jc w:val="center"/>
              <w:rPr>
                <w:sz w:val="16"/>
                <w:szCs w:val="16"/>
                <w:rPrChange w:id="3434" w:author="Mostafa Sameer" w:date="2024-10-16T02:03:00Z" w16du:dateUtc="2024-10-16T06:03:00Z">
                  <w:rPr>
                    <w:sz w:val="24"/>
                    <w:szCs w:val="24"/>
                  </w:rPr>
                </w:rPrChange>
              </w:rPr>
            </w:pPr>
            <w:r w:rsidRPr="002D5D34">
              <w:rPr>
                <w:sz w:val="16"/>
                <w:szCs w:val="16"/>
                <w:rPrChange w:id="3435" w:author="Mostafa Sameer" w:date="2024-10-16T02:03:00Z" w16du:dateUtc="2024-10-16T06:03:00Z">
                  <w:rPr>
                    <w:sz w:val="24"/>
                    <w:szCs w:val="24"/>
                  </w:rPr>
                </w:rPrChange>
              </w:rPr>
              <w:t>Awady</w:t>
            </w:r>
          </w:p>
        </w:tc>
        <w:tc>
          <w:tcPr>
            <w:tcW w:w="1035" w:type="dxa"/>
          </w:tcPr>
          <w:p w14:paraId="00000287" w14:textId="77777777" w:rsidR="00A67222" w:rsidRPr="002D5D34" w:rsidRDefault="005F6334">
            <w:pPr>
              <w:jc w:val="center"/>
              <w:rPr>
                <w:sz w:val="16"/>
                <w:szCs w:val="16"/>
                <w:rPrChange w:id="3436" w:author="Mostafa Sameer" w:date="2024-10-16T02:03:00Z" w16du:dateUtc="2024-10-16T06:03:00Z">
                  <w:rPr>
                    <w:sz w:val="24"/>
                    <w:szCs w:val="24"/>
                  </w:rPr>
                </w:rPrChange>
              </w:rPr>
            </w:pPr>
            <w:r w:rsidRPr="002D5D34">
              <w:rPr>
                <w:sz w:val="16"/>
                <w:szCs w:val="16"/>
                <w:rPrChange w:id="3437" w:author="Mostafa Sameer" w:date="2024-10-16T02:03:00Z" w16du:dateUtc="2024-10-16T06:03:00Z">
                  <w:rPr>
                    <w:sz w:val="24"/>
                    <w:szCs w:val="24"/>
                  </w:rPr>
                </w:rPrChange>
              </w:rPr>
              <w:t>AEA</w:t>
            </w:r>
          </w:p>
        </w:tc>
        <w:tc>
          <w:tcPr>
            <w:tcW w:w="3930" w:type="dxa"/>
          </w:tcPr>
          <w:p w14:paraId="00000288" w14:textId="77777777" w:rsidR="00A67222" w:rsidRPr="002D5D34" w:rsidRDefault="005F6334">
            <w:pPr>
              <w:jc w:val="center"/>
              <w:rPr>
                <w:sz w:val="16"/>
                <w:szCs w:val="16"/>
                <w:rPrChange w:id="3438" w:author="Mostafa Sameer" w:date="2024-10-16T02:03:00Z" w16du:dateUtc="2024-10-16T06:03:00Z">
                  <w:rPr>
                    <w:sz w:val="24"/>
                    <w:szCs w:val="24"/>
                  </w:rPr>
                </w:rPrChange>
              </w:rPr>
            </w:pPr>
            <w:r w:rsidRPr="002D5D34">
              <w:rPr>
                <w:sz w:val="16"/>
                <w:szCs w:val="16"/>
                <w:rPrChange w:id="3439" w:author="Mostafa Sameer" w:date="2024-10-16T02:03:00Z" w16du:dateUtc="2024-10-16T06:03:00Z">
                  <w:rPr/>
                </w:rPrChange>
              </w:rPr>
              <w:fldChar w:fldCharType="begin"/>
            </w:r>
            <w:r w:rsidRPr="002D5D34">
              <w:rPr>
                <w:sz w:val="16"/>
                <w:szCs w:val="16"/>
                <w:rPrChange w:id="3440" w:author="Mostafa Sameer" w:date="2024-10-16T02:03:00Z" w16du:dateUtc="2024-10-16T06:03:00Z">
                  <w:rPr/>
                </w:rPrChange>
              </w:rPr>
              <w:instrText>HYPERLINK "mailto:aelawady@fiu.edu" \h</w:instrText>
            </w:r>
            <w:r w:rsidRPr="001A32F2">
              <w:rPr>
                <w:sz w:val="16"/>
                <w:szCs w:val="16"/>
              </w:rPr>
            </w:r>
            <w:r w:rsidRPr="002D5D34">
              <w:rPr>
                <w:sz w:val="16"/>
                <w:szCs w:val="16"/>
                <w:rPrChange w:id="3441" w:author="Mostafa Sameer" w:date="2024-10-16T02:03:00Z" w16du:dateUtc="2024-10-16T06:03:00Z">
                  <w:rPr>
                    <w:color w:val="467886"/>
                    <w:sz w:val="24"/>
                    <w:szCs w:val="24"/>
                    <w:u w:val="single"/>
                  </w:rPr>
                </w:rPrChange>
              </w:rPr>
              <w:fldChar w:fldCharType="separate"/>
            </w:r>
            <w:r w:rsidRPr="002D5D34">
              <w:rPr>
                <w:color w:val="467886"/>
                <w:sz w:val="16"/>
                <w:szCs w:val="16"/>
                <w:u w:val="single"/>
                <w:rPrChange w:id="3442" w:author="Mostafa Sameer" w:date="2024-10-16T02:03:00Z" w16du:dateUtc="2024-10-16T06:03:00Z">
                  <w:rPr>
                    <w:color w:val="467886"/>
                    <w:sz w:val="24"/>
                    <w:szCs w:val="24"/>
                    <w:u w:val="single"/>
                  </w:rPr>
                </w:rPrChange>
              </w:rPr>
              <w:t>aelawady@fiu.edu</w:t>
            </w:r>
            <w:r w:rsidRPr="002D5D34">
              <w:rPr>
                <w:color w:val="467886"/>
                <w:sz w:val="16"/>
                <w:szCs w:val="16"/>
                <w:u w:val="single"/>
                <w:rPrChange w:id="3443" w:author="Mostafa Sameer" w:date="2024-10-16T02:03:00Z" w16du:dateUtc="2024-10-16T06:03:00Z">
                  <w:rPr>
                    <w:color w:val="467886"/>
                    <w:sz w:val="24"/>
                    <w:szCs w:val="24"/>
                    <w:u w:val="single"/>
                  </w:rPr>
                </w:rPrChange>
              </w:rPr>
              <w:fldChar w:fldCharType="end"/>
            </w:r>
          </w:p>
        </w:tc>
        <w:tc>
          <w:tcPr>
            <w:tcW w:w="1245" w:type="dxa"/>
          </w:tcPr>
          <w:p w14:paraId="00000289" w14:textId="77777777" w:rsidR="00A67222" w:rsidRPr="002D5D34" w:rsidRDefault="005F6334">
            <w:pPr>
              <w:jc w:val="center"/>
              <w:rPr>
                <w:sz w:val="16"/>
                <w:szCs w:val="16"/>
                <w:rPrChange w:id="3444" w:author="Mostafa Sameer" w:date="2024-10-16T02:03:00Z" w16du:dateUtc="2024-10-16T06:03:00Z">
                  <w:rPr>
                    <w:sz w:val="24"/>
                    <w:szCs w:val="24"/>
                  </w:rPr>
                </w:rPrChange>
              </w:rPr>
            </w:pPr>
            <w:r w:rsidRPr="002D5D34">
              <w:rPr>
                <w:sz w:val="16"/>
                <w:szCs w:val="16"/>
                <w:rPrChange w:id="3445" w:author="Mostafa Sameer" w:date="2024-10-16T02:03:00Z" w16du:dateUtc="2024-10-16T06:03:00Z">
                  <w:rPr>
                    <w:sz w:val="24"/>
                    <w:szCs w:val="24"/>
                  </w:rPr>
                </w:rPrChange>
              </w:rPr>
              <w:t>N</w:t>
            </w:r>
          </w:p>
        </w:tc>
      </w:tr>
      <w:tr w:rsidR="00A67222" w:rsidRPr="00312C2E" w14:paraId="014E5A52" w14:textId="77777777">
        <w:tc>
          <w:tcPr>
            <w:tcW w:w="615" w:type="dxa"/>
          </w:tcPr>
          <w:p w14:paraId="0000028A" w14:textId="77777777" w:rsidR="00A67222" w:rsidRPr="002D5D34" w:rsidRDefault="005F6334">
            <w:pPr>
              <w:jc w:val="center"/>
              <w:rPr>
                <w:sz w:val="16"/>
                <w:szCs w:val="16"/>
                <w:rPrChange w:id="3446" w:author="Mostafa Sameer" w:date="2024-10-16T02:03:00Z" w16du:dateUtc="2024-10-16T06:03:00Z">
                  <w:rPr>
                    <w:sz w:val="24"/>
                    <w:szCs w:val="24"/>
                  </w:rPr>
                </w:rPrChange>
              </w:rPr>
            </w:pPr>
            <w:r w:rsidRPr="002D5D34">
              <w:rPr>
                <w:sz w:val="16"/>
                <w:szCs w:val="16"/>
                <w:rPrChange w:id="3447" w:author="Mostafa Sameer" w:date="2024-10-16T02:03:00Z" w16du:dateUtc="2024-10-16T06:03:00Z">
                  <w:rPr>
                    <w:sz w:val="24"/>
                    <w:szCs w:val="24"/>
                  </w:rPr>
                </w:rPrChange>
              </w:rPr>
              <w:t>15</w:t>
            </w:r>
          </w:p>
        </w:tc>
        <w:tc>
          <w:tcPr>
            <w:tcW w:w="1380" w:type="dxa"/>
          </w:tcPr>
          <w:p w14:paraId="0000028B" w14:textId="77777777" w:rsidR="00A67222" w:rsidRPr="002D5D34" w:rsidRDefault="005F6334">
            <w:pPr>
              <w:jc w:val="center"/>
              <w:rPr>
                <w:sz w:val="16"/>
                <w:szCs w:val="16"/>
                <w:rPrChange w:id="3448" w:author="Mostafa Sameer" w:date="2024-10-16T02:03:00Z" w16du:dateUtc="2024-10-16T06:03:00Z">
                  <w:rPr>
                    <w:sz w:val="24"/>
                    <w:szCs w:val="24"/>
                  </w:rPr>
                </w:rPrChange>
              </w:rPr>
            </w:pPr>
            <w:r w:rsidRPr="002D5D34">
              <w:rPr>
                <w:sz w:val="16"/>
                <w:szCs w:val="16"/>
                <w:rPrChange w:id="3449" w:author="Mostafa Sameer" w:date="2024-10-16T02:03:00Z" w16du:dateUtc="2024-10-16T06:03:00Z">
                  <w:rPr>
                    <w:sz w:val="24"/>
                    <w:szCs w:val="24"/>
                  </w:rPr>
                </w:rPrChange>
              </w:rPr>
              <w:t>Jovan</w:t>
            </w:r>
          </w:p>
          <w:p w14:paraId="0000028C" w14:textId="77777777" w:rsidR="00A67222" w:rsidRPr="002D5D34" w:rsidRDefault="00A67222">
            <w:pPr>
              <w:jc w:val="center"/>
              <w:rPr>
                <w:sz w:val="16"/>
                <w:szCs w:val="16"/>
                <w:rPrChange w:id="3450" w:author="Mostafa Sameer" w:date="2024-10-16T02:03:00Z" w16du:dateUtc="2024-10-16T06:03:00Z">
                  <w:rPr>
                    <w:sz w:val="24"/>
                    <w:szCs w:val="24"/>
                  </w:rPr>
                </w:rPrChange>
              </w:rPr>
            </w:pPr>
          </w:p>
        </w:tc>
        <w:tc>
          <w:tcPr>
            <w:tcW w:w="1515" w:type="dxa"/>
          </w:tcPr>
          <w:p w14:paraId="0000028D" w14:textId="77777777" w:rsidR="00A67222" w:rsidRPr="002D5D34" w:rsidRDefault="005F6334">
            <w:pPr>
              <w:jc w:val="center"/>
              <w:rPr>
                <w:sz w:val="16"/>
                <w:szCs w:val="16"/>
                <w:rPrChange w:id="3451" w:author="Mostafa Sameer" w:date="2024-10-16T02:03:00Z" w16du:dateUtc="2024-10-16T06:03:00Z">
                  <w:rPr>
                    <w:sz w:val="24"/>
                    <w:szCs w:val="24"/>
                  </w:rPr>
                </w:rPrChange>
              </w:rPr>
            </w:pPr>
            <w:r w:rsidRPr="002D5D34">
              <w:rPr>
                <w:sz w:val="16"/>
                <w:szCs w:val="16"/>
                <w:rPrChange w:id="3452" w:author="Mostafa Sameer" w:date="2024-10-16T02:03:00Z" w16du:dateUtc="2024-10-16T06:03:00Z">
                  <w:rPr>
                    <w:sz w:val="24"/>
                    <w:szCs w:val="24"/>
                  </w:rPr>
                </w:rPrChange>
              </w:rPr>
              <w:t>Millet</w:t>
            </w:r>
          </w:p>
        </w:tc>
        <w:tc>
          <w:tcPr>
            <w:tcW w:w="1035" w:type="dxa"/>
          </w:tcPr>
          <w:p w14:paraId="0000028E" w14:textId="77777777" w:rsidR="00A67222" w:rsidRPr="002D5D34" w:rsidRDefault="005F6334">
            <w:pPr>
              <w:jc w:val="center"/>
              <w:rPr>
                <w:sz w:val="16"/>
                <w:szCs w:val="16"/>
                <w:rPrChange w:id="3453" w:author="Mostafa Sameer" w:date="2024-10-16T02:03:00Z" w16du:dateUtc="2024-10-16T06:03:00Z">
                  <w:rPr>
                    <w:sz w:val="24"/>
                    <w:szCs w:val="24"/>
                  </w:rPr>
                </w:rPrChange>
              </w:rPr>
            </w:pPr>
            <w:r w:rsidRPr="002D5D34">
              <w:rPr>
                <w:sz w:val="16"/>
                <w:szCs w:val="16"/>
                <w:rPrChange w:id="3454" w:author="Mostafa Sameer" w:date="2024-10-16T02:03:00Z" w16du:dateUtc="2024-10-16T06:03:00Z">
                  <w:rPr>
                    <w:sz w:val="24"/>
                    <w:szCs w:val="24"/>
                  </w:rPr>
                </w:rPrChange>
              </w:rPr>
              <w:t>JM</w:t>
            </w:r>
          </w:p>
        </w:tc>
        <w:tc>
          <w:tcPr>
            <w:tcW w:w="3930" w:type="dxa"/>
          </w:tcPr>
          <w:p w14:paraId="0000028F" w14:textId="77777777" w:rsidR="00A67222" w:rsidRPr="002D5D34" w:rsidRDefault="005F6334">
            <w:pPr>
              <w:jc w:val="center"/>
              <w:rPr>
                <w:sz w:val="16"/>
                <w:szCs w:val="16"/>
                <w:rPrChange w:id="3455" w:author="Mostafa Sameer" w:date="2024-10-16T02:03:00Z" w16du:dateUtc="2024-10-16T06:03:00Z">
                  <w:rPr>
                    <w:sz w:val="24"/>
                    <w:szCs w:val="24"/>
                  </w:rPr>
                </w:rPrChange>
              </w:rPr>
            </w:pPr>
            <w:r w:rsidRPr="002D5D34">
              <w:rPr>
                <w:sz w:val="16"/>
                <w:szCs w:val="16"/>
                <w:rPrChange w:id="3456" w:author="Mostafa Sameer" w:date="2024-10-16T02:03:00Z" w16du:dateUtc="2024-10-16T06:03:00Z">
                  <w:rPr>
                    <w:sz w:val="24"/>
                    <w:szCs w:val="24"/>
                  </w:rPr>
                </w:rPrChange>
              </w:rPr>
              <w:t>jmillet@studioajo.com</w:t>
            </w:r>
          </w:p>
        </w:tc>
        <w:tc>
          <w:tcPr>
            <w:tcW w:w="1245" w:type="dxa"/>
          </w:tcPr>
          <w:p w14:paraId="00000290" w14:textId="77777777" w:rsidR="00A67222" w:rsidRPr="002D5D34" w:rsidRDefault="005F6334">
            <w:pPr>
              <w:jc w:val="center"/>
              <w:rPr>
                <w:sz w:val="16"/>
                <w:szCs w:val="16"/>
                <w:rPrChange w:id="3457" w:author="Mostafa Sameer" w:date="2024-10-16T02:03:00Z" w16du:dateUtc="2024-10-16T06:03:00Z">
                  <w:rPr>
                    <w:sz w:val="24"/>
                    <w:szCs w:val="24"/>
                  </w:rPr>
                </w:rPrChange>
              </w:rPr>
            </w:pPr>
            <w:r w:rsidRPr="002D5D34">
              <w:rPr>
                <w:sz w:val="16"/>
                <w:szCs w:val="16"/>
                <w:rPrChange w:id="3458" w:author="Mostafa Sameer" w:date="2024-10-16T02:03:00Z" w16du:dateUtc="2024-10-16T06:03:00Z">
                  <w:rPr>
                    <w:sz w:val="24"/>
                    <w:szCs w:val="24"/>
                  </w:rPr>
                </w:rPrChange>
              </w:rPr>
              <w:t>Y</w:t>
            </w:r>
          </w:p>
        </w:tc>
      </w:tr>
      <w:tr w:rsidR="00A67222" w:rsidRPr="00312C2E" w14:paraId="35EBBA94" w14:textId="77777777">
        <w:tc>
          <w:tcPr>
            <w:tcW w:w="615" w:type="dxa"/>
          </w:tcPr>
          <w:p w14:paraId="00000291" w14:textId="77777777" w:rsidR="00A67222" w:rsidRPr="002D5D34" w:rsidRDefault="005F6334">
            <w:pPr>
              <w:jc w:val="center"/>
              <w:rPr>
                <w:sz w:val="16"/>
                <w:szCs w:val="16"/>
                <w:rPrChange w:id="3459" w:author="Mostafa Sameer" w:date="2024-10-16T02:03:00Z" w16du:dateUtc="2024-10-16T06:03:00Z">
                  <w:rPr>
                    <w:sz w:val="24"/>
                    <w:szCs w:val="24"/>
                  </w:rPr>
                </w:rPrChange>
              </w:rPr>
            </w:pPr>
            <w:r w:rsidRPr="002D5D34">
              <w:rPr>
                <w:sz w:val="16"/>
                <w:szCs w:val="16"/>
                <w:rPrChange w:id="3460" w:author="Mostafa Sameer" w:date="2024-10-16T02:03:00Z" w16du:dateUtc="2024-10-16T06:03:00Z">
                  <w:rPr>
                    <w:sz w:val="24"/>
                    <w:szCs w:val="24"/>
                  </w:rPr>
                </w:rPrChange>
              </w:rPr>
              <w:t>16</w:t>
            </w:r>
          </w:p>
        </w:tc>
        <w:tc>
          <w:tcPr>
            <w:tcW w:w="1380" w:type="dxa"/>
          </w:tcPr>
          <w:p w14:paraId="00000292" w14:textId="77777777" w:rsidR="00A67222" w:rsidRPr="002D5D34" w:rsidRDefault="005F6334">
            <w:pPr>
              <w:jc w:val="center"/>
              <w:rPr>
                <w:sz w:val="16"/>
                <w:szCs w:val="16"/>
                <w:rPrChange w:id="3461" w:author="Mostafa Sameer" w:date="2024-10-16T02:03:00Z" w16du:dateUtc="2024-10-16T06:03:00Z">
                  <w:rPr>
                    <w:sz w:val="24"/>
                    <w:szCs w:val="24"/>
                  </w:rPr>
                </w:rPrChange>
              </w:rPr>
            </w:pPr>
            <w:r w:rsidRPr="002D5D34">
              <w:rPr>
                <w:sz w:val="16"/>
                <w:szCs w:val="16"/>
                <w:rPrChange w:id="3462" w:author="Mostafa Sameer" w:date="2024-10-16T02:03:00Z" w16du:dateUtc="2024-10-16T06:03:00Z">
                  <w:rPr>
                    <w:sz w:val="24"/>
                    <w:szCs w:val="24"/>
                  </w:rPr>
                </w:rPrChange>
              </w:rPr>
              <w:t>Kate</w:t>
            </w:r>
          </w:p>
        </w:tc>
        <w:tc>
          <w:tcPr>
            <w:tcW w:w="1515" w:type="dxa"/>
          </w:tcPr>
          <w:p w14:paraId="00000293" w14:textId="77777777" w:rsidR="00A67222" w:rsidRPr="002D5D34" w:rsidRDefault="005F6334">
            <w:pPr>
              <w:jc w:val="center"/>
              <w:rPr>
                <w:sz w:val="16"/>
                <w:szCs w:val="16"/>
                <w:rPrChange w:id="3463" w:author="Mostafa Sameer" w:date="2024-10-16T02:03:00Z" w16du:dateUtc="2024-10-16T06:03:00Z">
                  <w:rPr>
                    <w:sz w:val="24"/>
                    <w:szCs w:val="24"/>
                  </w:rPr>
                </w:rPrChange>
              </w:rPr>
            </w:pPr>
            <w:r w:rsidRPr="002D5D34">
              <w:rPr>
                <w:sz w:val="16"/>
                <w:szCs w:val="16"/>
                <w:rPrChange w:id="3464" w:author="Mostafa Sameer" w:date="2024-10-16T02:03:00Z" w16du:dateUtc="2024-10-16T06:03:00Z">
                  <w:rPr>
                    <w:sz w:val="24"/>
                    <w:szCs w:val="24"/>
                  </w:rPr>
                </w:rPrChange>
              </w:rPr>
              <w:t>Wesner</w:t>
            </w:r>
          </w:p>
        </w:tc>
        <w:tc>
          <w:tcPr>
            <w:tcW w:w="1035" w:type="dxa"/>
          </w:tcPr>
          <w:p w14:paraId="00000294" w14:textId="77777777" w:rsidR="00A67222" w:rsidRPr="002D5D34" w:rsidRDefault="005F6334">
            <w:pPr>
              <w:jc w:val="center"/>
              <w:rPr>
                <w:sz w:val="16"/>
                <w:szCs w:val="16"/>
                <w:rPrChange w:id="3465" w:author="Mostafa Sameer" w:date="2024-10-16T02:03:00Z" w16du:dateUtc="2024-10-16T06:03:00Z">
                  <w:rPr>
                    <w:sz w:val="24"/>
                    <w:szCs w:val="24"/>
                  </w:rPr>
                </w:rPrChange>
              </w:rPr>
            </w:pPr>
            <w:r w:rsidRPr="002D5D34">
              <w:rPr>
                <w:sz w:val="16"/>
                <w:szCs w:val="16"/>
                <w:rPrChange w:id="3466" w:author="Mostafa Sameer" w:date="2024-10-16T02:03:00Z" w16du:dateUtc="2024-10-16T06:03:00Z">
                  <w:rPr>
                    <w:sz w:val="24"/>
                    <w:szCs w:val="24"/>
                  </w:rPr>
                </w:rPrChange>
              </w:rPr>
              <w:t>KW</w:t>
            </w:r>
          </w:p>
        </w:tc>
        <w:tc>
          <w:tcPr>
            <w:tcW w:w="3930" w:type="dxa"/>
          </w:tcPr>
          <w:p w14:paraId="00000295" w14:textId="77777777" w:rsidR="00A67222" w:rsidRPr="002D5D34" w:rsidRDefault="005F6334">
            <w:pPr>
              <w:jc w:val="center"/>
              <w:rPr>
                <w:sz w:val="16"/>
                <w:szCs w:val="16"/>
                <w:rPrChange w:id="3467" w:author="Mostafa Sameer" w:date="2024-10-16T02:03:00Z" w16du:dateUtc="2024-10-16T06:03:00Z">
                  <w:rPr>
                    <w:sz w:val="24"/>
                    <w:szCs w:val="24"/>
                  </w:rPr>
                </w:rPrChange>
              </w:rPr>
            </w:pPr>
            <w:r w:rsidRPr="002D5D34">
              <w:rPr>
                <w:sz w:val="16"/>
                <w:szCs w:val="16"/>
                <w:rPrChange w:id="3468" w:author="Mostafa Sameer" w:date="2024-10-16T02:03:00Z" w16du:dateUtc="2024-10-16T06:03:00Z">
                  <w:rPr>
                    <w:sz w:val="24"/>
                    <w:szCs w:val="24"/>
                  </w:rPr>
                </w:rPrChange>
              </w:rPr>
              <w:t>kate@floodcoalition.org</w:t>
            </w:r>
          </w:p>
        </w:tc>
        <w:tc>
          <w:tcPr>
            <w:tcW w:w="1245" w:type="dxa"/>
          </w:tcPr>
          <w:p w14:paraId="00000296" w14:textId="77777777" w:rsidR="00A67222" w:rsidRPr="002D5D34" w:rsidRDefault="005F6334">
            <w:pPr>
              <w:jc w:val="center"/>
              <w:rPr>
                <w:sz w:val="16"/>
                <w:szCs w:val="16"/>
                <w:rPrChange w:id="3469" w:author="Mostafa Sameer" w:date="2024-10-16T02:03:00Z" w16du:dateUtc="2024-10-16T06:03:00Z">
                  <w:rPr>
                    <w:sz w:val="24"/>
                    <w:szCs w:val="24"/>
                  </w:rPr>
                </w:rPrChange>
              </w:rPr>
            </w:pPr>
            <w:r w:rsidRPr="002D5D34">
              <w:rPr>
                <w:sz w:val="16"/>
                <w:szCs w:val="16"/>
                <w:rPrChange w:id="3470" w:author="Mostafa Sameer" w:date="2024-10-16T02:03:00Z" w16du:dateUtc="2024-10-16T06:03:00Z">
                  <w:rPr>
                    <w:sz w:val="24"/>
                    <w:szCs w:val="24"/>
                  </w:rPr>
                </w:rPrChange>
              </w:rPr>
              <w:t>Y</w:t>
            </w:r>
          </w:p>
        </w:tc>
      </w:tr>
      <w:tr w:rsidR="00A67222" w:rsidRPr="00312C2E" w14:paraId="2F61A1D9" w14:textId="77777777">
        <w:tc>
          <w:tcPr>
            <w:tcW w:w="615" w:type="dxa"/>
          </w:tcPr>
          <w:p w14:paraId="00000297" w14:textId="77777777" w:rsidR="00A67222" w:rsidRPr="002D5D34" w:rsidRDefault="005F6334">
            <w:pPr>
              <w:jc w:val="center"/>
              <w:rPr>
                <w:sz w:val="16"/>
                <w:szCs w:val="16"/>
                <w:rPrChange w:id="3471" w:author="Mostafa Sameer" w:date="2024-10-16T02:03:00Z" w16du:dateUtc="2024-10-16T06:03:00Z">
                  <w:rPr>
                    <w:sz w:val="24"/>
                    <w:szCs w:val="24"/>
                  </w:rPr>
                </w:rPrChange>
              </w:rPr>
            </w:pPr>
            <w:r w:rsidRPr="002D5D34">
              <w:rPr>
                <w:sz w:val="16"/>
                <w:szCs w:val="16"/>
                <w:rPrChange w:id="3472" w:author="Mostafa Sameer" w:date="2024-10-16T02:03:00Z" w16du:dateUtc="2024-10-16T06:03:00Z">
                  <w:rPr>
                    <w:sz w:val="24"/>
                    <w:szCs w:val="24"/>
                  </w:rPr>
                </w:rPrChange>
              </w:rPr>
              <w:t>17</w:t>
            </w:r>
          </w:p>
        </w:tc>
        <w:tc>
          <w:tcPr>
            <w:tcW w:w="1380" w:type="dxa"/>
          </w:tcPr>
          <w:p w14:paraId="00000298" w14:textId="77777777" w:rsidR="00A67222" w:rsidRPr="002D5D34" w:rsidRDefault="005F6334">
            <w:pPr>
              <w:jc w:val="center"/>
              <w:rPr>
                <w:sz w:val="16"/>
                <w:szCs w:val="16"/>
                <w:rPrChange w:id="3473" w:author="Mostafa Sameer" w:date="2024-10-16T02:03:00Z" w16du:dateUtc="2024-10-16T06:03:00Z">
                  <w:rPr>
                    <w:sz w:val="24"/>
                    <w:szCs w:val="24"/>
                  </w:rPr>
                </w:rPrChange>
              </w:rPr>
            </w:pPr>
            <w:r w:rsidRPr="002D5D34">
              <w:rPr>
                <w:sz w:val="16"/>
                <w:szCs w:val="16"/>
                <w:rPrChange w:id="3474" w:author="Mostafa Sameer" w:date="2024-10-16T02:03:00Z" w16du:dateUtc="2024-10-16T06:03:00Z">
                  <w:rPr>
                    <w:sz w:val="24"/>
                    <w:szCs w:val="24"/>
                  </w:rPr>
                </w:rPrChange>
              </w:rPr>
              <w:t>Kathy</w:t>
            </w:r>
          </w:p>
        </w:tc>
        <w:tc>
          <w:tcPr>
            <w:tcW w:w="1515" w:type="dxa"/>
          </w:tcPr>
          <w:p w14:paraId="00000299" w14:textId="77777777" w:rsidR="00A67222" w:rsidRPr="002D5D34" w:rsidRDefault="005F6334">
            <w:pPr>
              <w:jc w:val="center"/>
              <w:rPr>
                <w:sz w:val="16"/>
                <w:szCs w:val="16"/>
                <w:rPrChange w:id="3475" w:author="Mostafa Sameer" w:date="2024-10-16T02:03:00Z" w16du:dateUtc="2024-10-16T06:03:00Z">
                  <w:rPr>
                    <w:sz w:val="24"/>
                    <w:szCs w:val="24"/>
                  </w:rPr>
                </w:rPrChange>
              </w:rPr>
            </w:pPr>
            <w:r w:rsidRPr="002D5D34">
              <w:rPr>
                <w:sz w:val="16"/>
                <w:szCs w:val="16"/>
                <w:rPrChange w:id="3476" w:author="Mostafa Sameer" w:date="2024-10-16T02:03:00Z" w16du:dateUtc="2024-10-16T06:03:00Z">
                  <w:rPr>
                    <w:sz w:val="24"/>
                    <w:szCs w:val="24"/>
                  </w:rPr>
                </w:rPrChange>
              </w:rPr>
              <w:t>Krafka Harkema</w:t>
            </w:r>
          </w:p>
        </w:tc>
        <w:tc>
          <w:tcPr>
            <w:tcW w:w="1035" w:type="dxa"/>
          </w:tcPr>
          <w:p w14:paraId="0000029A" w14:textId="77777777" w:rsidR="00A67222" w:rsidRPr="002D5D34" w:rsidRDefault="005F6334">
            <w:pPr>
              <w:jc w:val="center"/>
              <w:rPr>
                <w:sz w:val="16"/>
                <w:szCs w:val="16"/>
                <w:rPrChange w:id="3477" w:author="Mostafa Sameer" w:date="2024-10-16T02:03:00Z" w16du:dateUtc="2024-10-16T06:03:00Z">
                  <w:rPr>
                    <w:sz w:val="24"/>
                    <w:szCs w:val="24"/>
                  </w:rPr>
                </w:rPrChange>
              </w:rPr>
            </w:pPr>
            <w:r w:rsidRPr="002D5D34">
              <w:rPr>
                <w:sz w:val="16"/>
                <w:szCs w:val="16"/>
                <w:rPrChange w:id="3478" w:author="Mostafa Sameer" w:date="2024-10-16T02:03:00Z" w16du:dateUtc="2024-10-16T06:03:00Z">
                  <w:rPr>
                    <w:sz w:val="24"/>
                    <w:szCs w:val="24"/>
                  </w:rPr>
                </w:rPrChange>
              </w:rPr>
              <w:t>KKH</w:t>
            </w:r>
          </w:p>
        </w:tc>
        <w:tc>
          <w:tcPr>
            <w:tcW w:w="3930" w:type="dxa"/>
          </w:tcPr>
          <w:p w14:paraId="0000029B" w14:textId="77777777" w:rsidR="00A67222" w:rsidRPr="002D5D34" w:rsidRDefault="005F6334">
            <w:pPr>
              <w:jc w:val="center"/>
              <w:rPr>
                <w:sz w:val="16"/>
                <w:szCs w:val="16"/>
                <w:rPrChange w:id="3479" w:author="Mostafa Sameer" w:date="2024-10-16T02:03:00Z" w16du:dateUtc="2024-10-16T06:03:00Z">
                  <w:rPr>
                    <w:sz w:val="24"/>
                    <w:szCs w:val="24"/>
                  </w:rPr>
                </w:rPrChange>
              </w:rPr>
            </w:pPr>
            <w:r w:rsidRPr="002D5D34">
              <w:rPr>
                <w:sz w:val="16"/>
                <w:szCs w:val="16"/>
                <w:rPrChange w:id="3480" w:author="Mostafa Sameer" w:date="2024-10-16T02:03:00Z" w16du:dateUtc="2024-10-16T06:03:00Z">
                  <w:rPr>
                    <w:sz w:val="24"/>
                    <w:szCs w:val="24"/>
                  </w:rPr>
                </w:rPrChange>
              </w:rPr>
              <w:t>kkrafka@fgiaonline.org</w:t>
            </w:r>
          </w:p>
        </w:tc>
        <w:tc>
          <w:tcPr>
            <w:tcW w:w="1245" w:type="dxa"/>
          </w:tcPr>
          <w:p w14:paraId="0000029C" w14:textId="77777777" w:rsidR="00A67222" w:rsidRPr="002D5D34" w:rsidRDefault="005F6334">
            <w:pPr>
              <w:jc w:val="center"/>
              <w:rPr>
                <w:sz w:val="16"/>
                <w:szCs w:val="16"/>
                <w:rPrChange w:id="3481" w:author="Mostafa Sameer" w:date="2024-10-16T02:03:00Z" w16du:dateUtc="2024-10-16T06:03:00Z">
                  <w:rPr>
                    <w:sz w:val="24"/>
                    <w:szCs w:val="24"/>
                  </w:rPr>
                </w:rPrChange>
              </w:rPr>
            </w:pPr>
            <w:r w:rsidRPr="002D5D34">
              <w:rPr>
                <w:sz w:val="16"/>
                <w:szCs w:val="16"/>
                <w:rPrChange w:id="3482" w:author="Mostafa Sameer" w:date="2024-10-16T02:03:00Z" w16du:dateUtc="2024-10-16T06:03:00Z">
                  <w:rPr>
                    <w:sz w:val="24"/>
                    <w:szCs w:val="24"/>
                  </w:rPr>
                </w:rPrChange>
              </w:rPr>
              <w:t>Y</w:t>
            </w:r>
          </w:p>
        </w:tc>
      </w:tr>
      <w:tr w:rsidR="00A67222" w:rsidRPr="00312C2E" w14:paraId="4F8ADE38" w14:textId="77777777">
        <w:tc>
          <w:tcPr>
            <w:tcW w:w="615" w:type="dxa"/>
          </w:tcPr>
          <w:p w14:paraId="0000029D" w14:textId="77777777" w:rsidR="00A67222" w:rsidRPr="002D5D34" w:rsidRDefault="005F6334">
            <w:pPr>
              <w:jc w:val="center"/>
              <w:rPr>
                <w:sz w:val="16"/>
                <w:szCs w:val="16"/>
                <w:rPrChange w:id="3483" w:author="Mostafa Sameer" w:date="2024-10-16T02:03:00Z" w16du:dateUtc="2024-10-16T06:03:00Z">
                  <w:rPr>
                    <w:sz w:val="24"/>
                    <w:szCs w:val="24"/>
                  </w:rPr>
                </w:rPrChange>
              </w:rPr>
            </w:pPr>
            <w:r w:rsidRPr="002D5D34">
              <w:rPr>
                <w:sz w:val="16"/>
                <w:szCs w:val="16"/>
                <w:rPrChange w:id="3484" w:author="Mostafa Sameer" w:date="2024-10-16T02:03:00Z" w16du:dateUtc="2024-10-16T06:03:00Z">
                  <w:rPr>
                    <w:sz w:val="24"/>
                    <w:szCs w:val="24"/>
                  </w:rPr>
                </w:rPrChange>
              </w:rPr>
              <w:t>18</w:t>
            </w:r>
          </w:p>
        </w:tc>
        <w:tc>
          <w:tcPr>
            <w:tcW w:w="1380" w:type="dxa"/>
          </w:tcPr>
          <w:p w14:paraId="0000029E" w14:textId="77777777" w:rsidR="00A67222" w:rsidRPr="002D5D34" w:rsidRDefault="005F6334">
            <w:pPr>
              <w:jc w:val="center"/>
              <w:rPr>
                <w:sz w:val="16"/>
                <w:szCs w:val="16"/>
                <w:rPrChange w:id="3485" w:author="Mostafa Sameer" w:date="2024-10-16T02:03:00Z" w16du:dateUtc="2024-10-16T06:03:00Z">
                  <w:rPr>
                    <w:sz w:val="24"/>
                    <w:szCs w:val="24"/>
                  </w:rPr>
                </w:rPrChange>
              </w:rPr>
            </w:pPr>
            <w:proofErr w:type="spellStart"/>
            <w:r w:rsidRPr="002D5D34">
              <w:rPr>
                <w:sz w:val="16"/>
                <w:szCs w:val="16"/>
                <w:rPrChange w:id="3486" w:author="Mostafa Sameer" w:date="2024-10-16T02:03:00Z" w16du:dateUtc="2024-10-16T06:03:00Z">
                  <w:rPr>
                    <w:sz w:val="24"/>
                    <w:szCs w:val="24"/>
                  </w:rPr>
                </w:rPrChange>
              </w:rPr>
              <w:t>Anirdam</w:t>
            </w:r>
            <w:proofErr w:type="spellEnd"/>
          </w:p>
        </w:tc>
        <w:tc>
          <w:tcPr>
            <w:tcW w:w="1515" w:type="dxa"/>
          </w:tcPr>
          <w:p w14:paraId="0000029F" w14:textId="77777777" w:rsidR="00A67222" w:rsidRPr="002D5D34" w:rsidRDefault="005F6334">
            <w:pPr>
              <w:jc w:val="center"/>
              <w:rPr>
                <w:sz w:val="16"/>
                <w:szCs w:val="16"/>
                <w:rPrChange w:id="3487" w:author="Mostafa Sameer" w:date="2024-10-16T02:03:00Z" w16du:dateUtc="2024-10-16T06:03:00Z">
                  <w:rPr>
                    <w:sz w:val="24"/>
                    <w:szCs w:val="24"/>
                  </w:rPr>
                </w:rPrChange>
              </w:rPr>
            </w:pPr>
            <w:r w:rsidRPr="002D5D34">
              <w:rPr>
                <w:sz w:val="16"/>
                <w:szCs w:val="16"/>
                <w:rPrChange w:id="3488" w:author="Mostafa Sameer" w:date="2024-10-16T02:03:00Z" w16du:dateUtc="2024-10-16T06:03:00Z">
                  <w:rPr>
                    <w:sz w:val="24"/>
                    <w:szCs w:val="24"/>
                  </w:rPr>
                </w:rPrChange>
              </w:rPr>
              <w:t>Gan Chowdhury</w:t>
            </w:r>
          </w:p>
        </w:tc>
        <w:tc>
          <w:tcPr>
            <w:tcW w:w="1035" w:type="dxa"/>
          </w:tcPr>
          <w:p w14:paraId="000002A0" w14:textId="77777777" w:rsidR="00A67222" w:rsidRPr="002D5D34" w:rsidRDefault="005F6334">
            <w:pPr>
              <w:jc w:val="center"/>
              <w:rPr>
                <w:sz w:val="16"/>
                <w:szCs w:val="16"/>
                <w:rPrChange w:id="3489" w:author="Mostafa Sameer" w:date="2024-10-16T02:03:00Z" w16du:dateUtc="2024-10-16T06:03:00Z">
                  <w:rPr>
                    <w:sz w:val="24"/>
                    <w:szCs w:val="24"/>
                  </w:rPr>
                </w:rPrChange>
              </w:rPr>
            </w:pPr>
            <w:r w:rsidRPr="002D5D34">
              <w:rPr>
                <w:sz w:val="16"/>
                <w:szCs w:val="16"/>
                <w:rPrChange w:id="3490" w:author="Mostafa Sameer" w:date="2024-10-16T02:03:00Z" w16du:dateUtc="2024-10-16T06:03:00Z">
                  <w:rPr>
                    <w:sz w:val="24"/>
                    <w:szCs w:val="24"/>
                  </w:rPr>
                </w:rPrChange>
              </w:rPr>
              <w:t>AGC</w:t>
            </w:r>
          </w:p>
        </w:tc>
        <w:tc>
          <w:tcPr>
            <w:tcW w:w="3930" w:type="dxa"/>
          </w:tcPr>
          <w:p w14:paraId="000002A1" w14:textId="77777777" w:rsidR="00A67222" w:rsidRPr="002D5D34" w:rsidRDefault="005F6334">
            <w:pPr>
              <w:jc w:val="center"/>
              <w:rPr>
                <w:sz w:val="16"/>
                <w:szCs w:val="16"/>
                <w:rPrChange w:id="3491" w:author="Mostafa Sameer" w:date="2024-10-16T02:03:00Z" w16du:dateUtc="2024-10-16T06:03:00Z">
                  <w:rPr>
                    <w:sz w:val="24"/>
                    <w:szCs w:val="24"/>
                  </w:rPr>
                </w:rPrChange>
              </w:rPr>
            </w:pPr>
            <w:r w:rsidRPr="002D5D34">
              <w:rPr>
                <w:sz w:val="16"/>
                <w:szCs w:val="16"/>
                <w:rPrChange w:id="3492" w:author="Mostafa Sameer" w:date="2024-10-16T02:03:00Z" w16du:dateUtc="2024-10-16T06:03:00Z">
                  <w:rPr>
                    <w:sz w:val="24"/>
                    <w:szCs w:val="24"/>
                  </w:rPr>
                </w:rPrChange>
              </w:rPr>
              <w:t>chowdhur@fiu.edu</w:t>
            </w:r>
          </w:p>
        </w:tc>
        <w:tc>
          <w:tcPr>
            <w:tcW w:w="1245" w:type="dxa"/>
          </w:tcPr>
          <w:p w14:paraId="000002A2" w14:textId="77777777" w:rsidR="00A67222" w:rsidRPr="002D5D34" w:rsidRDefault="005F6334">
            <w:pPr>
              <w:jc w:val="center"/>
              <w:rPr>
                <w:sz w:val="16"/>
                <w:szCs w:val="16"/>
                <w:rPrChange w:id="3493" w:author="Mostafa Sameer" w:date="2024-10-16T02:03:00Z" w16du:dateUtc="2024-10-16T06:03:00Z">
                  <w:rPr>
                    <w:sz w:val="24"/>
                    <w:szCs w:val="24"/>
                  </w:rPr>
                </w:rPrChange>
              </w:rPr>
            </w:pPr>
            <w:r w:rsidRPr="002D5D34">
              <w:rPr>
                <w:sz w:val="16"/>
                <w:szCs w:val="16"/>
                <w:rPrChange w:id="3494" w:author="Mostafa Sameer" w:date="2024-10-16T02:03:00Z" w16du:dateUtc="2024-10-16T06:03:00Z">
                  <w:rPr>
                    <w:sz w:val="24"/>
                    <w:szCs w:val="24"/>
                  </w:rPr>
                </w:rPrChange>
              </w:rPr>
              <w:t>Y</w:t>
            </w:r>
          </w:p>
        </w:tc>
      </w:tr>
      <w:tr w:rsidR="00A67222" w:rsidRPr="00312C2E" w14:paraId="1D7BE2C3" w14:textId="77777777">
        <w:tc>
          <w:tcPr>
            <w:tcW w:w="615" w:type="dxa"/>
          </w:tcPr>
          <w:p w14:paraId="000002A3" w14:textId="77777777" w:rsidR="00A67222" w:rsidRPr="002D5D34" w:rsidRDefault="005F6334">
            <w:pPr>
              <w:jc w:val="center"/>
              <w:rPr>
                <w:sz w:val="16"/>
                <w:szCs w:val="16"/>
                <w:rPrChange w:id="3495" w:author="Mostafa Sameer" w:date="2024-10-16T02:03:00Z" w16du:dateUtc="2024-10-16T06:03:00Z">
                  <w:rPr>
                    <w:sz w:val="24"/>
                    <w:szCs w:val="24"/>
                  </w:rPr>
                </w:rPrChange>
              </w:rPr>
            </w:pPr>
            <w:r w:rsidRPr="002D5D34">
              <w:rPr>
                <w:sz w:val="16"/>
                <w:szCs w:val="16"/>
                <w:rPrChange w:id="3496" w:author="Mostafa Sameer" w:date="2024-10-16T02:03:00Z" w16du:dateUtc="2024-10-16T06:03:00Z">
                  <w:rPr>
                    <w:sz w:val="24"/>
                    <w:szCs w:val="24"/>
                  </w:rPr>
                </w:rPrChange>
              </w:rPr>
              <w:t>19</w:t>
            </w:r>
          </w:p>
        </w:tc>
        <w:tc>
          <w:tcPr>
            <w:tcW w:w="1380" w:type="dxa"/>
          </w:tcPr>
          <w:p w14:paraId="000002A4" w14:textId="77777777" w:rsidR="00A67222" w:rsidRPr="002D5D34" w:rsidRDefault="005F6334">
            <w:pPr>
              <w:jc w:val="center"/>
              <w:rPr>
                <w:sz w:val="16"/>
                <w:szCs w:val="16"/>
                <w:rPrChange w:id="3497" w:author="Mostafa Sameer" w:date="2024-10-16T02:03:00Z" w16du:dateUtc="2024-10-16T06:03:00Z">
                  <w:rPr>
                    <w:sz w:val="24"/>
                    <w:szCs w:val="24"/>
                  </w:rPr>
                </w:rPrChange>
              </w:rPr>
            </w:pPr>
            <w:r w:rsidRPr="002D5D34">
              <w:rPr>
                <w:sz w:val="16"/>
                <w:szCs w:val="16"/>
                <w:rPrChange w:id="3498" w:author="Mostafa Sameer" w:date="2024-10-16T02:03:00Z" w16du:dateUtc="2024-10-16T06:03:00Z">
                  <w:rPr>
                    <w:sz w:val="24"/>
                    <w:szCs w:val="24"/>
                  </w:rPr>
                </w:rPrChange>
              </w:rPr>
              <w:t>Ryan</w:t>
            </w:r>
          </w:p>
        </w:tc>
        <w:tc>
          <w:tcPr>
            <w:tcW w:w="1515" w:type="dxa"/>
          </w:tcPr>
          <w:p w14:paraId="000002A5" w14:textId="77777777" w:rsidR="00A67222" w:rsidRPr="002D5D34" w:rsidRDefault="005F6334">
            <w:pPr>
              <w:jc w:val="center"/>
              <w:rPr>
                <w:sz w:val="16"/>
                <w:szCs w:val="16"/>
                <w:rPrChange w:id="3499" w:author="Mostafa Sameer" w:date="2024-10-16T02:03:00Z" w16du:dateUtc="2024-10-16T06:03:00Z">
                  <w:rPr>
                    <w:sz w:val="24"/>
                    <w:szCs w:val="24"/>
                  </w:rPr>
                </w:rPrChange>
              </w:rPr>
            </w:pPr>
            <w:proofErr w:type="spellStart"/>
            <w:r w:rsidRPr="002D5D34">
              <w:rPr>
                <w:sz w:val="16"/>
                <w:szCs w:val="16"/>
                <w:rPrChange w:id="3500" w:author="Mostafa Sameer" w:date="2024-10-16T02:03:00Z" w16du:dateUtc="2024-10-16T06:03:00Z">
                  <w:rPr>
                    <w:sz w:val="24"/>
                    <w:szCs w:val="24"/>
                  </w:rPr>
                </w:rPrChange>
              </w:rPr>
              <w:t>Catarelli</w:t>
            </w:r>
            <w:proofErr w:type="spellEnd"/>
          </w:p>
        </w:tc>
        <w:tc>
          <w:tcPr>
            <w:tcW w:w="1035" w:type="dxa"/>
          </w:tcPr>
          <w:p w14:paraId="000002A6" w14:textId="77777777" w:rsidR="00A67222" w:rsidRPr="002D5D34" w:rsidRDefault="005F6334">
            <w:pPr>
              <w:jc w:val="center"/>
              <w:rPr>
                <w:sz w:val="16"/>
                <w:szCs w:val="16"/>
                <w:rPrChange w:id="3501" w:author="Mostafa Sameer" w:date="2024-10-16T02:03:00Z" w16du:dateUtc="2024-10-16T06:03:00Z">
                  <w:rPr>
                    <w:sz w:val="24"/>
                    <w:szCs w:val="24"/>
                  </w:rPr>
                </w:rPrChange>
              </w:rPr>
            </w:pPr>
            <w:r w:rsidRPr="002D5D34">
              <w:rPr>
                <w:sz w:val="16"/>
                <w:szCs w:val="16"/>
                <w:rPrChange w:id="3502" w:author="Mostafa Sameer" w:date="2024-10-16T02:03:00Z" w16du:dateUtc="2024-10-16T06:03:00Z">
                  <w:rPr>
                    <w:sz w:val="24"/>
                    <w:szCs w:val="24"/>
                  </w:rPr>
                </w:rPrChange>
              </w:rPr>
              <w:t>RC</w:t>
            </w:r>
          </w:p>
        </w:tc>
        <w:tc>
          <w:tcPr>
            <w:tcW w:w="3930" w:type="dxa"/>
          </w:tcPr>
          <w:p w14:paraId="000002A7" w14:textId="77777777" w:rsidR="00A67222" w:rsidRPr="002D5D34" w:rsidRDefault="005F6334">
            <w:pPr>
              <w:jc w:val="center"/>
              <w:rPr>
                <w:sz w:val="16"/>
                <w:szCs w:val="16"/>
                <w:rPrChange w:id="3503" w:author="Mostafa Sameer" w:date="2024-10-16T02:03:00Z" w16du:dateUtc="2024-10-16T06:03:00Z">
                  <w:rPr>
                    <w:sz w:val="24"/>
                    <w:szCs w:val="24"/>
                  </w:rPr>
                </w:rPrChange>
              </w:rPr>
            </w:pPr>
            <w:r w:rsidRPr="002D5D34">
              <w:rPr>
                <w:sz w:val="16"/>
                <w:szCs w:val="16"/>
                <w:rPrChange w:id="3504" w:author="Mostafa Sameer" w:date="2024-10-16T02:03:00Z" w16du:dateUtc="2024-10-16T06:03:00Z">
                  <w:rPr>
                    <w:sz w:val="24"/>
                    <w:szCs w:val="24"/>
                  </w:rPr>
                </w:rPrChange>
              </w:rPr>
              <w:t>ryan.catarelli@essie.ufl.edu</w:t>
            </w:r>
          </w:p>
        </w:tc>
        <w:tc>
          <w:tcPr>
            <w:tcW w:w="1245" w:type="dxa"/>
          </w:tcPr>
          <w:p w14:paraId="000002A8" w14:textId="77777777" w:rsidR="00A67222" w:rsidRPr="002D5D34" w:rsidRDefault="005F6334">
            <w:pPr>
              <w:jc w:val="center"/>
              <w:rPr>
                <w:sz w:val="16"/>
                <w:szCs w:val="16"/>
                <w:rPrChange w:id="3505" w:author="Mostafa Sameer" w:date="2024-10-16T02:03:00Z" w16du:dateUtc="2024-10-16T06:03:00Z">
                  <w:rPr>
                    <w:sz w:val="24"/>
                    <w:szCs w:val="24"/>
                  </w:rPr>
                </w:rPrChange>
              </w:rPr>
            </w:pPr>
            <w:r w:rsidRPr="002D5D34">
              <w:rPr>
                <w:sz w:val="16"/>
                <w:szCs w:val="16"/>
                <w:rPrChange w:id="3506" w:author="Mostafa Sameer" w:date="2024-10-16T02:03:00Z" w16du:dateUtc="2024-10-16T06:03:00Z">
                  <w:rPr>
                    <w:sz w:val="24"/>
                    <w:szCs w:val="24"/>
                  </w:rPr>
                </w:rPrChange>
              </w:rPr>
              <w:t>Y</w:t>
            </w:r>
          </w:p>
        </w:tc>
      </w:tr>
      <w:tr w:rsidR="00A67222" w:rsidRPr="00312C2E" w14:paraId="34B71334" w14:textId="77777777">
        <w:tc>
          <w:tcPr>
            <w:tcW w:w="615" w:type="dxa"/>
          </w:tcPr>
          <w:p w14:paraId="000002A9" w14:textId="77777777" w:rsidR="00A67222" w:rsidRPr="002D5D34" w:rsidRDefault="005F6334">
            <w:pPr>
              <w:jc w:val="center"/>
              <w:rPr>
                <w:sz w:val="16"/>
                <w:szCs w:val="16"/>
                <w:rPrChange w:id="3507" w:author="Mostafa Sameer" w:date="2024-10-16T02:03:00Z" w16du:dateUtc="2024-10-16T06:03:00Z">
                  <w:rPr>
                    <w:sz w:val="24"/>
                    <w:szCs w:val="24"/>
                  </w:rPr>
                </w:rPrChange>
              </w:rPr>
            </w:pPr>
            <w:r w:rsidRPr="002D5D34">
              <w:rPr>
                <w:sz w:val="16"/>
                <w:szCs w:val="16"/>
                <w:rPrChange w:id="3508" w:author="Mostafa Sameer" w:date="2024-10-16T02:03:00Z" w16du:dateUtc="2024-10-16T06:03:00Z">
                  <w:rPr>
                    <w:sz w:val="24"/>
                    <w:szCs w:val="24"/>
                  </w:rPr>
                </w:rPrChange>
              </w:rPr>
              <w:t>20</w:t>
            </w:r>
          </w:p>
        </w:tc>
        <w:tc>
          <w:tcPr>
            <w:tcW w:w="1380" w:type="dxa"/>
          </w:tcPr>
          <w:p w14:paraId="000002AA" w14:textId="77777777" w:rsidR="00A67222" w:rsidRPr="002D5D34" w:rsidRDefault="005F6334">
            <w:pPr>
              <w:jc w:val="center"/>
              <w:rPr>
                <w:sz w:val="16"/>
                <w:szCs w:val="16"/>
                <w:rPrChange w:id="3509" w:author="Mostafa Sameer" w:date="2024-10-16T02:03:00Z" w16du:dateUtc="2024-10-16T06:03:00Z">
                  <w:rPr>
                    <w:sz w:val="24"/>
                    <w:szCs w:val="24"/>
                  </w:rPr>
                </w:rPrChange>
              </w:rPr>
            </w:pPr>
            <w:r w:rsidRPr="002D5D34">
              <w:rPr>
                <w:sz w:val="16"/>
                <w:szCs w:val="16"/>
                <w:rPrChange w:id="3510" w:author="Mostafa Sameer" w:date="2024-10-16T02:03:00Z" w16du:dateUtc="2024-10-16T06:03:00Z">
                  <w:rPr>
                    <w:sz w:val="24"/>
                    <w:szCs w:val="24"/>
                  </w:rPr>
                </w:rPrChange>
              </w:rPr>
              <w:t>Mo</w:t>
            </w:r>
          </w:p>
        </w:tc>
        <w:tc>
          <w:tcPr>
            <w:tcW w:w="1515" w:type="dxa"/>
          </w:tcPr>
          <w:p w14:paraId="000002AB" w14:textId="77777777" w:rsidR="00A67222" w:rsidRPr="002D5D34" w:rsidRDefault="005F6334">
            <w:pPr>
              <w:jc w:val="center"/>
              <w:rPr>
                <w:sz w:val="16"/>
                <w:szCs w:val="16"/>
                <w:rPrChange w:id="3511" w:author="Mostafa Sameer" w:date="2024-10-16T02:03:00Z" w16du:dateUtc="2024-10-16T06:03:00Z">
                  <w:rPr>
                    <w:sz w:val="24"/>
                    <w:szCs w:val="24"/>
                  </w:rPr>
                </w:rPrChange>
              </w:rPr>
            </w:pPr>
            <w:r w:rsidRPr="002D5D34">
              <w:rPr>
                <w:sz w:val="16"/>
                <w:szCs w:val="16"/>
                <w:rPrChange w:id="3512" w:author="Mostafa Sameer" w:date="2024-10-16T02:03:00Z" w16du:dateUtc="2024-10-16T06:03:00Z">
                  <w:rPr>
                    <w:sz w:val="24"/>
                    <w:szCs w:val="24"/>
                  </w:rPr>
                </w:rPrChange>
              </w:rPr>
              <w:t>Madani</w:t>
            </w:r>
          </w:p>
        </w:tc>
        <w:tc>
          <w:tcPr>
            <w:tcW w:w="1035" w:type="dxa"/>
          </w:tcPr>
          <w:p w14:paraId="000002AC" w14:textId="77777777" w:rsidR="00A67222" w:rsidRPr="002D5D34" w:rsidRDefault="005F6334">
            <w:pPr>
              <w:jc w:val="center"/>
              <w:rPr>
                <w:sz w:val="16"/>
                <w:szCs w:val="16"/>
                <w:rPrChange w:id="3513" w:author="Mostafa Sameer" w:date="2024-10-16T02:03:00Z" w16du:dateUtc="2024-10-16T06:03:00Z">
                  <w:rPr>
                    <w:sz w:val="24"/>
                    <w:szCs w:val="24"/>
                  </w:rPr>
                </w:rPrChange>
              </w:rPr>
            </w:pPr>
            <w:r w:rsidRPr="002D5D34">
              <w:rPr>
                <w:sz w:val="16"/>
                <w:szCs w:val="16"/>
                <w:rPrChange w:id="3514" w:author="Mostafa Sameer" w:date="2024-10-16T02:03:00Z" w16du:dateUtc="2024-10-16T06:03:00Z">
                  <w:rPr>
                    <w:sz w:val="24"/>
                    <w:szCs w:val="24"/>
                  </w:rPr>
                </w:rPrChange>
              </w:rPr>
              <w:t>MM</w:t>
            </w:r>
          </w:p>
        </w:tc>
        <w:tc>
          <w:tcPr>
            <w:tcW w:w="3930" w:type="dxa"/>
          </w:tcPr>
          <w:p w14:paraId="000002AD" w14:textId="77777777" w:rsidR="00A67222" w:rsidRPr="002D5D34" w:rsidRDefault="005F6334">
            <w:pPr>
              <w:jc w:val="center"/>
              <w:rPr>
                <w:sz w:val="16"/>
                <w:szCs w:val="16"/>
                <w:rPrChange w:id="3515" w:author="Mostafa Sameer" w:date="2024-10-16T02:03:00Z" w16du:dateUtc="2024-10-16T06:03:00Z">
                  <w:rPr>
                    <w:sz w:val="24"/>
                    <w:szCs w:val="24"/>
                  </w:rPr>
                </w:rPrChange>
              </w:rPr>
            </w:pPr>
            <w:r w:rsidRPr="002D5D34">
              <w:rPr>
                <w:sz w:val="16"/>
                <w:szCs w:val="16"/>
                <w:rPrChange w:id="3516" w:author="Mostafa Sameer" w:date="2024-10-16T02:03:00Z" w16du:dateUtc="2024-10-16T06:03:00Z">
                  <w:rPr>
                    <w:sz w:val="24"/>
                    <w:szCs w:val="24"/>
                  </w:rPr>
                </w:rPrChange>
              </w:rPr>
              <w:t>mo.madani@myfloridalicense.com</w:t>
            </w:r>
          </w:p>
        </w:tc>
        <w:tc>
          <w:tcPr>
            <w:tcW w:w="1245" w:type="dxa"/>
          </w:tcPr>
          <w:p w14:paraId="000002AE" w14:textId="77777777" w:rsidR="00A67222" w:rsidRPr="002D5D34" w:rsidRDefault="005F6334">
            <w:pPr>
              <w:jc w:val="center"/>
              <w:rPr>
                <w:sz w:val="16"/>
                <w:szCs w:val="16"/>
                <w:rPrChange w:id="3517" w:author="Mostafa Sameer" w:date="2024-10-16T02:03:00Z" w16du:dateUtc="2024-10-16T06:03:00Z">
                  <w:rPr>
                    <w:sz w:val="24"/>
                    <w:szCs w:val="24"/>
                  </w:rPr>
                </w:rPrChange>
              </w:rPr>
            </w:pPr>
            <w:r w:rsidRPr="002D5D34">
              <w:rPr>
                <w:sz w:val="16"/>
                <w:szCs w:val="16"/>
                <w:rPrChange w:id="3518" w:author="Mostafa Sameer" w:date="2024-10-16T02:03:00Z" w16du:dateUtc="2024-10-16T06:03:00Z">
                  <w:rPr>
                    <w:sz w:val="24"/>
                    <w:szCs w:val="24"/>
                  </w:rPr>
                </w:rPrChange>
              </w:rPr>
              <w:t>Y</w:t>
            </w:r>
          </w:p>
        </w:tc>
      </w:tr>
    </w:tbl>
    <w:p w14:paraId="000002AF" w14:textId="77777777" w:rsidR="00A67222" w:rsidRPr="00312C2E" w:rsidRDefault="00A67222">
      <w:pPr>
        <w:spacing w:after="160" w:line="259" w:lineRule="auto"/>
        <w:rPr>
          <w:rPrChange w:id="3519" w:author="Mostafa Sameer" w:date="2024-10-16T00:55:00Z" w16du:dateUtc="2024-10-16T04:55:00Z">
            <w:rPr>
              <w:sz w:val="24"/>
              <w:szCs w:val="24"/>
            </w:rPr>
          </w:rPrChange>
        </w:rPr>
      </w:pPr>
    </w:p>
    <w:p w14:paraId="000002B0" w14:textId="77777777" w:rsidR="00A67222" w:rsidRPr="00312C2E" w:rsidRDefault="005F6334">
      <w:pPr>
        <w:spacing w:after="160" w:line="259" w:lineRule="auto"/>
        <w:jc w:val="both"/>
        <w:rPr>
          <w:b/>
          <w:rPrChange w:id="3520" w:author="Mostafa Sameer" w:date="2024-10-16T00:55:00Z" w16du:dateUtc="2024-10-16T04:55:00Z">
            <w:rPr>
              <w:b/>
              <w:sz w:val="24"/>
              <w:szCs w:val="24"/>
            </w:rPr>
          </w:rPrChange>
        </w:rPr>
      </w:pPr>
      <w:r w:rsidRPr="00312C2E">
        <w:rPr>
          <w:b/>
          <w:rPrChange w:id="3521" w:author="Mostafa Sameer" w:date="2024-10-16T00:55:00Z" w16du:dateUtc="2024-10-16T04:55:00Z">
            <w:rPr>
              <w:b/>
              <w:sz w:val="24"/>
              <w:szCs w:val="24"/>
            </w:rPr>
          </w:rPrChange>
        </w:rPr>
        <w:t>Meeting #2 Minutes</w:t>
      </w:r>
    </w:p>
    <w:p w14:paraId="000002B1" w14:textId="77777777" w:rsidR="00A67222" w:rsidRPr="00312C2E" w:rsidRDefault="005F6334">
      <w:pPr>
        <w:spacing w:after="160" w:line="259" w:lineRule="auto"/>
        <w:jc w:val="both"/>
        <w:rPr>
          <w:rPrChange w:id="3522" w:author="Mostafa Sameer" w:date="2024-10-16T00:55:00Z" w16du:dateUtc="2024-10-16T04:55:00Z">
            <w:rPr>
              <w:sz w:val="24"/>
              <w:szCs w:val="24"/>
            </w:rPr>
          </w:rPrChange>
        </w:rPr>
      </w:pPr>
      <w:r w:rsidRPr="00312C2E">
        <w:rPr>
          <w:rPrChange w:id="3523" w:author="Mostafa Sameer" w:date="2024-10-16T00:55:00Z" w16du:dateUtc="2024-10-16T04:55:00Z">
            <w:rPr>
              <w:sz w:val="24"/>
              <w:szCs w:val="24"/>
            </w:rPr>
          </w:rPrChange>
        </w:rPr>
        <w:t>Date: 09/25/2024</w:t>
      </w:r>
    </w:p>
    <w:p w14:paraId="000002B2" w14:textId="77777777" w:rsidR="00A67222" w:rsidRPr="00312C2E" w:rsidRDefault="005F6334">
      <w:pPr>
        <w:spacing w:after="160" w:line="259" w:lineRule="auto"/>
        <w:jc w:val="both"/>
        <w:rPr>
          <w:rPrChange w:id="3524" w:author="Mostafa Sameer" w:date="2024-10-16T00:55:00Z" w16du:dateUtc="2024-10-16T04:55:00Z">
            <w:rPr>
              <w:sz w:val="24"/>
              <w:szCs w:val="24"/>
            </w:rPr>
          </w:rPrChange>
        </w:rPr>
      </w:pPr>
      <w:r w:rsidRPr="00312C2E">
        <w:rPr>
          <w:rPrChange w:id="3525" w:author="Mostafa Sameer" w:date="2024-10-16T00:55:00Z" w16du:dateUtc="2024-10-16T04:55:00Z">
            <w:rPr>
              <w:sz w:val="24"/>
              <w:szCs w:val="24"/>
            </w:rPr>
          </w:rPrChange>
        </w:rPr>
        <w:t>Time: 9:00 A.M. to 10:00 A.M.</w:t>
      </w:r>
    </w:p>
    <w:p w14:paraId="000002B3" w14:textId="77777777" w:rsidR="00A67222" w:rsidRPr="00312C2E" w:rsidRDefault="005F6334">
      <w:pPr>
        <w:spacing w:after="160" w:line="259" w:lineRule="auto"/>
        <w:jc w:val="both"/>
        <w:rPr>
          <w:rPrChange w:id="3526" w:author="Mostafa Sameer" w:date="2024-10-16T00:55:00Z" w16du:dateUtc="2024-10-16T04:55:00Z">
            <w:rPr>
              <w:sz w:val="24"/>
              <w:szCs w:val="24"/>
            </w:rPr>
          </w:rPrChange>
        </w:rPr>
      </w:pPr>
      <w:r w:rsidRPr="00312C2E">
        <w:rPr>
          <w:rPrChange w:id="3527" w:author="Mostafa Sameer" w:date="2024-10-16T00:55:00Z" w16du:dateUtc="2024-10-16T04:55:00Z">
            <w:rPr>
              <w:sz w:val="24"/>
              <w:szCs w:val="24"/>
            </w:rPr>
          </w:rPrChange>
        </w:rPr>
        <w:t>Location: Zoom Platform (online)</w:t>
      </w:r>
    </w:p>
    <w:p w14:paraId="000002B4" w14:textId="07DD8AFC" w:rsidR="00A67222" w:rsidRPr="00312C2E" w:rsidRDefault="005F6334">
      <w:pPr>
        <w:spacing w:after="160" w:line="259" w:lineRule="auto"/>
        <w:jc w:val="both"/>
        <w:rPr>
          <w:rPrChange w:id="3528" w:author="Mostafa Sameer" w:date="2024-10-16T00:55:00Z" w16du:dateUtc="2024-10-16T04:55:00Z">
            <w:rPr>
              <w:sz w:val="24"/>
              <w:szCs w:val="24"/>
            </w:rPr>
          </w:rPrChange>
        </w:rPr>
      </w:pPr>
      <w:r w:rsidRPr="00312C2E">
        <w:rPr>
          <w:rPrChange w:id="3529" w:author="Mostafa Sameer" w:date="2024-10-16T00:55:00Z" w16du:dateUtc="2024-10-16T04:55:00Z">
            <w:rPr>
              <w:sz w:val="24"/>
              <w:szCs w:val="24"/>
            </w:rPr>
          </w:rPrChange>
        </w:rPr>
        <w:t>Meeting Hosted by: Dr. N</w:t>
      </w:r>
      <w:r w:rsidR="0036219E">
        <w:t>of</w:t>
      </w:r>
      <w:r w:rsidRPr="00312C2E">
        <w:rPr>
          <w:rPrChange w:id="3530" w:author="Mostafa Sameer" w:date="2024-10-16T00:55:00Z" w16du:dateUtc="2024-10-16T04:55:00Z">
            <w:rPr>
              <w:sz w:val="24"/>
              <w:szCs w:val="24"/>
            </w:rPr>
          </w:rPrChange>
        </w:rPr>
        <w:t xml:space="preserve">al  </w:t>
      </w:r>
    </w:p>
    <w:p w14:paraId="000002B5" w14:textId="2ABB1A0B" w:rsidR="00A67222" w:rsidRPr="00312C2E" w:rsidRDefault="005F6334">
      <w:pPr>
        <w:spacing w:after="160" w:line="259" w:lineRule="auto"/>
        <w:jc w:val="both"/>
        <w:rPr>
          <w:rPrChange w:id="3531" w:author="Mostafa Sameer" w:date="2024-10-16T00:55:00Z" w16du:dateUtc="2024-10-16T04:55:00Z">
            <w:rPr>
              <w:sz w:val="24"/>
              <w:szCs w:val="24"/>
            </w:rPr>
          </w:rPrChange>
        </w:rPr>
      </w:pPr>
      <w:r w:rsidRPr="00312C2E">
        <w:rPr>
          <w:rPrChange w:id="3532" w:author="Mostafa Sameer" w:date="2024-10-16T00:55:00Z" w16du:dateUtc="2024-10-16T04:55:00Z">
            <w:rPr>
              <w:sz w:val="24"/>
              <w:szCs w:val="24"/>
            </w:rPr>
          </w:rPrChange>
        </w:rPr>
        <w:t>Attendees: Dr. N</w:t>
      </w:r>
      <w:r w:rsidR="0036219E">
        <w:t>of</w:t>
      </w:r>
      <w:r w:rsidRPr="00312C2E">
        <w:rPr>
          <w:rPrChange w:id="3533" w:author="Mostafa Sameer" w:date="2024-10-16T00:55:00Z" w16du:dateUtc="2024-10-16T04:55:00Z">
            <w:rPr>
              <w:sz w:val="24"/>
              <w:szCs w:val="24"/>
            </w:rPr>
          </w:rPrChange>
        </w:rPr>
        <w:t xml:space="preserve">al, Jaime Gascon (RER), Marvin Brad Fevold, Steve Strawn, Jovan Millet, Kathy Krafka, Lynn Miller, Mo Madani, Dr. </w:t>
      </w:r>
      <w:proofErr w:type="spellStart"/>
      <w:r w:rsidRPr="00312C2E">
        <w:rPr>
          <w:rPrChange w:id="3534" w:author="Mostafa Sameer" w:date="2024-10-16T00:55:00Z" w16du:dateUtc="2024-10-16T04:55:00Z">
            <w:rPr>
              <w:sz w:val="24"/>
              <w:szCs w:val="24"/>
            </w:rPr>
          </w:rPrChange>
        </w:rPr>
        <w:t>Catarelli</w:t>
      </w:r>
      <w:proofErr w:type="spellEnd"/>
      <w:r w:rsidRPr="00312C2E">
        <w:rPr>
          <w:rPrChange w:id="3535" w:author="Mostafa Sameer" w:date="2024-10-16T00:55:00Z" w16du:dateUtc="2024-10-16T04:55:00Z">
            <w:rPr>
              <w:sz w:val="24"/>
              <w:szCs w:val="24"/>
            </w:rPr>
          </w:rPrChange>
        </w:rPr>
        <w:t>, Dr. Chowdhury, Greg Galloway, Mike Silvers.</w:t>
      </w:r>
    </w:p>
    <w:p w14:paraId="000002B6" w14:textId="2B13F409" w:rsidR="00A67222" w:rsidRPr="00312C2E" w:rsidRDefault="005F6334">
      <w:pPr>
        <w:spacing w:after="160" w:line="259" w:lineRule="auto"/>
        <w:jc w:val="both"/>
        <w:rPr>
          <w:rPrChange w:id="3536" w:author="Mostafa Sameer" w:date="2024-10-16T00:55:00Z" w16du:dateUtc="2024-10-16T04:55:00Z">
            <w:rPr>
              <w:sz w:val="24"/>
              <w:szCs w:val="24"/>
            </w:rPr>
          </w:rPrChange>
        </w:rPr>
      </w:pPr>
      <w:r w:rsidRPr="00312C2E">
        <w:rPr>
          <w:rPrChange w:id="3537" w:author="Mostafa Sameer" w:date="2024-10-16T00:55:00Z" w16du:dateUtc="2024-10-16T04:55:00Z">
            <w:rPr>
              <w:sz w:val="24"/>
              <w:szCs w:val="24"/>
            </w:rPr>
          </w:rPrChange>
        </w:rPr>
        <w:t xml:space="preserve">Recordings available: </w:t>
      </w:r>
      <w:r w:rsidRPr="00312C2E">
        <w:fldChar w:fldCharType="begin"/>
      </w:r>
      <w:r w:rsidRPr="00312C2E">
        <w:instrText>HYPERLINK "https://fiu.zoom.us/rec/share/a6YrdjeuCkC1IJQLz2U0dzyCu1ari4KamsFWOFUp5rbLQrfhVZscH8RYtgadSyzd.esPpshTXXEZHS3VA?startTime=1727269350000" \h</w:instrText>
      </w:r>
      <w:r w:rsidRPr="00312C2E">
        <w:fldChar w:fldCharType="separate"/>
      </w:r>
      <w:r w:rsidRPr="00312C2E">
        <w:rPr>
          <w:color w:val="1155CC"/>
          <w:highlight w:val="white"/>
          <w:u w:val="single"/>
          <w:rPrChange w:id="3538" w:author="Mostafa Sameer" w:date="2024-10-16T00:55:00Z" w16du:dateUtc="2024-10-16T04:55:00Z">
            <w:rPr>
              <w:color w:val="1155CC"/>
              <w:sz w:val="24"/>
              <w:szCs w:val="24"/>
              <w:highlight w:val="white"/>
              <w:u w:val="single"/>
            </w:rPr>
          </w:rPrChange>
        </w:rPr>
        <w:t>https://fiu.zoom.us/rec/share/a6YrdjeuCkC1IJQLz2U0dzyCu1ari4KamsFW</w:t>
      </w:r>
      <w:r w:rsidR="0036219E">
        <w:rPr>
          <w:color w:val="1155CC"/>
          <w:highlight w:val="white"/>
          <w:u w:val="single"/>
        </w:rPr>
        <w:t>OF</w:t>
      </w:r>
      <w:r w:rsidRPr="00312C2E">
        <w:rPr>
          <w:color w:val="1155CC"/>
          <w:highlight w:val="white"/>
          <w:u w:val="single"/>
          <w:rPrChange w:id="3539" w:author="Mostafa Sameer" w:date="2024-10-16T00:55:00Z" w16du:dateUtc="2024-10-16T04:55:00Z">
            <w:rPr>
              <w:color w:val="1155CC"/>
              <w:sz w:val="24"/>
              <w:szCs w:val="24"/>
              <w:highlight w:val="white"/>
              <w:u w:val="single"/>
            </w:rPr>
          </w:rPrChange>
        </w:rPr>
        <w:t>Up5rbLQrfhVZscH8RYtgadSyzd.esPpshTXXEZHS3VA?startTime=1727269350000</w:t>
      </w:r>
      <w:r w:rsidRPr="00312C2E">
        <w:rPr>
          <w:color w:val="1155CC"/>
          <w:highlight w:val="white"/>
          <w:u w:val="single"/>
          <w:rPrChange w:id="3540" w:author="Mostafa Sameer" w:date="2024-10-16T00:55:00Z" w16du:dateUtc="2024-10-16T04:55:00Z">
            <w:rPr>
              <w:color w:val="1155CC"/>
              <w:sz w:val="24"/>
              <w:szCs w:val="24"/>
              <w:highlight w:val="white"/>
              <w:u w:val="single"/>
            </w:rPr>
          </w:rPrChange>
        </w:rPr>
        <w:fldChar w:fldCharType="end"/>
      </w:r>
    </w:p>
    <w:p w14:paraId="000002B7" w14:textId="3D0FB80F" w:rsidR="00A67222" w:rsidRPr="00312C2E" w:rsidRDefault="005F6334">
      <w:pPr>
        <w:spacing w:after="160" w:line="259" w:lineRule="auto"/>
        <w:jc w:val="both"/>
        <w:rPr>
          <w:rPrChange w:id="3541" w:author="Mostafa Sameer" w:date="2024-10-16T00:55:00Z" w16du:dateUtc="2024-10-16T04:55:00Z">
            <w:rPr>
              <w:sz w:val="24"/>
              <w:szCs w:val="24"/>
            </w:rPr>
          </w:rPrChange>
        </w:rPr>
      </w:pPr>
      <w:r w:rsidRPr="00312C2E">
        <w:rPr>
          <w:rPrChange w:id="3542" w:author="Mostafa Sameer" w:date="2024-10-16T00:55:00Z" w16du:dateUtc="2024-10-16T04:55:00Z">
            <w:rPr>
              <w:sz w:val="24"/>
              <w:szCs w:val="24"/>
            </w:rPr>
          </w:rPrChange>
        </w:rPr>
        <w:t>The meeting commenced with Dr. N</w:t>
      </w:r>
      <w:r w:rsidR="0036219E">
        <w:t>of</w:t>
      </w:r>
      <w:r w:rsidRPr="00312C2E">
        <w:rPr>
          <w:rPrChange w:id="3543" w:author="Mostafa Sameer" w:date="2024-10-16T00:55:00Z" w16du:dateUtc="2024-10-16T04:55:00Z">
            <w:rPr>
              <w:sz w:val="24"/>
              <w:szCs w:val="24"/>
            </w:rPr>
          </w:rPrChange>
        </w:rPr>
        <w:t xml:space="preserve">al highlighting the focus areas </w:t>
      </w:r>
      <w:r w:rsidR="0036219E">
        <w:t>of</w:t>
      </w:r>
      <w:r w:rsidRPr="00312C2E">
        <w:rPr>
          <w:rPrChange w:id="3544" w:author="Mostafa Sameer" w:date="2024-10-16T00:55:00Z" w16du:dateUtc="2024-10-16T04:55:00Z">
            <w:rPr>
              <w:sz w:val="24"/>
              <w:szCs w:val="24"/>
            </w:rPr>
          </w:rPrChange>
        </w:rPr>
        <w:t xml:space="preserve"> the final report, including the literature review </w:t>
      </w:r>
      <w:r w:rsidR="0036219E">
        <w:t>and</w:t>
      </w:r>
      <w:r w:rsidRPr="00312C2E">
        <w:rPr>
          <w:rPrChange w:id="3545" w:author="Mostafa Sameer" w:date="2024-10-16T00:55:00Z" w16du:dateUtc="2024-10-16T04:55:00Z">
            <w:rPr>
              <w:sz w:val="24"/>
              <w:szCs w:val="24"/>
            </w:rPr>
          </w:rPrChange>
        </w:rPr>
        <w:t xml:space="preserve"> water penetration issues. Jaime Gascon (RER) shared his insights regarding the literature review, particularly emphasizing the importance </w:t>
      </w:r>
      <w:r w:rsidR="0036219E">
        <w:t>of</w:t>
      </w:r>
      <w:r w:rsidRPr="00312C2E">
        <w:rPr>
          <w:rPrChange w:id="3546" w:author="Mostafa Sameer" w:date="2024-10-16T00:55:00Z" w16du:dateUtc="2024-10-16T04:55:00Z">
            <w:rPr>
              <w:sz w:val="24"/>
              <w:szCs w:val="24"/>
            </w:rPr>
          </w:rPrChange>
        </w:rPr>
        <w:t xml:space="preserve"> referencing Chapter 17 </w:t>
      </w:r>
      <w:r w:rsidR="0036219E">
        <w:t>of</w:t>
      </w:r>
      <w:r w:rsidRPr="00312C2E">
        <w:rPr>
          <w:rPrChange w:id="3547" w:author="Mostafa Sameer" w:date="2024-10-16T00:55:00Z" w16du:dateUtc="2024-10-16T04:55:00Z">
            <w:rPr>
              <w:sz w:val="24"/>
              <w:szCs w:val="24"/>
            </w:rPr>
          </w:rPrChange>
        </w:rPr>
        <w:t xml:space="preserve"> the Florida Building Commission, which outlines full water performance requirements for doors. He further elaborated on the necessity </w:t>
      </w:r>
      <w:r w:rsidR="0036219E">
        <w:t>of</w:t>
      </w:r>
      <w:r w:rsidRPr="00312C2E">
        <w:rPr>
          <w:rPrChange w:id="3548" w:author="Mostafa Sameer" w:date="2024-10-16T00:55:00Z" w16du:dateUtc="2024-10-16T04:55:00Z">
            <w:rPr>
              <w:sz w:val="24"/>
              <w:szCs w:val="24"/>
            </w:rPr>
          </w:rPrChange>
        </w:rPr>
        <w:t xml:space="preserve"> incorporating water performance testing at doors as part </w:t>
      </w:r>
      <w:r w:rsidR="0036219E">
        <w:t>of</w:t>
      </w:r>
      <w:r w:rsidRPr="00312C2E">
        <w:rPr>
          <w:rPrChange w:id="3549" w:author="Mostafa Sameer" w:date="2024-10-16T00:55:00Z" w16du:dateUtc="2024-10-16T04:55:00Z">
            <w:rPr>
              <w:sz w:val="24"/>
              <w:szCs w:val="24"/>
            </w:rPr>
          </w:rPrChange>
        </w:rPr>
        <w:t xml:space="preserve"> the report’s final requirements.</w:t>
      </w:r>
    </w:p>
    <w:p w14:paraId="000002B8" w14:textId="01F50FFF" w:rsidR="00A67222" w:rsidRPr="00312C2E" w:rsidRDefault="005F6334">
      <w:pPr>
        <w:numPr>
          <w:ilvl w:val="0"/>
          <w:numId w:val="4"/>
        </w:numPr>
        <w:spacing w:line="259" w:lineRule="auto"/>
        <w:jc w:val="both"/>
        <w:rPr>
          <w:rPrChange w:id="3550" w:author="Mostafa Sameer" w:date="2024-10-16T00:55:00Z" w16du:dateUtc="2024-10-16T04:55:00Z">
            <w:rPr>
              <w:sz w:val="24"/>
              <w:szCs w:val="24"/>
            </w:rPr>
          </w:rPrChange>
        </w:rPr>
      </w:pPr>
      <w:r w:rsidRPr="00312C2E">
        <w:rPr>
          <w:rPrChange w:id="3551" w:author="Mostafa Sameer" w:date="2024-10-16T00:55:00Z" w16du:dateUtc="2024-10-16T04:55:00Z">
            <w:rPr>
              <w:sz w:val="24"/>
              <w:szCs w:val="24"/>
            </w:rPr>
          </w:rPrChange>
        </w:rPr>
        <w:t xml:space="preserve">Following this, Lynn Miller brought attention to the need to address current issues </w:t>
      </w:r>
      <w:r w:rsidR="0036219E">
        <w:t>of</w:t>
      </w:r>
      <w:r w:rsidRPr="00312C2E">
        <w:rPr>
          <w:rPrChange w:id="3552" w:author="Mostafa Sameer" w:date="2024-10-16T00:55:00Z" w16du:dateUtc="2024-10-16T04:55:00Z">
            <w:rPr>
              <w:sz w:val="24"/>
              <w:szCs w:val="24"/>
            </w:rPr>
          </w:rPrChange>
        </w:rPr>
        <w:t xml:space="preserve"> failure rather than focusing on developing new st</w:t>
      </w:r>
      <w:r w:rsidR="0036219E">
        <w:t>and</w:t>
      </w:r>
      <w:r w:rsidRPr="00312C2E">
        <w:rPr>
          <w:rPrChange w:id="3553" w:author="Mostafa Sameer" w:date="2024-10-16T00:55:00Z" w16du:dateUtc="2024-10-16T04:55:00Z">
            <w:rPr>
              <w:sz w:val="24"/>
              <w:szCs w:val="24"/>
            </w:rPr>
          </w:rPrChange>
        </w:rPr>
        <w:t xml:space="preserve">ards. She suggested concentrating on real-world examples, particularly Hurricane Irma, instead </w:t>
      </w:r>
      <w:r w:rsidR="0036219E">
        <w:t>of</w:t>
      </w:r>
      <w:r w:rsidRPr="00312C2E">
        <w:rPr>
          <w:rPrChange w:id="3554" w:author="Mostafa Sameer" w:date="2024-10-16T00:55:00Z" w16du:dateUtc="2024-10-16T04:55:00Z">
            <w:rPr>
              <w:sz w:val="24"/>
              <w:szCs w:val="24"/>
            </w:rPr>
          </w:rPrChange>
        </w:rPr>
        <w:t xml:space="preserve"> anticipating future references. Dr. </w:t>
      </w:r>
      <w:r w:rsidRPr="00312C2E">
        <w:rPr>
          <w:rPrChange w:id="3555" w:author="Mostafa Sameer" w:date="2024-10-16T00:55:00Z" w16du:dateUtc="2024-10-16T04:55:00Z">
            <w:rPr>
              <w:sz w:val="24"/>
              <w:szCs w:val="24"/>
            </w:rPr>
          </w:rPrChange>
        </w:rPr>
        <w:lastRenderedPageBreak/>
        <w:t>N</w:t>
      </w:r>
      <w:r w:rsidR="0036219E">
        <w:t>of</w:t>
      </w:r>
      <w:r w:rsidRPr="00312C2E">
        <w:rPr>
          <w:rPrChange w:id="3556" w:author="Mostafa Sameer" w:date="2024-10-16T00:55:00Z" w16du:dateUtc="2024-10-16T04:55:00Z">
            <w:rPr>
              <w:sz w:val="24"/>
              <w:szCs w:val="24"/>
            </w:rPr>
          </w:rPrChange>
        </w:rPr>
        <w:t>al agreed with this approach, expressing that the study should focus not only on Hurricane Irma but also on other hurricanes that have impacted sliding glass doors, as these events provide valuable lessons.</w:t>
      </w:r>
    </w:p>
    <w:p w14:paraId="000002B9" w14:textId="33E73AC5" w:rsidR="00A67222" w:rsidRPr="00312C2E" w:rsidRDefault="005F6334">
      <w:pPr>
        <w:numPr>
          <w:ilvl w:val="0"/>
          <w:numId w:val="4"/>
        </w:numPr>
        <w:spacing w:line="259" w:lineRule="auto"/>
        <w:jc w:val="both"/>
        <w:rPr>
          <w:rPrChange w:id="3557" w:author="Mostafa Sameer" w:date="2024-10-16T00:55:00Z" w16du:dateUtc="2024-10-16T04:55:00Z">
            <w:rPr>
              <w:sz w:val="24"/>
              <w:szCs w:val="24"/>
            </w:rPr>
          </w:rPrChange>
        </w:rPr>
      </w:pPr>
      <w:r w:rsidRPr="00312C2E">
        <w:rPr>
          <w:rPrChange w:id="3558" w:author="Mostafa Sameer" w:date="2024-10-16T00:55:00Z" w16du:dateUtc="2024-10-16T04:55:00Z">
            <w:rPr>
              <w:sz w:val="24"/>
              <w:szCs w:val="24"/>
            </w:rPr>
          </w:rPrChange>
        </w:rPr>
        <w:t xml:space="preserve">Marvin Brad Fevold supported the inclusion </w:t>
      </w:r>
      <w:r w:rsidR="0036219E">
        <w:t>of</w:t>
      </w:r>
      <w:r w:rsidRPr="00312C2E">
        <w:rPr>
          <w:rPrChange w:id="3559" w:author="Mostafa Sameer" w:date="2024-10-16T00:55:00Z" w16du:dateUtc="2024-10-16T04:55:00Z">
            <w:rPr>
              <w:sz w:val="24"/>
              <w:szCs w:val="24"/>
            </w:rPr>
          </w:rPrChange>
        </w:rPr>
        <w:t xml:space="preserve"> Hurricane Irma’s report in the final version, suggesting it would add critical context to water penetration </w:t>
      </w:r>
      <w:r w:rsidR="0036219E">
        <w:t>and</w:t>
      </w:r>
      <w:r w:rsidRPr="00312C2E">
        <w:rPr>
          <w:rPrChange w:id="3560" w:author="Mostafa Sameer" w:date="2024-10-16T00:55:00Z" w16du:dateUtc="2024-10-16T04:55:00Z">
            <w:rPr>
              <w:sz w:val="24"/>
              <w:szCs w:val="24"/>
            </w:rPr>
          </w:rPrChange>
        </w:rPr>
        <w:t xml:space="preserve"> door performance under severe weather conditions. Jovan Millet (AIA) also highlighted that certain failures occurred due to incomplete installations when hurricanes hit, further emphasizing the importance </w:t>
      </w:r>
      <w:r w:rsidR="0036219E">
        <w:t>of</w:t>
      </w:r>
      <w:r w:rsidRPr="00312C2E">
        <w:rPr>
          <w:rPrChange w:id="3561" w:author="Mostafa Sameer" w:date="2024-10-16T00:55:00Z" w16du:dateUtc="2024-10-16T04:55:00Z">
            <w:rPr>
              <w:sz w:val="24"/>
              <w:szCs w:val="24"/>
            </w:rPr>
          </w:rPrChange>
        </w:rPr>
        <w:t xml:space="preserve"> proper installation in mitigating water damage.</w:t>
      </w:r>
    </w:p>
    <w:p w14:paraId="000002BA" w14:textId="3B890023" w:rsidR="00A67222" w:rsidRPr="00312C2E" w:rsidRDefault="005F6334">
      <w:pPr>
        <w:numPr>
          <w:ilvl w:val="0"/>
          <w:numId w:val="4"/>
        </w:numPr>
        <w:spacing w:line="259" w:lineRule="auto"/>
        <w:jc w:val="both"/>
        <w:rPr>
          <w:rPrChange w:id="3562" w:author="Mostafa Sameer" w:date="2024-10-16T00:55:00Z" w16du:dateUtc="2024-10-16T04:55:00Z">
            <w:rPr>
              <w:sz w:val="24"/>
              <w:szCs w:val="24"/>
            </w:rPr>
          </w:rPrChange>
        </w:rPr>
      </w:pPr>
      <w:r w:rsidRPr="00312C2E">
        <w:rPr>
          <w:rPrChange w:id="3563" w:author="Mostafa Sameer" w:date="2024-10-16T00:55:00Z" w16du:dateUtc="2024-10-16T04:55:00Z">
            <w:rPr>
              <w:sz w:val="24"/>
              <w:szCs w:val="24"/>
            </w:rPr>
          </w:rPrChange>
        </w:rPr>
        <w:t xml:space="preserve">Dr. Chowdhury presented his research on Water-Driven Rain (WDR) conducted at FIU. His report included tests on sliding glass doors with </w:t>
      </w:r>
      <w:r w:rsidR="0036219E">
        <w:t>and</w:t>
      </w:r>
      <w:r w:rsidRPr="00312C2E">
        <w:rPr>
          <w:rPrChange w:id="3564" w:author="Mostafa Sameer" w:date="2024-10-16T00:55:00Z" w16du:dateUtc="2024-10-16T04:55:00Z">
            <w:rPr>
              <w:sz w:val="24"/>
              <w:szCs w:val="24"/>
            </w:rPr>
          </w:rPrChange>
        </w:rPr>
        <w:t xml:space="preserve"> without shutters, demonstrating that the type </w:t>
      </w:r>
      <w:r w:rsidR="0036219E">
        <w:t>of</w:t>
      </w:r>
      <w:r w:rsidRPr="00312C2E">
        <w:rPr>
          <w:rPrChange w:id="3565" w:author="Mostafa Sameer" w:date="2024-10-16T00:55:00Z" w16du:dateUtc="2024-10-16T04:55:00Z">
            <w:rPr>
              <w:sz w:val="24"/>
              <w:szCs w:val="24"/>
            </w:rPr>
          </w:rPrChange>
        </w:rPr>
        <w:t xml:space="preserve"> shutter significantly influenced performance. He also tested various wind directions, including inclined </w:t>
      </w:r>
      <w:r w:rsidR="0036219E">
        <w:t>and</w:t>
      </w:r>
      <w:r w:rsidRPr="00312C2E">
        <w:rPr>
          <w:rPrChange w:id="3566" w:author="Mostafa Sameer" w:date="2024-10-16T00:55:00Z" w16du:dateUtc="2024-10-16T04:55:00Z">
            <w:rPr>
              <w:sz w:val="24"/>
              <w:szCs w:val="24"/>
            </w:rPr>
          </w:rPrChange>
        </w:rPr>
        <w:t xml:space="preserve"> horizontal winds, to assess their impact on water intrusion. Dr. Chowdhury pointed out key figures in his report, such as Figure 3, which depicted the effects </w:t>
      </w:r>
      <w:r w:rsidR="0036219E">
        <w:t>of</w:t>
      </w:r>
      <w:r w:rsidRPr="00312C2E">
        <w:rPr>
          <w:rPrChange w:id="3567" w:author="Mostafa Sameer" w:date="2024-10-16T00:55:00Z" w16du:dateUtc="2024-10-16T04:55:00Z">
            <w:rPr>
              <w:sz w:val="24"/>
              <w:szCs w:val="24"/>
            </w:rPr>
          </w:rPrChange>
        </w:rPr>
        <w:t xml:space="preserve"> different wind angles, </w:t>
      </w:r>
      <w:r w:rsidR="0036219E">
        <w:t>and</w:t>
      </w:r>
      <w:r w:rsidRPr="00312C2E">
        <w:rPr>
          <w:rPrChange w:id="3568" w:author="Mostafa Sameer" w:date="2024-10-16T00:55:00Z" w16du:dateUtc="2024-10-16T04:55:00Z">
            <w:rPr>
              <w:sz w:val="24"/>
              <w:szCs w:val="24"/>
            </w:rPr>
          </w:rPrChange>
        </w:rPr>
        <w:t xml:space="preserve"> Figures 6 </w:t>
      </w:r>
      <w:r w:rsidR="0036219E">
        <w:t>and</w:t>
      </w:r>
      <w:r w:rsidRPr="00312C2E">
        <w:rPr>
          <w:rPrChange w:id="3569" w:author="Mostafa Sameer" w:date="2024-10-16T00:55:00Z" w16du:dateUtc="2024-10-16T04:55:00Z">
            <w:rPr>
              <w:sz w:val="24"/>
              <w:szCs w:val="24"/>
            </w:rPr>
          </w:rPrChange>
        </w:rPr>
        <w:t xml:space="preserve"> 7, which provided interior views </w:t>
      </w:r>
      <w:r w:rsidR="0036219E">
        <w:t>of</w:t>
      </w:r>
      <w:r w:rsidRPr="00312C2E">
        <w:rPr>
          <w:rPrChange w:id="3570" w:author="Mostafa Sameer" w:date="2024-10-16T00:55:00Z" w16du:dateUtc="2024-10-16T04:55:00Z">
            <w:rPr>
              <w:sz w:val="24"/>
              <w:szCs w:val="24"/>
            </w:rPr>
          </w:rPrChange>
        </w:rPr>
        <w:t xml:space="preserve"> water entering through sliding glass doors. He also highlighted the findings from Table 2, which showed how aluminum shutters </w:t>
      </w:r>
      <w:r w:rsidR="0036219E">
        <w:t>and</w:t>
      </w:r>
      <w:r w:rsidRPr="00312C2E">
        <w:rPr>
          <w:rPrChange w:id="3571" w:author="Mostafa Sameer" w:date="2024-10-16T00:55:00Z" w16du:dateUtc="2024-10-16T04:55:00Z">
            <w:rPr>
              <w:sz w:val="24"/>
              <w:szCs w:val="24"/>
            </w:rPr>
          </w:rPrChange>
        </w:rPr>
        <w:t xml:space="preserve"> the absence </w:t>
      </w:r>
      <w:r w:rsidR="0036219E">
        <w:t>of</w:t>
      </w:r>
      <w:r w:rsidRPr="00312C2E">
        <w:rPr>
          <w:rPrChange w:id="3572" w:author="Mostafa Sameer" w:date="2024-10-16T00:55:00Z" w16du:dateUtc="2024-10-16T04:55:00Z">
            <w:rPr>
              <w:sz w:val="24"/>
              <w:szCs w:val="24"/>
            </w:rPr>
          </w:rPrChange>
        </w:rPr>
        <w:t xml:space="preserve"> shutters affected water intrusion. A major point </w:t>
      </w:r>
      <w:r w:rsidR="0036219E">
        <w:t>of</w:t>
      </w:r>
      <w:r w:rsidRPr="00312C2E">
        <w:rPr>
          <w:rPrChange w:id="3573" w:author="Mostafa Sameer" w:date="2024-10-16T00:55:00Z" w16du:dateUtc="2024-10-16T04:55:00Z">
            <w:rPr>
              <w:sz w:val="24"/>
              <w:szCs w:val="24"/>
            </w:rPr>
          </w:rPrChange>
        </w:rPr>
        <w:t xml:space="preserve"> concern was how oblique wind directions caused turbulence, leading to vibrations that allowed WDR to penetrate doors </w:t>
      </w:r>
      <w:r w:rsidR="0036219E">
        <w:t>and</w:t>
      </w:r>
      <w:r w:rsidRPr="00312C2E">
        <w:rPr>
          <w:rPrChange w:id="3574" w:author="Mostafa Sameer" w:date="2024-10-16T00:55:00Z" w16du:dateUtc="2024-10-16T04:55:00Z">
            <w:rPr>
              <w:sz w:val="24"/>
              <w:szCs w:val="24"/>
            </w:rPr>
          </w:rPrChange>
        </w:rPr>
        <w:t xml:space="preserve"> windows. He stressed the importance </w:t>
      </w:r>
      <w:r w:rsidR="0036219E">
        <w:t>of</w:t>
      </w:r>
      <w:r w:rsidRPr="00312C2E">
        <w:rPr>
          <w:rPrChange w:id="3575" w:author="Mostafa Sameer" w:date="2024-10-16T00:55:00Z" w16du:dateUtc="2024-10-16T04:55:00Z">
            <w:rPr>
              <w:sz w:val="24"/>
              <w:szCs w:val="24"/>
            </w:rPr>
          </w:rPrChange>
        </w:rPr>
        <w:t xml:space="preserve"> reviewing this report for the current study.</w:t>
      </w:r>
    </w:p>
    <w:p w14:paraId="000002BB" w14:textId="6AF29916" w:rsidR="00A67222" w:rsidRPr="00312C2E" w:rsidRDefault="005F6334">
      <w:pPr>
        <w:numPr>
          <w:ilvl w:val="0"/>
          <w:numId w:val="4"/>
        </w:numPr>
        <w:spacing w:line="259" w:lineRule="auto"/>
        <w:jc w:val="both"/>
        <w:rPr>
          <w:rPrChange w:id="3576" w:author="Mostafa Sameer" w:date="2024-10-16T00:55:00Z" w16du:dateUtc="2024-10-16T04:55:00Z">
            <w:rPr>
              <w:sz w:val="24"/>
              <w:szCs w:val="24"/>
            </w:rPr>
          </w:rPrChange>
        </w:rPr>
      </w:pPr>
      <w:r w:rsidRPr="00312C2E">
        <w:rPr>
          <w:rPrChange w:id="3577" w:author="Mostafa Sameer" w:date="2024-10-16T00:55:00Z" w16du:dateUtc="2024-10-16T04:55:00Z">
            <w:rPr>
              <w:sz w:val="24"/>
              <w:szCs w:val="24"/>
            </w:rPr>
          </w:rPrChange>
        </w:rPr>
        <w:t xml:space="preserve">Jaime Gascon questioned whether the tests were conducted with or without shutters </w:t>
      </w:r>
      <w:r w:rsidR="0036219E">
        <w:t>and</w:t>
      </w:r>
      <w:r w:rsidRPr="00312C2E">
        <w:rPr>
          <w:rPrChange w:id="3578" w:author="Mostafa Sameer" w:date="2024-10-16T00:55:00Z" w16du:dateUtc="2024-10-16T04:55:00Z">
            <w:rPr>
              <w:sz w:val="24"/>
              <w:szCs w:val="24"/>
            </w:rPr>
          </w:rPrChange>
        </w:rPr>
        <w:t xml:space="preserve"> raised concerns about the performance </w:t>
      </w:r>
      <w:r w:rsidR="0036219E">
        <w:t>of</w:t>
      </w:r>
      <w:r w:rsidRPr="00312C2E">
        <w:rPr>
          <w:rPrChange w:id="3579" w:author="Mostafa Sameer" w:date="2024-10-16T00:55:00Z" w16du:dateUtc="2024-10-16T04:55:00Z">
            <w:rPr>
              <w:sz w:val="24"/>
              <w:szCs w:val="24"/>
            </w:rPr>
          </w:rPrChange>
        </w:rPr>
        <w:t xml:space="preserve"> sliding doors under oblique angles </w:t>
      </w:r>
      <w:r w:rsidR="0036219E">
        <w:t>and</w:t>
      </w:r>
      <w:r w:rsidRPr="00312C2E">
        <w:rPr>
          <w:rPrChange w:id="3580" w:author="Mostafa Sameer" w:date="2024-10-16T00:55:00Z" w16du:dateUtc="2024-10-16T04:55:00Z">
            <w:rPr>
              <w:sz w:val="24"/>
              <w:szCs w:val="24"/>
            </w:rPr>
          </w:rPrChange>
        </w:rPr>
        <w:t xml:space="preserve"> high wind speeds. He suggested that current testing st</w:t>
      </w:r>
      <w:r w:rsidR="0036219E">
        <w:t>and</w:t>
      </w:r>
      <w:r w:rsidRPr="00312C2E">
        <w:rPr>
          <w:rPrChange w:id="3581" w:author="Mostafa Sameer" w:date="2024-10-16T00:55:00Z" w16du:dateUtc="2024-10-16T04:55:00Z">
            <w:rPr>
              <w:sz w:val="24"/>
              <w:szCs w:val="24"/>
            </w:rPr>
          </w:rPrChange>
        </w:rPr>
        <w:t xml:space="preserve">ards might not fully account for these conditions </w:t>
      </w:r>
      <w:r w:rsidR="0036219E">
        <w:t>and</w:t>
      </w:r>
      <w:r w:rsidRPr="00312C2E">
        <w:rPr>
          <w:rPrChange w:id="3582" w:author="Mostafa Sameer" w:date="2024-10-16T00:55:00Z" w16du:dateUtc="2024-10-16T04:55:00Z">
            <w:rPr>
              <w:sz w:val="24"/>
              <w:szCs w:val="24"/>
            </w:rPr>
          </w:rPrChange>
        </w:rPr>
        <w:t xml:space="preserve"> </w:t>
      </w:r>
      <w:r w:rsidR="0036219E">
        <w:t>of</w:t>
      </w:r>
      <w:r w:rsidRPr="00312C2E">
        <w:rPr>
          <w:rPrChange w:id="3583" w:author="Mostafa Sameer" w:date="2024-10-16T00:55:00Z" w16du:dateUtc="2024-10-16T04:55:00Z">
            <w:rPr>
              <w:sz w:val="24"/>
              <w:szCs w:val="24"/>
            </w:rPr>
          </w:rPrChange>
        </w:rPr>
        <w:t xml:space="preserve">fered to send a draft copy </w:t>
      </w:r>
      <w:r w:rsidR="0036219E">
        <w:t>of</w:t>
      </w:r>
      <w:r w:rsidRPr="00312C2E">
        <w:rPr>
          <w:rPrChange w:id="3584" w:author="Mostafa Sameer" w:date="2024-10-16T00:55:00Z" w16du:dateUtc="2024-10-16T04:55:00Z">
            <w:rPr>
              <w:sz w:val="24"/>
              <w:szCs w:val="24"/>
            </w:rPr>
          </w:rPrChange>
        </w:rPr>
        <w:t xml:space="preserve"> his findings to Dr. N</w:t>
      </w:r>
      <w:r w:rsidR="0036219E">
        <w:t>of</w:t>
      </w:r>
      <w:r w:rsidRPr="00312C2E">
        <w:rPr>
          <w:rPrChange w:id="3585" w:author="Mostafa Sameer" w:date="2024-10-16T00:55:00Z" w16du:dateUtc="2024-10-16T04:55:00Z">
            <w:rPr>
              <w:sz w:val="24"/>
              <w:szCs w:val="24"/>
            </w:rPr>
          </w:rPrChange>
        </w:rPr>
        <w:t xml:space="preserve">al for further evaluation. Mike Silvers followed up with a question regarding the amount </w:t>
      </w:r>
      <w:r w:rsidR="0036219E">
        <w:t>of</w:t>
      </w:r>
      <w:r w:rsidRPr="00312C2E">
        <w:rPr>
          <w:rPrChange w:id="3586" w:author="Mostafa Sameer" w:date="2024-10-16T00:55:00Z" w16du:dateUtc="2024-10-16T04:55:00Z">
            <w:rPr>
              <w:sz w:val="24"/>
              <w:szCs w:val="24"/>
            </w:rPr>
          </w:rPrChange>
        </w:rPr>
        <w:t xml:space="preserve"> water collected inside sliding doors in Dr. Chowdhury’s report, raising concerns about water intrusion </w:t>
      </w:r>
      <w:r w:rsidR="0036219E">
        <w:t>and</w:t>
      </w:r>
      <w:r w:rsidRPr="00312C2E">
        <w:rPr>
          <w:rPrChange w:id="3587" w:author="Mostafa Sameer" w:date="2024-10-16T00:55:00Z" w16du:dateUtc="2024-10-16T04:55:00Z">
            <w:rPr>
              <w:sz w:val="24"/>
              <w:szCs w:val="24"/>
            </w:rPr>
          </w:rPrChange>
        </w:rPr>
        <w:t xml:space="preserve"> its implications.</w:t>
      </w:r>
    </w:p>
    <w:p w14:paraId="000002BC" w14:textId="59B7EA39" w:rsidR="00A67222" w:rsidRPr="00312C2E" w:rsidRDefault="005F6334">
      <w:pPr>
        <w:numPr>
          <w:ilvl w:val="0"/>
          <w:numId w:val="4"/>
        </w:numPr>
        <w:spacing w:after="160" w:line="259" w:lineRule="auto"/>
        <w:jc w:val="both"/>
        <w:rPr>
          <w:rPrChange w:id="3588" w:author="Mostafa Sameer" w:date="2024-10-16T00:55:00Z" w16du:dateUtc="2024-10-16T04:55:00Z">
            <w:rPr>
              <w:sz w:val="24"/>
              <w:szCs w:val="24"/>
            </w:rPr>
          </w:rPrChange>
        </w:rPr>
      </w:pPr>
      <w:r w:rsidRPr="00312C2E">
        <w:rPr>
          <w:rPrChange w:id="3589" w:author="Mostafa Sameer" w:date="2024-10-16T00:55:00Z" w16du:dateUtc="2024-10-16T04:55:00Z">
            <w:rPr>
              <w:sz w:val="24"/>
              <w:szCs w:val="24"/>
            </w:rPr>
          </w:rPrChange>
        </w:rPr>
        <w:t xml:space="preserve">Steve Strawn then addressed the group, noting that several documents </w:t>
      </w:r>
      <w:r w:rsidR="0036219E">
        <w:t>and</w:t>
      </w:r>
      <w:r w:rsidRPr="00312C2E">
        <w:rPr>
          <w:rPrChange w:id="3590" w:author="Mostafa Sameer" w:date="2024-10-16T00:55:00Z" w16du:dateUtc="2024-10-16T04:55:00Z">
            <w:rPr>
              <w:sz w:val="24"/>
              <w:szCs w:val="24"/>
            </w:rPr>
          </w:rPrChange>
        </w:rPr>
        <w:t xml:space="preserve"> research papers have been published </w:t>
      </w:r>
      <w:r w:rsidR="0036219E">
        <w:t>and</w:t>
      </w:r>
      <w:r w:rsidRPr="00312C2E">
        <w:rPr>
          <w:rPrChange w:id="3591" w:author="Mostafa Sameer" w:date="2024-10-16T00:55:00Z" w16du:dateUtc="2024-10-16T04:55:00Z">
            <w:rPr>
              <w:sz w:val="24"/>
              <w:szCs w:val="24"/>
            </w:rPr>
          </w:rPrChange>
        </w:rPr>
        <w:t xml:space="preserve"> made available. He mentioned that a Google Drive link containing these documents, along with st</w:t>
      </w:r>
      <w:r w:rsidR="0036219E">
        <w:t>and</w:t>
      </w:r>
      <w:r w:rsidRPr="00312C2E">
        <w:rPr>
          <w:rPrChange w:id="3592" w:author="Mostafa Sameer" w:date="2024-10-16T00:55:00Z" w16du:dateUtc="2024-10-16T04:55:00Z">
            <w:rPr>
              <w:sz w:val="24"/>
              <w:szCs w:val="24"/>
            </w:rPr>
          </w:rPrChange>
        </w:rPr>
        <w:t xml:space="preserve">ards </w:t>
      </w:r>
      <w:r w:rsidR="0036219E">
        <w:t>and</w:t>
      </w:r>
      <w:r w:rsidRPr="00312C2E">
        <w:rPr>
          <w:rPrChange w:id="3593" w:author="Mostafa Sameer" w:date="2024-10-16T00:55:00Z" w16du:dateUtc="2024-10-16T04:55:00Z">
            <w:rPr>
              <w:sz w:val="24"/>
              <w:szCs w:val="24"/>
            </w:rPr>
          </w:rPrChange>
        </w:rPr>
        <w:t xml:space="preserve"> codes, would be shared with the team to assist in the preparation </w:t>
      </w:r>
      <w:r w:rsidR="0036219E">
        <w:t>of</w:t>
      </w:r>
      <w:r w:rsidRPr="00312C2E">
        <w:rPr>
          <w:rPrChange w:id="3594" w:author="Mostafa Sameer" w:date="2024-10-16T00:55:00Z" w16du:dateUtc="2024-10-16T04:55:00Z">
            <w:rPr>
              <w:sz w:val="24"/>
              <w:szCs w:val="24"/>
            </w:rPr>
          </w:rPrChange>
        </w:rPr>
        <w:t xml:space="preserve"> the final report.</w:t>
      </w:r>
    </w:p>
    <w:p w14:paraId="000002BD" w14:textId="77777777" w:rsidR="00A67222" w:rsidRPr="00312C2E" w:rsidRDefault="005F6334">
      <w:pPr>
        <w:spacing w:after="160" w:line="259" w:lineRule="auto"/>
        <w:jc w:val="both"/>
        <w:rPr>
          <w:rPrChange w:id="3595" w:author="Mostafa Sameer" w:date="2024-10-16T00:55:00Z" w16du:dateUtc="2024-10-16T04:55:00Z">
            <w:rPr>
              <w:sz w:val="24"/>
              <w:szCs w:val="24"/>
            </w:rPr>
          </w:rPrChange>
        </w:rPr>
      </w:pPr>
      <w:r w:rsidRPr="00312C2E">
        <w:rPr>
          <w:rPrChange w:id="3596" w:author="Mostafa Sameer" w:date="2024-10-16T00:55:00Z" w16du:dateUtc="2024-10-16T04:55:00Z">
            <w:rPr>
              <w:sz w:val="24"/>
              <w:szCs w:val="24"/>
            </w:rPr>
          </w:rPrChange>
        </w:rPr>
        <w:t>During the meeting, several important questions were raised:</w:t>
      </w:r>
    </w:p>
    <w:p w14:paraId="000002BE" w14:textId="77777777" w:rsidR="00A67222" w:rsidRPr="00312C2E" w:rsidRDefault="005F6334">
      <w:pPr>
        <w:spacing w:after="160" w:line="259" w:lineRule="auto"/>
        <w:jc w:val="both"/>
        <w:rPr>
          <w:rPrChange w:id="3597" w:author="Mostafa Sameer" w:date="2024-10-16T00:55:00Z" w16du:dateUtc="2024-10-16T04:55:00Z">
            <w:rPr>
              <w:sz w:val="24"/>
              <w:szCs w:val="24"/>
            </w:rPr>
          </w:rPrChange>
        </w:rPr>
      </w:pPr>
      <w:r w:rsidRPr="00312C2E">
        <w:rPr>
          <w:rPrChange w:id="3598" w:author="Mostafa Sameer" w:date="2024-10-16T00:55:00Z" w16du:dateUtc="2024-10-16T04:55:00Z">
            <w:rPr>
              <w:sz w:val="24"/>
              <w:szCs w:val="24"/>
            </w:rPr>
          </w:rPrChange>
        </w:rPr>
        <w:t xml:space="preserve">1. </w:t>
      </w:r>
      <w:r w:rsidRPr="00312C2E">
        <w:rPr>
          <w:b/>
          <w:rPrChange w:id="3599" w:author="Mostafa Sameer" w:date="2024-10-16T00:55:00Z" w16du:dateUtc="2024-10-16T04:55:00Z">
            <w:rPr>
              <w:b/>
              <w:sz w:val="24"/>
              <w:szCs w:val="24"/>
            </w:rPr>
          </w:rPrChange>
        </w:rPr>
        <w:t>Jaime Gascon's Question</w:t>
      </w:r>
      <w:r w:rsidRPr="00312C2E">
        <w:rPr>
          <w:rPrChange w:id="3600" w:author="Mostafa Sameer" w:date="2024-10-16T00:55:00Z" w16du:dateUtc="2024-10-16T04:55:00Z">
            <w:rPr>
              <w:sz w:val="24"/>
              <w:szCs w:val="24"/>
            </w:rPr>
          </w:rPrChange>
        </w:rPr>
        <w:t>:</w:t>
      </w:r>
    </w:p>
    <w:p w14:paraId="000002BF" w14:textId="7BCF5A4D" w:rsidR="00A67222" w:rsidRPr="00312C2E" w:rsidRDefault="005F6334">
      <w:pPr>
        <w:spacing w:after="160" w:line="259" w:lineRule="auto"/>
        <w:jc w:val="both"/>
        <w:rPr>
          <w:rPrChange w:id="3601" w:author="Mostafa Sameer" w:date="2024-10-16T00:55:00Z" w16du:dateUtc="2024-10-16T04:55:00Z">
            <w:rPr>
              <w:sz w:val="24"/>
              <w:szCs w:val="24"/>
            </w:rPr>
          </w:rPrChange>
        </w:rPr>
      </w:pPr>
      <w:r w:rsidRPr="00312C2E">
        <w:rPr>
          <w:rPrChange w:id="3602" w:author="Mostafa Sameer" w:date="2024-10-16T00:55:00Z" w16du:dateUtc="2024-10-16T04:55:00Z">
            <w:rPr>
              <w:sz w:val="24"/>
              <w:szCs w:val="24"/>
            </w:rPr>
          </w:rPrChange>
        </w:rPr>
        <w:t xml:space="preserve">   He inquired whether the tests on sliding glass doors were conducted with or without shutters </w:t>
      </w:r>
      <w:r w:rsidR="0036219E">
        <w:t>and</w:t>
      </w:r>
      <w:r w:rsidRPr="00312C2E">
        <w:rPr>
          <w:rPrChange w:id="3603" w:author="Mostafa Sameer" w:date="2024-10-16T00:55:00Z" w16du:dateUtc="2024-10-16T04:55:00Z">
            <w:rPr>
              <w:sz w:val="24"/>
              <w:szCs w:val="24"/>
            </w:rPr>
          </w:rPrChange>
        </w:rPr>
        <w:t xml:space="preserve"> raised concerns about the negative performance </w:t>
      </w:r>
      <w:r w:rsidR="0036219E">
        <w:t>of</w:t>
      </w:r>
      <w:r w:rsidRPr="00312C2E">
        <w:rPr>
          <w:rPrChange w:id="3604" w:author="Mostafa Sameer" w:date="2024-10-16T00:55:00Z" w16du:dateUtc="2024-10-16T04:55:00Z">
            <w:rPr>
              <w:sz w:val="24"/>
              <w:szCs w:val="24"/>
            </w:rPr>
          </w:rPrChange>
        </w:rPr>
        <w:t xml:space="preserve"> doors under oblique wind angles </w:t>
      </w:r>
      <w:r w:rsidR="0036219E">
        <w:t>and</w:t>
      </w:r>
      <w:r w:rsidRPr="00312C2E">
        <w:rPr>
          <w:rPrChange w:id="3605" w:author="Mostafa Sameer" w:date="2024-10-16T00:55:00Z" w16du:dateUtc="2024-10-16T04:55:00Z">
            <w:rPr>
              <w:sz w:val="24"/>
              <w:szCs w:val="24"/>
            </w:rPr>
          </w:rPrChange>
        </w:rPr>
        <w:t xml:space="preserve"> high wind speeds. He also questioned how effective the current testing st</w:t>
      </w:r>
      <w:r w:rsidR="0036219E">
        <w:t>and</w:t>
      </w:r>
      <w:r w:rsidRPr="00312C2E">
        <w:rPr>
          <w:rPrChange w:id="3606" w:author="Mostafa Sameer" w:date="2024-10-16T00:55:00Z" w16du:dateUtc="2024-10-16T04:55:00Z">
            <w:rPr>
              <w:sz w:val="24"/>
              <w:szCs w:val="24"/>
            </w:rPr>
          </w:rPrChange>
        </w:rPr>
        <w:t>ards are in replicating these conditions.</w:t>
      </w:r>
    </w:p>
    <w:p w14:paraId="000002C0" w14:textId="77777777" w:rsidR="00A67222" w:rsidRPr="00312C2E" w:rsidRDefault="005F6334">
      <w:pPr>
        <w:spacing w:after="160" w:line="259" w:lineRule="auto"/>
        <w:jc w:val="both"/>
        <w:rPr>
          <w:rPrChange w:id="3607" w:author="Mostafa Sameer" w:date="2024-10-16T00:55:00Z" w16du:dateUtc="2024-10-16T04:55:00Z">
            <w:rPr>
              <w:sz w:val="24"/>
              <w:szCs w:val="24"/>
            </w:rPr>
          </w:rPrChange>
        </w:rPr>
      </w:pPr>
      <w:r w:rsidRPr="00312C2E">
        <w:rPr>
          <w:rPrChange w:id="3608" w:author="Mostafa Sameer" w:date="2024-10-16T00:55:00Z" w16du:dateUtc="2024-10-16T04:55:00Z">
            <w:rPr>
              <w:sz w:val="24"/>
              <w:szCs w:val="24"/>
            </w:rPr>
          </w:rPrChange>
        </w:rPr>
        <w:t xml:space="preserve">2. </w:t>
      </w:r>
      <w:r w:rsidRPr="00312C2E">
        <w:rPr>
          <w:b/>
          <w:rPrChange w:id="3609" w:author="Mostafa Sameer" w:date="2024-10-16T00:55:00Z" w16du:dateUtc="2024-10-16T04:55:00Z">
            <w:rPr>
              <w:b/>
              <w:sz w:val="24"/>
              <w:szCs w:val="24"/>
            </w:rPr>
          </w:rPrChange>
        </w:rPr>
        <w:t>Mike Silvers' Question</w:t>
      </w:r>
      <w:r w:rsidRPr="00312C2E">
        <w:rPr>
          <w:rPrChange w:id="3610" w:author="Mostafa Sameer" w:date="2024-10-16T00:55:00Z" w16du:dateUtc="2024-10-16T04:55:00Z">
            <w:rPr>
              <w:sz w:val="24"/>
              <w:szCs w:val="24"/>
            </w:rPr>
          </w:rPrChange>
        </w:rPr>
        <w:t xml:space="preserve">:  </w:t>
      </w:r>
    </w:p>
    <w:p w14:paraId="000002C1" w14:textId="07C5072A" w:rsidR="00A67222" w:rsidRPr="00312C2E" w:rsidRDefault="005F6334">
      <w:pPr>
        <w:spacing w:after="160" w:line="259" w:lineRule="auto"/>
        <w:jc w:val="both"/>
        <w:rPr>
          <w:rPrChange w:id="3611" w:author="Mostafa Sameer" w:date="2024-10-16T00:55:00Z" w16du:dateUtc="2024-10-16T04:55:00Z">
            <w:rPr>
              <w:sz w:val="24"/>
              <w:szCs w:val="24"/>
            </w:rPr>
          </w:rPrChange>
        </w:rPr>
      </w:pPr>
      <w:r w:rsidRPr="00312C2E">
        <w:rPr>
          <w:rPrChange w:id="3612" w:author="Mostafa Sameer" w:date="2024-10-16T00:55:00Z" w16du:dateUtc="2024-10-16T04:55:00Z">
            <w:rPr>
              <w:sz w:val="24"/>
              <w:szCs w:val="24"/>
            </w:rPr>
          </w:rPrChange>
        </w:rPr>
        <w:t xml:space="preserve">   Mike asked about the amount </w:t>
      </w:r>
      <w:r w:rsidR="0036219E">
        <w:t>of</w:t>
      </w:r>
      <w:r w:rsidRPr="00312C2E">
        <w:rPr>
          <w:rPrChange w:id="3613" w:author="Mostafa Sameer" w:date="2024-10-16T00:55:00Z" w16du:dateUtc="2024-10-16T04:55:00Z">
            <w:rPr>
              <w:sz w:val="24"/>
              <w:szCs w:val="24"/>
            </w:rPr>
          </w:rPrChange>
        </w:rPr>
        <w:t xml:space="preserve"> water collected inside sliding glass doors in Dr. Chowdhury's report, specifically raising concerns about how water intrusion occurred </w:t>
      </w:r>
      <w:r w:rsidR="0036219E">
        <w:t>and</w:t>
      </w:r>
      <w:r w:rsidRPr="00312C2E">
        <w:rPr>
          <w:rPrChange w:id="3614" w:author="Mostafa Sameer" w:date="2024-10-16T00:55:00Z" w16du:dateUtc="2024-10-16T04:55:00Z">
            <w:rPr>
              <w:sz w:val="24"/>
              <w:szCs w:val="24"/>
            </w:rPr>
          </w:rPrChange>
        </w:rPr>
        <w:t xml:space="preserve"> its potential impact on performance.</w:t>
      </w:r>
    </w:p>
    <w:p w14:paraId="000002C2" w14:textId="77777777" w:rsidR="00A67222" w:rsidRPr="00312C2E" w:rsidRDefault="00A67222">
      <w:pPr>
        <w:spacing w:after="160" w:line="259" w:lineRule="auto"/>
        <w:jc w:val="both"/>
        <w:rPr>
          <w:rPrChange w:id="3615" w:author="Mostafa Sameer" w:date="2024-10-16T00:55:00Z" w16du:dateUtc="2024-10-16T04:55:00Z">
            <w:rPr>
              <w:sz w:val="24"/>
              <w:szCs w:val="24"/>
            </w:rPr>
          </w:rPrChange>
        </w:rPr>
      </w:pPr>
    </w:p>
    <w:p w14:paraId="000002C3" w14:textId="77777777" w:rsidR="00A67222" w:rsidRPr="00312C2E" w:rsidRDefault="00A67222">
      <w:pPr>
        <w:spacing w:after="160" w:line="259" w:lineRule="auto"/>
        <w:rPr>
          <w:rFonts w:eastAsia="Times New Roman"/>
          <w:rPrChange w:id="3616" w:author="Mostafa Sameer" w:date="2024-10-16T00:55:00Z" w16du:dateUtc="2024-10-16T04:55:00Z">
            <w:rPr>
              <w:rFonts w:ascii="Times New Roman" w:eastAsia="Times New Roman" w:hAnsi="Times New Roman" w:cs="Times New Roman"/>
            </w:rPr>
          </w:rPrChange>
        </w:rPr>
      </w:pPr>
    </w:p>
    <w:p w14:paraId="000002C4" w14:textId="77777777" w:rsidR="00A67222" w:rsidRPr="00126C4D" w:rsidDel="002D5D34" w:rsidRDefault="00A67222" w:rsidP="00126C4D">
      <w:pPr>
        <w:widowControl w:val="0"/>
        <w:spacing w:line="240" w:lineRule="auto"/>
        <w:jc w:val="center"/>
        <w:rPr>
          <w:del w:id="3617" w:author="Mostafa Sameer" w:date="2024-10-16T02:03:00Z" w16du:dateUtc="2024-10-16T06:03:00Z"/>
          <w:u w:val="single"/>
          <w:rPrChange w:id="3618" w:author="Mostafa Sameer" w:date="2024-10-16T00:55:00Z" w16du:dateUtc="2024-10-16T04:55:00Z">
            <w:rPr>
              <w:del w:id="3619" w:author="Mostafa Sameer" w:date="2024-10-16T02:03:00Z" w16du:dateUtc="2024-10-16T06:03:00Z"/>
              <w:sz w:val="36"/>
              <w:szCs w:val="36"/>
            </w:rPr>
          </w:rPrChange>
        </w:rPr>
      </w:pPr>
    </w:p>
    <w:p w14:paraId="3CA5CBAF" w14:textId="19DDBBF4" w:rsidR="00D77B41" w:rsidRPr="00126C4D" w:rsidRDefault="00D77B41" w:rsidP="00126C4D">
      <w:pPr>
        <w:pStyle w:val="Heading2"/>
        <w:jc w:val="center"/>
        <w:rPr>
          <w:ins w:id="3620" w:author="Mostafa Sameer" w:date="2024-10-16T02:04:00Z" w16du:dateUtc="2024-10-16T06:04:00Z"/>
          <w:b/>
          <w:bCs/>
          <w:sz w:val="24"/>
          <w:szCs w:val="24"/>
          <w:u w:val="single"/>
          <w:rPrChange w:id="3621" w:author="Mostafa Sameer" w:date="2024-10-16T02:05:00Z" w16du:dateUtc="2024-10-16T06:05:00Z">
            <w:rPr>
              <w:ins w:id="3622" w:author="Mostafa Sameer" w:date="2024-10-16T02:04:00Z" w16du:dateUtc="2024-10-16T06:04:00Z"/>
              <w:b/>
              <w:bCs/>
              <w:sz w:val="22"/>
              <w:szCs w:val="22"/>
            </w:rPr>
          </w:rPrChange>
        </w:rPr>
      </w:pPr>
      <w:bookmarkStart w:id="3623" w:name="_Toc180058643"/>
      <w:ins w:id="3624" w:author="Mostafa Sameer" w:date="2024-10-16T02:04:00Z" w16du:dateUtc="2024-10-16T06:04:00Z">
        <w:r w:rsidRPr="00126C4D">
          <w:rPr>
            <w:b/>
            <w:bCs/>
            <w:sz w:val="24"/>
            <w:szCs w:val="24"/>
            <w:u w:val="single"/>
            <w:rPrChange w:id="3625" w:author="Mostafa Sameer" w:date="2024-10-16T02:05:00Z" w16du:dateUtc="2024-10-16T06:05:00Z">
              <w:rPr>
                <w:b/>
                <w:bCs/>
                <w:sz w:val="22"/>
                <w:szCs w:val="22"/>
              </w:rPr>
            </w:rPrChange>
          </w:rPr>
          <w:t xml:space="preserve">APPENDIX C: MEETING MINUTES – </w:t>
        </w:r>
      </w:ins>
      <w:ins w:id="3626" w:author="Mostafa Sameer" w:date="2024-10-16T02:05:00Z" w16du:dateUtc="2024-10-16T06:05:00Z">
        <w:r w:rsidRPr="00126C4D">
          <w:rPr>
            <w:b/>
            <w:bCs/>
            <w:sz w:val="24"/>
            <w:szCs w:val="24"/>
            <w:u w:val="single"/>
            <w:rPrChange w:id="3627" w:author="Mostafa Sameer" w:date="2024-10-16T02:05:00Z" w16du:dateUtc="2024-10-16T06:05:00Z">
              <w:rPr>
                <w:b/>
                <w:bCs/>
                <w:sz w:val="22"/>
                <w:szCs w:val="22"/>
              </w:rPr>
            </w:rPrChange>
          </w:rPr>
          <w:t>11</w:t>
        </w:r>
      </w:ins>
      <w:ins w:id="3628" w:author="Mostafa Sameer" w:date="2024-10-16T02:04:00Z" w16du:dateUtc="2024-10-16T06:04:00Z">
        <w:r w:rsidRPr="00126C4D">
          <w:rPr>
            <w:b/>
            <w:bCs/>
            <w:sz w:val="24"/>
            <w:szCs w:val="24"/>
            <w:u w:val="single"/>
            <w:rPrChange w:id="3629" w:author="Mostafa Sameer" w:date="2024-10-16T02:05:00Z" w16du:dateUtc="2024-10-16T06:05:00Z">
              <w:rPr>
                <w:b/>
                <w:bCs/>
                <w:sz w:val="22"/>
                <w:szCs w:val="22"/>
              </w:rPr>
            </w:rPrChange>
          </w:rPr>
          <w:t xml:space="preserve">TH </w:t>
        </w:r>
      </w:ins>
      <w:ins w:id="3630" w:author="Mostafa Sameer" w:date="2024-10-16T02:05:00Z" w16du:dateUtc="2024-10-16T06:05:00Z">
        <w:r w:rsidRPr="00126C4D">
          <w:rPr>
            <w:b/>
            <w:bCs/>
            <w:sz w:val="24"/>
            <w:szCs w:val="24"/>
            <w:u w:val="single"/>
            <w:rPrChange w:id="3631" w:author="Mostafa Sameer" w:date="2024-10-16T02:05:00Z" w16du:dateUtc="2024-10-16T06:05:00Z">
              <w:rPr>
                <w:b/>
                <w:bCs/>
                <w:sz w:val="22"/>
                <w:szCs w:val="22"/>
              </w:rPr>
            </w:rPrChange>
          </w:rPr>
          <w:t>OCTO</w:t>
        </w:r>
      </w:ins>
      <w:ins w:id="3632" w:author="Mostafa Sameer" w:date="2024-10-16T02:04:00Z" w16du:dateUtc="2024-10-16T06:04:00Z">
        <w:r w:rsidRPr="00126C4D">
          <w:rPr>
            <w:b/>
            <w:bCs/>
            <w:sz w:val="24"/>
            <w:szCs w:val="24"/>
            <w:u w:val="single"/>
            <w:rPrChange w:id="3633" w:author="Mostafa Sameer" w:date="2024-10-16T02:05:00Z" w16du:dateUtc="2024-10-16T06:05:00Z">
              <w:rPr>
                <w:b/>
                <w:bCs/>
                <w:sz w:val="22"/>
                <w:szCs w:val="22"/>
              </w:rPr>
            </w:rPrChange>
          </w:rPr>
          <w:t>BER 2024</w:t>
        </w:r>
        <w:bookmarkEnd w:id="3623"/>
      </w:ins>
    </w:p>
    <w:p w14:paraId="255AEB85" w14:textId="41D8606D" w:rsidR="002F4E43" w:rsidRPr="002F4E43" w:rsidRDefault="002F4E43" w:rsidP="002F4E43">
      <w:pPr>
        <w:spacing w:line="240" w:lineRule="auto"/>
        <w:jc w:val="both"/>
        <w:rPr>
          <w:rFonts w:eastAsia="Aptos"/>
          <w:lang w:val="en-US"/>
        </w:rPr>
      </w:pPr>
      <w:r w:rsidRPr="002F4E43">
        <w:rPr>
          <w:rFonts w:eastAsia="Aptos"/>
          <w:lang w:val="en-US"/>
        </w:rPr>
        <w:t xml:space="preserve">On October 11, 2024, an internal meeting was held with Dr. Nofal, Dr. Chowdhury, and Dr. </w:t>
      </w:r>
      <w:proofErr w:type="spellStart"/>
      <w:r w:rsidRPr="002F4E43">
        <w:rPr>
          <w:rFonts w:eastAsia="Aptos"/>
          <w:lang w:val="en-US"/>
        </w:rPr>
        <w:t>Catarelli</w:t>
      </w:r>
      <w:proofErr w:type="spellEnd"/>
      <w:r w:rsidRPr="002F4E43">
        <w:rPr>
          <w:rFonts w:eastAsia="Aptos"/>
          <w:lang w:val="en-US"/>
        </w:rPr>
        <w:t xml:space="preserve"> to discuss wind-driven rain intrusion through sliding glass doors during storms. The literature review focused on the extent of damage caused by water infiltration, underscoring the need for preventive strategies. Widespread damage has been reported, with particular emphasis on the risks associated with water infiltration through sliding door systems. The interim report on sliding glass doors and wind-driven rain was reviewed, highlighting the damage potential and infiltration risks. Issues from FEMA’s Hurricane Ian performance report </w:t>
      </w:r>
      <w:proofErr w:type="gramStart"/>
      <w:r w:rsidRPr="002F4E43">
        <w:rPr>
          <w:rFonts w:eastAsia="Aptos"/>
          <w:lang w:val="en-US"/>
        </w:rPr>
        <w:t>w</w:t>
      </w:r>
      <w:r w:rsidR="00056F97">
        <w:rPr>
          <w:rFonts w:eastAsia="Aptos"/>
          <w:lang w:val="en-US"/>
        </w:rPr>
        <w:t>ere</w:t>
      </w:r>
      <w:proofErr w:type="gramEnd"/>
      <w:r w:rsidRPr="002F4E43">
        <w:rPr>
          <w:rFonts w:eastAsia="Aptos"/>
          <w:lang w:val="en-US"/>
        </w:rPr>
        <w:t xml:space="preserve"> also discussed, revealing weaknesses in door and window performance under storm conditions. </w:t>
      </w:r>
    </w:p>
    <w:p w14:paraId="2C0A019E" w14:textId="77777777" w:rsidR="002F4E43" w:rsidRPr="002F4E43" w:rsidRDefault="002F4E43" w:rsidP="002F4E43">
      <w:pPr>
        <w:spacing w:line="240" w:lineRule="auto"/>
        <w:jc w:val="both"/>
        <w:rPr>
          <w:rFonts w:eastAsia="Aptos"/>
          <w:lang w:val="en-US"/>
        </w:rPr>
      </w:pPr>
    </w:p>
    <w:p w14:paraId="5B592E97" w14:textId="16ECDC00" w:rsidR="000660BC" w:rsidRDefault="002F4E43" w:rsidP="002F4E43">
      <w:pPr>
        <w:spacing w:line="240" w:lineRule="auto"/>
        <w:jc w:val="both"/>
        <w:rPr>
          <w:rFonts w:eastAsia="Aptos"/>
          <w:lang w:val="en-US"/>
        </w:rPr>
      </w:pPr>
      <w:r w:rsidRPr="002F4E43">
        <w:rPr>
          <w:rFonts w:eastAsia="Aptos"/>
          <w:lang w:val="en-US"/>
        </w:rPr>
        <w:t>Dr. Chowdhury emphasized storm armoring strategies to reduce damage, though concerns about water infiltration in current sliding door systems remain. Field data on water intrusion is incorporated in the interim report, supplemented by insights from FEMA’s reports on Hurricanes Ian, Harvey, and Michael, which provided wind and water damage assessments along with mitigation recommendations. The Mitigation Assessment Team (MAT) report also addressed wind-related challenges, offering further guidance for future improvements.</w:t>
      </w:r>
    </w:p>
    <w:p w14:paraId="369F4D6A" w14:textId="77777777" w:rsidR="002F4E43" w:rsidRPr="000660BC" w:rsidRDefault="002F4E43" w:rsidP="002F4E43">
      <w:pPr>
        <w:spacing w:line="240" w:lineRule="auto"/>
        <w:jc w:val="both"/>
        <w:rPr>
          <w:ins w:id="3634" w:author="Mostafa Sameer" w:date="2024-10-16T02:03:00Z"/>
          <w:rFonts w:eastAsia="Aptos"/>
          <w:lang w:val="en-US"/>
        </w:rPr>
      </w:pPr>
    </w:p>
    <w:p w14:paraId="075D48FA" w14:textId="32D46B80" w:rsidR="000660BC" w:rsidRDefault="000660BC" w:rsidP="000660BC">
      <w:pPr>
        <w:spacing w:line="240" w:lineRule="auto"/>
        <w:jc w:val="both"/>
        <w:rPr>
          <w:rFonts w:eastAsia="Aptos"/>
          <w:b/>
          <w:bCs/>
          <w:lang w:val="en-US"/>
        </w:rPr>
      </w:pPr>
      <w:ins w:id="3635" w:author="Mostafa Sameer" w:date="2024-10-16T02:03:00Z">
        <w:r w:rsidRPr="002F4E43">
          <w:rPr>
            <w:rFonts w:eastAsia="Aptos"/>
            <w:b/>
            <w:bCs/>
            <w:lang w:val="en-US"/>
          </w:rPr>
          <w:t xml:space="preserve">Testing </w:t>
        </w:r>
      </w:ins>
      <w:r w:rsidR="0036219E" w:rsidRPr="002F4E43">
        <w:rPr>
          <w:rFonts w:eastAsia="Aptos"/>
          <w:b/>
          <w:bCs/>
          <w:lang w:val="en-US"/>
        </w:rPr>
        <w:t>and</w:t>
      </w:r>
      <w:ins w:id="3636" w:author="Mostafa Sameer" w:date="2024-10-16T02:03:00Z">
        <w:r w:rsidRPr="002F4E43">
          <w:rPr>
            <w:rFonts w:eastAsia="Aptos"/>
            <w:b/>
            <w:bCs/>
            <w:lang w:val="en-US"/>
          </w:rPr>
          <w:t xml:space="preserve"> Simulation</w:t>
        </w:r>
      </w:ins>
    </w:p>
    <w:p w14:paraId="619D54C0" w14:textId="77777777" w:rsidR="002F4E43" w:rsidRPr="002F4E43" w:rsidRDefault="002F4E43" w:rsidP="000660BC">
      <w:pPr>
        <w:spacing w:line="240" w:lineRule="auto"/>
        <w:jc w:val="both"/>
        <w:rPr>
          <w:ins w:id="3637" w:author="Mostafa Sameer" w:date="2024-10-16T02:03:00Z"/>
          <w:rFonts w:eastAsia="Aptos"/>
          <w:b/>
          <w:bCs/>
          <w:lang w:val="en-US"/>
        </w:rPr>
      </w:pPr>
    </w:p>
    <w:p w14:paraId="176CCCD4" w14:textId="77777777" w:rsidR="002F4E43" w:rsidRPr="002F4E43" w:rsidRDefault="002F4E43" w:rsidP="002F4E43">
      <w:pPr>
        <w:spacing w:line="240" w:lineRule="auto"/>
        <w:jc w:val="both"/>
        <w:rPr>
          <w:rFonts w:eastAsia="Aptos"/>
          <w:lang w:val="en-US"/>
        </w:rPr>
      </w:pPr>
      <w:r w:rsidRPr="002F4E43">
        <w:rPr>
          <w:rFonts w:eastAsia="Aptos"/>
          <w:lang w:val="en-US"/>
        </w:rPr>
        <w:t xml:space="preserve">Advanced simulations and field tests are critical for accurate wind speed predictions. However, Dr. </w:t>
      </w:r>
      <w:proofErr w:type="spellStart"/>
      <w:r w:rsidRPr="002F4E43">
        <w:rPr>
          <w:rFonts w:eastAsia="Aptos"/>
          <w:lang w:val="en-US"/>
        </w:rPr>
        <w:t>Catarelli</w:t>
      </w:r>
      <w:proofErr w:type="spellEnd"/>
      <w:r w:rsidRPr="002F4E43">
        <w:rPr>
          <w:rFonts w:eastAsia="Aptos"/>
          <w:lang w:val="en-US"/>
        </w:rPr>
        <w:t xml:space="preserve"> expressed concerns about the limitations of current testing facilities, which may not fully replicate realistic conditions. The discussion highlighted the need for more realistic water and wind testing, particularly focusing on how elements deform under turbulent rain. Key recommendations included developing a holistic model that integrates aerodynamics, turbulence, and deflection data. Additionally, simulations should be grounded in field data, with further testing required to validate findings. Suggestions based on FEMA research emphasized improving storm resistance, especially for laminated glass doors. </w:t>
      </w:r>
    </w:p>
    <w:p w14:paraId="43FAA3A1" w14:textId="77777777" w:rsidR="002F4E43" w:rsidRPr="002F4E43" w:rsidRDefault="002F4E43" w:rsidP="002F4E43">
      <w:pPr>
        <w:spacing w:line="240" w:lineRule="auto"/>
        <w:jc w:val="both"/>
        <w:rPr>
          <w:rFonts w:eastAsia="Aptos"/>
          <w:lang w:val="en-US"/>
        </w:rPr>
      </w:pPr>
    </w:p>
    <w:p w14:paraId="2DFE5E42" w14:textId="01641D53" w:rsidR="002F4E43" w:rsidRDefault="002F4E43" w:rsidP="002F4E43">
      <w:pPr>
        <w:spacing w:line="240" w:lineRule="auto"/>
        <w:jc w:val="both"/>
        <w:rPr>
          <w:rFonts w:eastAsia="Aptos"/>
          <w:lang w:val="en-US"/>
        </w:rPr>
      </w:pPr>
      <w:r w:rsidRPr="002F4E43">
        <w:rPr>
          <w:rFonts w:eastAsia="Aptos"/>
          <w:lang w:val="en-US"/>
        </w:rPr>
        <w:t>Looking ahead, the team will finalize the interim report for submission to the Florida Building Commission. The next phase will include additional tests, such as 8x8 window openings and wall assembly evaluations. Cost considerations were also discussed, with testing and equipment expenses estimated between $50,000 and $100,000. The next major TAC meeting is scheduled for October 23rd, when the final report will be presented. In conclusion, the meeting outlined action items to finalize reports, enhance field data collection, and refine testing methodologies to improve storm resilience in sliding glass doors, with the TAC meeting set for October 17, 2024.</w:t>
      </w:r>
    </w:p>
    <w:p w14:paraId="5425DB05" w14:textId="77777777" w:rsidR="002F4E43" w:rsidRDefault="002F4E43" w:rsidP="002F4E43">
      <w:pPr>
        <w:spacing w:line="240" w:lineRule="auto"/>
        <w:jc w:val="both"/>
        <w:rPr>
          <w:rFonts w:eastAsia="Aptos"/>
          <w:lang w:val="en-US"/>
        </w:rPr>
      </w:pPr>
    </w:p>
    <w:p w14:paraId="5F736CD6" w14:textId="77777777" w:rsidR="002F4E43" w:rsidRDefault="002F4E43" w:rsidP="002F4E43">
      <w:pPr>
        <w:spacing w:line="240" w:lineRule="auto"/>
        <w:jc w:val="both"/>
        <w:rPr>
          <w:rFonts w:eastAsia="Aptos"/>
          <w:lang w:val="en-US"/>
        </w:rPr>
      </w:pPr>
    </w:p>
    <w:p w14:paraId="6497EF6F" w14:textId="77777777" w:rsidR="002F4E43" w:rsidRDefault="002F4E43" w:rsidP="002F4E43">
      <w:pPr>
        <w:spacing w:line="240" w:lineRule="auto"/>
        <w:jc w:val="both"/>
        <w:rPr>
          <w:rFonts w:eastAsia="Aptos"/>
          <w:lang w:val="en-US"/>
        </w:rPr>
      </w:pPr>
    </w:p>
    <w:p w14:paraId="4E813DD3" w14:textId="77777777" w:rsidR="002F4E43" w:rsidRDefault="002F4E43" w:rsidP="002F4E43">
      <w:pPr>
        <w:spacing w:line="240" w:lineRule="auto"/>
        <w:jc w:val="both"/>
        <w:rPr>
          <w:rFonts w:eastAsia="Aptos"/>
          <w:lang w:val="en-US"/>
        </w:rPr>
      </w:pPr>
    </w:p>
    <w:p w14:paraId="244E73CF" w14:textId="77777777" w:rsidR="002F4E43" w:rsidRDefault="002F4E43" w:rsidP="002F4E43">
      <w:pPr>
        <w:spacing w:line="240" w:lineRule="auto"/>
        <w:jc w:val="both"/>
        <w:rPr>
          <w:rFonts w:eastAsia="Aptos"/>
          <w:lang w:val="en-US"/>
        </w:rPr>
      </w:pPr>
    </w:p>
    <w:p w14:paraId="3555ADCA" w14:textId="77777777" w:rsidR="002F4E43" w:rsidRDefault="002F4E43" w:rsidP="002F4E43">
      <w:pPr>
        <w:spacing w:line="240" w:lineRule="auto"/>
        <w:jc w:val="both"/>
        <w:rPr>
          <w:rFonts w:eastAsia="Aptos"/>
          <w:lang w:val="en-US"/>
        </w:rPr>
      </w:pPr>
    </w:p>
    <w:p w14:paraId="2271FAF9" w14:textId="77777777" w:rsidR="002F4E43" w:rsidRDefault="002F4E43" w:rsidP="002F4E43">
      <w:pPr>
        <w:spacing w:line="240" w:lineRule="auto"/>
        <w:jc w:val="both"/>
        <w:rPr>
          <w:rFonts w:eastAsia="Aptos"/>
          <w:lang w:val="en-US"/>
        </w:rPr>
      </w:pPr>
    </w:p>
    <w:p w14:paraId="21B46E4A" w14:textId="77777777" w:rsidR="002F4E43" w:rsidRDefault="002F4E43" w:rsidP="002F4E43">
      <w:pPr>
        <w:spacing w:line="240" w:lineRule="auto"/>
        <w:jc w:val="both"/>
        <w:rPr>
          <w:rFonts w:eastAsia="Aptos"/>
          <w:lang w:val="en-US"/>
        </w:rPr>
      </w:pPr>
    </w:p>
    <w:p w14:paraId="3ABD8286" w14:textId="77777777" w:rsidR="002F4E43" w:rsidRDefault="002F4E43" w:rsidP="002F4E43">
      <w:pPr>
        <w:spacing w:line="240" w:lineRule="auto"/>
        <w:jc w:val="both"/>
        <w:rPr>
          <w:rFonts w:eastAsia="Aptos"/>
          <w:lang w:val="en-US"/>
        </w:rPr>
      </w:pPr>
    </w:p>
    <w:p w14:paraId="5CC363EC" w14:textId="77777777" w:rsidR="002F4E43" w:rsidRDefault="002F4E43" w:rsidP="002F4E43">
      <w:pPr>
        <w:spacing w:line="240" w:lineRule="auto"/>
        <w:jc w:val="both"/>
        <w:rPr>
          <w:rFonts w:eastAsia="Aptos"/>
          <w:lang w:val="en-US"/>
        </w:rPr>
      </w:pPr>
    </w:p>
    <w:p w14:paraId="1479F2D4" w14:textId="77777777" w:rsidR="002F4E43" w:rsidRDefault="002F4E43" w:rsidP="002F4E43">
      <w:pPr>
        <w:spacing w:line="240" w:lineRule="auto"/>
        <w:jc w:val="both"/>
        <w:rPr>
          <w:rFonts w:eastAsia="Aptos"/>
          <w:lang w:val="en-US"/>
        </w:rPr>
      </w:pPr>
    </w:p>
    <w:p w14:paraId="41855F26" w14:textId="77777777" w:rsidR="002F4E43" w:rsidRDefault="002F4E43" w:rsidP="002F4E43">
      <w:pPr>
        <w:spacing w:line="240" w:lineRule="auto"/>
        <w:jc w:val="both"/>
        <w:rPr>
          <w:rFonts w:eastAsia="Aptos"/>
          <w:lang w:val="en-US"/>
        </w:rPr>
      </w:pPr>
    </w:p>
    <w:p w14:paraId="3741B058" w14:textId="77777777" w:rsidR="002F4E43" w:rsidRDefault="002F4E43" w:rsidP="002F4E43">
      <w:pPr>
        <w:spacing w:line="240" w:lineRule="auto"/>
        <w:jc w:val="both"/>
        <w:rPr>
          <w:rFonts w:eastAsia="Aptos"/>
          <w:lang w:val="en-US"/>
        </w:rPr>
      </w:pPr>
    </w:p>
    <w:p w14:paraId="099493BE" w14:textId="0D87FA9A" w:rsidR="002F4E43" w:rsidRPr="00126C4D" w:rsidRDefault="002F4E43" w:rsidP="002F4E43">
      <w:pPr>
        <w:pStyle w:val="Heading2"/>
        <w:jc w:val="center"/>
        <w:rPr>
          <w:ins w:id="3638" w:author="Mostafa Sameer" w:date="2024-10-16T02:04:00Z" w16du:dateUtc="2024-10-16T06:04:00Z"/>
          <w:b/>
          <w:bCs/>
          <w:sz w:val="24"/>
          <w:szCs w:val="24"/>
          <w:u w:val="single"/>
          <w:rPrChange w:id="3639" w:author="Mostafa Sameer" w:date="2024-10-16T02:05:00Z" w16du:dateUtc="2024-10-16T06:05:00Z">
            <w:rPr>
              <w:ins w:id="3640" w:author="Mostafa Sameer" w:date="2024-10-16T02:04:00Z" w16du:dateUtc="2024-10-16T06:04:00Z"/>
              <w:b/>
              <w:bCs/>
              <w:sz w:val="22"/>
              <w:szCs w:val="22"/>
            </w:rPr>
          </w:rPrChange>
        </w:rPr>
      </w:pPr>
      <w:ins w:id="3641" w:author="Mostafa Sameer" w:date="2024-10-16T02:04:00Z" w16du:dateUtc="2024-10-16T06:04:00Z">
        <w:r w:rsidRPr="00126C4D">
          <w:rPr>
            <w:b/>
            <w:bCs/>
            <w:sz w:val="24"/>
            <w:szCs w:val="24"/>
            <w:u w:val="single"/>
            <w:rPrChange w:id="3642" w:author="Mostafa Sameer" w:date="2024-10-16T02:05:00Z" w16du:dateUtc="2024-10-16T06:05:00Z">
              <w:rPr>
                <w:b/>
                <w:bCs/>
                <w:sz w:val="22"/>
                <w:szCs w:val="22"/>
              </w:rPr>
            </w:rPrChange>
          </w:rPr>
          <w:lastRenderedPageBreak/>
          <w:t xml:space="preserve">APPENDIX </w:t>
        </w:r>
      </w:ins>
      <w:r>
        <w:rPr>
          <w:b/>
          <w:bCs/>
          <w:sz w:val="24"/>
          <w:szCs w:val="24"/>
          <w:u w:val="single"/>
        </w:rPr>
        <w:t>D</w:t>
      </w:r>
      <w:ins w:id="3643" w:author="Mostafa Sameer" w:date="2024-10-16T02:04:00Z" w16du:dateUtc="2024-10-16T06:04:00Z">
        <w:r w:rsidRPr="00126C4D">
          <w:rPr>
            <w:b/>
            <w:bCs/>
            <w:sz w:val="24"/>
            <w:szCs w:val="24"/>
            <w:u w:val="single"/>
            <w:rPrChange w:id="3644" w:author="Mostafa Sameer" w:date="2024-10-16T02:05:00Z" w16du:dateUtc="2024-10-16T06:05:00Z">
              <w:rPr>
                <w:b/>
                <w:bCs/>
                <w:sz w:val="22"/>
                <w:szCs w:val="22"/>
              </w:rPr>
            </w:rPrChange>
          </w:rPr>
          <w:t xml:space="preserve">: MEETING MINUTES – </w:t>
        </w:r>
      </w:ins>
      <w:ins w:id="3645" w:author="Mostafa Sameer" w:date="2024-10-16T02:05:00Z" w16du:dateUtc="2024-10-16T06:05:00Z">
        <w:r w:rsidRPr="00126C4D">
          <w:rPr>
            <w:b/>
            <w:bCs/>
            <w:sz w:val="24"/>
            <w:szCs w:val="24"/>
            <w:u w:val="single"/>
            <w:rPrChange w:id="3646" w:author="Mostafa Sameer" w:date="2024-10-16T02:05:00Z" w16du:dateUtc="2024-10-16T06:05:00Z">
              <w:rPr>
                <w:b/>
                <w:bCs/>
                <w:sz w:val="22"/>
                <w:szCs w:val="22"/>
              </w:rPr>
            </w:rPrChange>
          </w:rPr>
          <w:t>1</w:t>
        </w:r>
      </w:ins>
      <w:r>
        <w:rPr>
          <w:b/>
          <w:bCs/>
          <w:sz w:val="24"/>
          <w:szCs w:val="24"/>
          <w:u w:val="single"/>
        </w:rPr>
        <w:t>7</w:t>
      </w:r>
      <w:ins w:id="3647" w:author="Mostafa Sameer" w:date="2024-10-16T02:04:00Z" w16du:dateUtc="2024-10-16T06:04:00Z">
        <w:r w:rsidRPr="00126C4D">
          <w:rPr>
            <w:b/>
            <w:bCs/>
            <w:sz w:val="24"/>
            <w:szCs w:val="24"/>
            <w:u w:val="single"/>
            <w:rPrChange w:id="3648" w:author="Mostafa Sameer" w:date="2024-10-16T02:05:00Z" w16du:dateUtc="2024-10-16T06:05:00Z">
              <w:rPr>
                <w:b/>
                <w:bCs/>
                <w:sz w:val="22"/>
                <w:szCs w:val="22"/>
              </w:rPr>
            </w:rPrChange>
          </w:rPr>
          <w:t xml:space="preserve">TH </w:t>
        </w:r>
      </w:ins>
      <w:ins w:id="3649" w:author="Mostafa Sameer" w:date="2024-10-16T02:05:00Z" w16du:dateUtc="2024-10-16T06:05:00Z">
        <w:r w:rsidRPr="00126C4D">
          <w:rPr>
            <w:b/>
            <w:bCs/>
            <w:sz w:val="24"/>
            <w:szCs w:val="24"/>
            <w:u w:val="single"/>
            <w:rPrChange w:id="3650" w:author="Mostafa Sameer" w:date="2024-10-16T02:05:00Z" w16du:dateUtc="2024-10-16T06:05:00Z">
              <w:rPr>
                <w:b/>
                <w:bCs/>
                <w:sz w:val="22"/>
                <w:szCs w:val="22"/>
              </w:rPr>
            </w:rPrChange>
          </w:rPr>
          <w:t>OCTO</w:t>
        </w:r>
      </w:ins>
      <w:ins w:id="3651" w:author="Mostafa Sameer" w:date="2024-10-16T02:04:00Z" w16du:dateUtc="2024-10-16T06:04:00Z">
        <w:r w:rsidRPr="00126C4D">
          <w:rPr>
            <w:b/>
            <w:bCs/>
            <w:sz w:val="24"/>
            <w:szCs w:val="24"/>
            <w:u w:val="single"/>
            <w:rPrChange w:id="3652" w:author="Mostafa Sameer" w:date="2024-10-16T02:05:00Z" w16du:dateUtc="2024-10-16T06:05:00Z">
              <w:rPr>
                <w:b/>
                <w:bCs/>
                <w:sz w:val="22"/>
                <w:szCs w:val="22"/>
              </w:rPr>
            </w:rPrChange>
          </w:rPr>
          <w:t>BER 2024</w:t>
        </w:r>
      </w:ins>
    </w:p>
    <w:p w14:paraId="0063A3EE" w14:textId="77777777" w:rsidR="002F4E43" w:rsidRDefault="002F4E43" w:rsidP="002F4E43">
      <w:pPr>
        <w:spacing w:line="240" w:lineRule="auto"/>
        <w:jc w:val="both"/>
        <w:rPr>
          <w:rFonts w:eastAsia="Aptos"/>
          <w:lang w:val="en-US"/>
        </w:rPr>
      </w:pPr>
    </w:p>
    <w:p w14:paraId="1272E3E5" w14:textId="77777777" w:rsidR="002F4E43" w:rsidRPr="00654D0D" w:rsidRDefault="002F4E43" w:rsidP="002F4E43">
      <w:pPr>
        <w:pStyle w:val="ListParagraph"/>
        <w:jc w:val="center"/>
        <w:rPr>
          <w:b/>
          <w:bCs/>
          <w:u w:val="single"/>
        </w:rPr>
      </w:pPr>
      <w:r w:rsidRPr="00654D0D">
        <w:rPr>
          <w:b/>
          <w:bCs/>
          <w:sz w:val="24"/>
          <w:szCs w:val="24"/>
          <w:u w:val="single"/>
        </w:rPr>
        <w:t>SUMMARY IN BRIEF</w:t>
      </w:r>
    </w:p>
    <w:p w14:paraId="7F7F77AC" w14:textId="77777777" w:rsidR="002F4E43" w:rsidRPr="000D4128" w:rsidRDefault="002F4E43" w:rsidP="002F4E43">
      <w:r w:rsidRPr="000D4128">
        <w:t xml:space="preserve">Agenda  </w:t>
      </w:r>
    </w:p>
    <w:p w14:paraId="581EF27A" w14:textId="77777777" w:rsidR="002F4E43" w:rsidRPr="000D4128" w:rsidRDefault="002F4E43" w:rsidP="002F4E43">
      <w:r w:rsidRPr="000D4128">
        <w:t xml:space="preserve">1. Introduction by Dr. </w:t>
      </w:r>
      <w:r w:rsidRPr="00430AA0">
        <w:rPr>
          <w:b/>
          <w:bCs/>
        </w:rPr>
        <w:t>Omar Nofal</w:t>
      </w:r>
      <w:r w:rsidRPr="000D4128">
        <w:t xml:space="preserve">  </w:t>
      </w:r>
    </w:p>
    <w:p w14:paraId="364908DD" w14:textId="77777777" w:rsidR="002F4E43" w:rsidRPr="000D4128" w:rsidRDefault="002F4E43" w:rsidP="002F4E43">
      <w:r w:rsidRPr="000D4128">
        <w:t>2. Presentation on the 2022 North American Fenestration Standard (NAFS)</w:t>
      </w:r>
    </w:p>
    <w:p w14:paraId="2AE5D842" w14:textId="77777777" w:rsidR="002F4E43" w:rsidRPr="000D4128" w:rsidRDefault="002F4E43" w:rsidP="002F4E43">
      <w:r w:rsidRPr="000D4128">
        <w:t xml:space="preserve">   - Presenters: </w:t>
      </w:r>
      <w:r w:rsidRPr="00430AA0">
        <w:rPr>
          <w:b/>
          <w:bCs/>
        </w:rPr>
        <w:t>Brad Fevold</w:t>
      </w:r>
      <w:r w:rsidRPr="000D4128">
        <w:t xml:space="preserve"> and </w:t>
      </w:r>
      <w:r w:rsidRPr="00430AA0">
        <w:rPr>
          <w:b/>
          <w:bCs/>
        </w:rPr>
        <w:t>Steve Strawn</w:t>
      </w:r>
      <w:r w:rsidRPr="000D4128">
        <w:t xml:space="preserve">  </w:t>
      </w:r>
    </w:p>
    <w:p w14:paraId="4EA62AE0" w14:textId="77777777" w:rsidR="002F4E43" w:rsidRPr="000D4128" w:rsidRDefault="002F4E43" w:rsidP="002F4E43">
      <w:r w:rsidRPr="000D4128">
        <w:t xml:space="preserve">   - Time: 12:15 P.M. – 12:30 P.M.  </w:t>
      </w:r>
    </w:p>
    <w:p w14:paraId="57C7B77A" w14:textId="77777777" w:rsidR="002F4E43" w:rsidRPr="000D4128" w:rsidRDefault="002F4E43" w:rsidP="002F4E43">
      <w:r w:rsidRPr="000D4128">
        <w:t xml:space="preserve">3. Presentation on ASTM Standards and TAS 202  </w:t>
      </w:r>
    </w:p>
    <w:p w14:paraId="23D6B6F0" w14:textId="77777777" w:rsidR="002F4E43" w:rsidRPr="000D4128" w:rsidRDefault="002F4E43" w:rsidP="002F4E43">
      <w:r w:rsidRPr="000D4128">
        <w:t xml:space="preserve">   - Presenter: Lynn Miller  </w:t>
      </w:r>
    </w:p>
    <w:p w14:paraId="7F34D313" w14:textId="77777777" w:rsidR="002F4E43" w:rsidRPr="000D4128" w:rsidRDefault="002F4E43" w:rsidP="002F4E43">
      <w:r w:rsidRPr="000D4128">
        <w:t xml:space="preserve">   - Time: 12:30 P.M. – 12:45 P.M.  </w:t>
      </w:r>
    </w:p>
    <w:p w14:paraId="28928175" w14:textId="77777777" w:rsidR="002F4E43" w:rsidRPr="000D4128" w:rsidRDefault="002F4E43" w:rsidP="002F4E43">
      <w:r w:rsidRPr="000D4128">
        <w:t xml:space="preserve">4. Interim Report Final Version Discussion  </w:t>
      </w:r>
    </w:p>
    <w:p w14:paraId="177D1B3B" w14:textId="77777777" w:rsidR="002F4E43" w:rsidRPr="000D4128" w:rsidRDefault="002F4E43" w:rsidP="002F4E43">
      <w:r w:rsidRPr="000D4128">
        <w:t xml:space="preserve">   - Time: 12:45 P.M. – 12:55 P.M.  </w:t>
      </w:r>
    </w:p>
    <w:p w14:paraId="358A62FA" w14:textId="77777777" w:rsidR="002F4E43" w:rsidRPr="000D4128" w:rsidRDefault="002F4E43" w:rsidP="002F4E43">
      <w:r w:rsidRPr="000D4128">
        <w:t>5. Meeting Adjournment – 1:00 P.M.</w:t>
      </w:r>
    </w:p>
    <w:p w14:paraId="5FCD849A" w14:textId="77777777" w:rsidR="002F4E43" w:rsidRDefault="002F4E43" w:rsidP="002F4E43">
      <w:pPr>
        <w:jc w:val="center"/>
        <w:rPr>
          <w:b/>
          <w:bCs/>
        </w:rPr>
      </w:pPr>
    </w:p>
    <w:p w14:paraId="2DFE0DC3" w14:textId="0170CF4E" w:rsidR="002F4E43" w:rsidRPr="000D4128" w:rsidRDefault="002F4E43" w:rsidP="002F4E43">
      <w:pPr>
        <w:jc w:val="center"/>
        <w:rPr>
          <w:b/>
          <w:bCs/>
          <w:sz w:val="24"/>
          <w:szCs w:val="24"/>
          <w:u w:val="single"/>
        </w:rPr>
      </w:pPr>
      <w:r w:rsidRPr="000D4128">
        <w:rPr>
          <w:b/>
          <w:bCs/>
          <w:sz w:val="24"/>
          <w:szCs w:val="24"/>
          <w:u w:val="single"/>
        </w:rPr>
        <w:t>Meeting Minutes</w:t>
      </w:r>
    </w:p>
    <w:p w14:paraId="0662ABD7" w14:textId="77777777" w:rsidR="002F4E43" w:rsidRPr="00430AA0" w:rsidRDefault="002F4E43" w:rsidP="002F4E43">
      <w:pPr>
        <w:rPr>
          <w:b/>
          <w:bCs/>
        </w:rPr>
      </w:pPr>
      <w:r w:rsidRPr="000D4128">
        <w:t xml:space="preserve">Date: </w:t>
      </w:r>
      <w:r w:rsidRPr="00430AA0">
        <w:rPr>
          <w:b/>
          <w:bCs/>
        </w:rPr>
        <w:t xml:space="preserve">October 17, 2024  </w:t>
      </w:r>
    </w:p>
    <w:p w14:paraId="1266FAD9" w14:textId="77777777" w:rsidR="002F4E43" w:rsidRPr="000D4128" w:rsidRDefault="002F4E43" w:rsidP="002F4E43">
      <w:r w:rsidRPr="000D4128">
        <w:t xml:space="preserve">Meeting: North American Fenestration Standard (NAFS) Presentation for FIU SGC Literature Review Research Technical Advisory Committee (TAC)  </w:t>
      </w:r>
    </w:p>
    <w:p w14:paraId="13B222F6" w14:textId="77777777" w:rsidR="002F4E43" w:rsidRPr="000D4128" w:rsidRDefault="002F4E43" w:rsidP="002F4E43">
      <w:r w:rsidRPr="000D4128">
        <w:t xml:space="preserve">Chair: Dr. Omar Nofal  </w:t>
      </w:r>
    </w:p>
    <w:p w14:paraId="33F3FFD3" w14:textId="77777777" w:rsidR="002F4E43" w:rsidRPr="000D4128" w:rsidRDefault="002F4E43" w:rsidP="002F4E43">
      <w:r w:rsidRPr="000D4128">
        <w:t xml:space="preserve">Time: 12:15 P.M. – 1:00 P.M.  </w:t>
      </w:r>
    </w:p>
    <w:p w14:paraId="32AA0DEE" w14:textId="77777777" w:rsidR="002F4E43" w:rsidRDefault="002F4E43" w:rsidP="002F4E43">
      <w:r w:rsidRPr="000D4128">
        <w:t>Location: Virtual Meeting</w:t>
      </w:r>
      <w:r>
        <w:t xml:space="preserve"> on Zoom</w:t>
      </w:r>
      <w:r w:rsidRPr="000D4128">
        <w:t xml:space="preserve">  </w:t>
      </w:r>
    </w:p>
    <w:p w14:paraId="1D00FF53" w14:textId="77777777" w:rsidR="00AB1494" w:rsidRDefault="00AB1494" w:rsidP="002F4E43"/>
    <w:p w14:paraId="512B8947" w14:textId="3F0CA2DD" w:rsidR="00AB1494" w:rsidRPr="00312C2E" w:rsidRDefault="00AB1494" w:rsidP="00AB1494">
      <w:pPr>
        <w:spacing w:after="160" w:line="259" w:lineRule="auto"/>
        <w:jc w:val="both"/>
        <w:rPr>
          <w:b/>
          <w:rPrChange w:id="3653" w:author="Mostafa Sameer" w:date="2024-10-16T00:55:00Z" w16du:dateUtc="2024-10-16T04:55:00Z">
            <w:rPr>
              <w:b/>
              <w:sz w:val="24"/>
              <w:szCs w:val="24"/>
            </w:rPr>
          </w:rPrChange>
        </w:rPr>
      </w:pPr>
      <w:r w:rsidRPr="00312C2E">
        <w:rPr>
          <w:b/>
          <w:rPrChange w:id="3654" w:author="Mostafa Sameer" w:date="2024-10-16T00:55:00Z" w16du:dateUtc="2024-10-16T04:55:00Z">
            <w:rPr>
              <w:b/>
              <w:sz w:val="24"/>
              <w:szCs w:val="24"/>
            </w:rPr>
          </w:rPrChange>
        </w:rPr>
        <w:t>Meeting #</w:t>
      </w:r>
      <w:r>
        <w:rPr>
          <w:b/>
        </w:rPr>
        <w:t>3</w:t>
      </w:r>
      <w:r w:rsidRPr="00312C2E">
        <w:rPr>
          <w:b/>
          <w:rPrChange w:id="3655" w:author="Mostafa Sameer" w:date="2024-10-16T00:55:00Z" w16du:dateUtc="2024-10-16T04:55:00Z">
            <w:rPr>
              <w:b/>
              <w:sz w:val="24"/>
              <w:szCs w:val="24"/>
            </w:rPr>
          </w:rPrChange>
        </w:rPr>
        <w:t xml:space="preserve"> (</w:t>
      </w:r>
      <w:r>
        <w:rPr>
          <w:b/>
        </w:rPr>
        <w:t>17</w:t>
      </w:r>
      <w:r w:rsidRPr="00312C2E">
        <w:rPr>
          <w:b/>
          <w:vertAlign w:val="superscript"/>
          <w:rPrChange w:id="3656" w:author="Mostafa Sameer" w:date="2024-10-16T00:55:00Z" w16du:dateUtc="2024-10-16T04:55:00Z">
            <w:rPr>
              <w:b/>
              <w:sz w:val="24"/>
              <w:szCs w:val="24"/>
              <w:vertAlign w:val="superscript"/>
            </w:rPr>
          </w:rPrChange>
        </w:rPr>
        <w:t>TH</w:t>
      </w:r>
      <w:r w:rsidRPr="00312C2E">
        <w:rPr>
          <w:b/>
          <w:rPrChange w:id="3657" w:author="Mostafa Sameer" w:date="2024-10-16T00:55:00Z" w16du:dateUtc="2024-10-16T04:55:00Z">
            <w:rPr>
              <w:b/>
              <w:sz w:val="24"/>
              <w:szCs w:val="24"/>
            </w:rPr>
          </w:rPrChange>
        </w:rPr>
        <w:t xml:space="preserve"> </w:t>
      </w:r>
      <w:r>
        <w:rPr>
          <w:b/>
        </w:rPr>
        <w:t>Octo</w:t>
      </w:r>
      <w:r w:rsidRPr="00312C2E">
        <w:rPr>
          <w:b/>
          <w:rPrChange w:id="3658" w:author="Mostafa Sameer" w:date="2024-10-16T00:55:00Z" w16du:dateUtc="2024-10-16T04:55:00Z">
            <w:rPr>
              <w:b/>
              <w:sz w:val="24"/>
              <w:szCs w:val="24"/>
            </w:rPr>
          </w:rPrChange>
        </w:rPr>
        <w:t>ber 2024) Participants</w:t>
      </w:r>
    </w:p>
    <w:tbl>
      <w:tblPr>
        <w:tblStyle w:val="aff4"/>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380"/>
        <w:gridCol w:w="1515"/>
        <w:gridCol w:w="1035"/>
        <w:gridCol w:w="3930"/>
        <w:gridCol w:w="1245"/>
      </w:tblGrid>
      <w:tr w:rsidR="00AB1494" w:rsidRPr="00312C2E" w14:paraId="48C21296" w14:textId="77777777" w:rsidTr="006E70AB">
        <w:tc>
          <w:tcPr>
            <w:tcW w:w="615" w:type="dxa"/>
          </w:tcPr>
          <w:p w14:paraId="0E3E46D5" w14:textId="77777777" w:rsidR="00AB1494" w:rsidRPr="002D5D34" w:rsidRDefault="00AB1494" w:rsidP="006E70AB">
            <w:pPr>
              <w:jc w:val="center"/>
              <w:rPr>
                <w:b/>
                <w:sz w:val="16"/>
                <w:szCs w:val="16"/>
                <w:rPrChange w:id="3659" w:author="Mostafa Sameer" w:date="2024-10-16T02:03:00Z" w16du:dateUtc="2024-10-16T06:03:00Z">
                  <w:rPr>
                    <w:b/>
                    <w:sz w:val="24"/>
                    <w:szCs w:val="24"/>
                  </w:rPr>
                </w:rPrChange>
              </w:rPr>
            </w:pPr>
            <w:r w:rsidRPr="002D5D34">
              <w:rPr>
                <w:b/>
                <w:sz w:val="16"/>
                <w:szCs w:val="16"/>
                <w:rPrChange w:id="3660" w:author="Mostafa Sameer" w:date="2024-10-16T02:03:00Z" w16du:dateUtc="2024-10-16T06:03:00Z">
                  <w:rPr>
                    <w:b/>
                    <w:sz w:val="24"/>
                    <w:szCs w:val="24"/>
                  </w:rPr>
                </w:rPrChange>
              </w:rPr>
              <w:t>#</w:t>
            </w:r>
          </w:p>
        </w:tc>
        <w:tc>
          <w:tcPr>
            <w:tcW w:w="1380" w:type="dxa"/>
          </w:tcPr>
          <w:p w14:paraId="06300B49" w14:textId="77777777" w:rsidR="00AB1494" w:rsidRPr="002D5D34" w:rsidRDefault="00AB1494" w:rsidP="006E70AB">
            <w:pPr>
              <w:jc w:val="center"/>
              <w:rPr>
                <w:b/>
                <w:sz w:val="16"/>
                <w:szCs w:val="16"/>
                <w:rPrChange w:id="3661" w:author="Mostafa Sameer" w:date="2024-10-16T02:03:00Z" w16du:dateUtc="2024-10-16T06:03:00Z">
                  <w:rPr>
                    <w:b/>
                    <w:sz w:val="24"/>
                    <w:szCs w:val="24"/>
                  </w:rPr>
                </w:rPrChange>
              </w:rPr>
            </w:pPr>
            <w:r w:rsidRPr="002D5D34">
              <w:rPr>
                <w:b/>
                <w:sz w:val="16"/>
                <w:szCs w:val="16"/>
                <w:rPrChange w:id="3662" w:author="Mostafa Sameer" w:date="2024-10-16T02:03:00Z" w16du:dateUtc="2024-10-16T06:03:00Z">
                  <w:rPr>
                    <w:b/>
                    <w:sz w:val="24"/>
                    <w:szCs w:val="24"/>
                  </w:rPr>
                </w:rPrChange>
              </w:rPr>
              <w:t>First Name</w:t>
            </w:r>
          </w:p>
        </w:tc>
        <w:tc>
          <w:tcPr>
            <w:tcW w:w="1515" w:type="dxa"/>
          </w:tcPr>
          <w:p w14:paraId="7C2DA1F1" w14:textId="77777777" w:rsidR="00AB1494" w:rsidRPr="002D5D34" w:rsidRDefault="00AB1494" w:rsidP="006E70AB">
            <w:pPr>
              <w:jc w:val="center"/>
              <w:rPr>
                <w:b/>
                <w:sz w:val="16"/>
                <w:szCs w:val="16"/>
                <w:rPrChange w:id="3663" w:author="Mostafa Sameer" w:date="2024-10-16T02:03:00Z" w16du:dateUtc="2024-10-16T06:03:00Z">
                  <w:rPr>
                    <w:b/>
                    <w:sz w:val="24"/>
                    <w:szCs w:val="24"/>
                  </w:rPr>
                </w:rPrChange>
              </w:rPr>
            </w:pPr>
            <w:r w:rsidRPr="002D5D34">
              <w:rPr>
                <w:b/>
                <w:sz w:val="16"/>
                <w:szCs w:val="16"/>
                <w:rPrChange w:id="3664" w:author="Mostafa Sameer" w:date="2024-10-16T02:03:00Z" w16du:dateUtc="2024-10-16T06:03:00Z">
                  <w:rPr>
                    <w:b/>
                    <w:sz w:val="24"/>
                    <w:szCs w:val="24"/>
                  </w:rPr>
                </w:rPrChange>
              </w:rPr>
              <w:t>Last Name</w:t>
            </w:r>
          </w:p>
        </w:tc>
        <w:tc>
          <w:tcPr>
            <w:tcW w:w="1035" w:type="dxa"/>
          </w:tcPr>
          <w:p w14:paraId="7DAAA41E" w14:textId="77777777" w:rsidR="00AB1494" w:rsidRPr="002D5D34" w:rsidRDefault="00AB1494" w:rsidP="006E70AB">
            <w:pPr>
              <w:jc w:val="center"/>
              <w:rPr>
                <w:b/>
                <w:sz w:val="16"/>
                <w:szCs w:val="16"/>
                <w:rPrChange w:id="3665" w:author="Mostafa Sameer" w:date="2024-10-16T02:03:00Z" w16du:dateUtc="2024-10-16T06:03:00Z">
                  <w:rPr>
                    <w:b/>
                    <w:sz w:val="24"/>
                    <w:szCs w:val="24"/>
                  </w:rPr>
                </w:rPrChange>
              </w:rPr>
            </w:pPr>
            <w:r w:rsidRPr="002D5D34">
              <w:rPr>
                <w:b/>
                <w:sz w:val="16"/>
                <w:szCs w:val="16"/>
                <w:rPrChange w:id="3666" w:author="Mostafa Sameer" w:date="2024-10-16T02:03:00Z" w16du:dateUtc="2024-10-16T06:03:00Z">
                  <w:rPr>
                    <w:b/>
                    <w:sz w:val="24"/>
                    <w:szCs w:val="24"/>
                  </w:rPr>
                </w:rPrChange>
              </w:rPr>
              <w:t>Abbrev.</w:t>
            </w:r>
          </w:p>
        </w:tc>
        <w:tc>
          <w:tcPr>
            <w:tcW w:w="3930" w:type="dxa"/>
          </w:tcPr>
          <w:p w14:paraId="1666FF9F" w14:textId="77777777" w:rsidR="00AB1494" w:rsidRPr="002D5D34" w:rsidRDefault="00AB1494" w:rsidP="006E70AB">
            <w:pPr>
              <w:jc w:val="center"/>
              <w:rPr>
                <w:b/>
                <w:sz w:val="16"/>
                <w:szCs w:val="16"/>
                <w:rPrChange w:id="3667" w:author="Mostafa Sameer" w:date="2024-10-16T02:03:00Z" w16du:dateUtc="2024-10-16T06:03:00Z">
                  <w:rPr>
                    <w:b/>
                    <w:sz w:val="24"/>
                    <w:szCs w:val="24"/>
                  </w:rPr>
                </w:rPrChange>
              </w:rPr>
            </w:pPr>
            <w:r w:rsidRPr="002D5D34">
              <w:rPr>
                <w:b/>
                <w:sz w:val="16"/>
                <w:szCs w:val="16"/>
                <w:rPrChange w:id="3668" w:author="Mostafa Sameer" w:date="2024-10-16T02:03:00Z" w16du:dateUtc="2024-10-16T06:03:00Z">
                  <w:rPr>
                    <w:b/>
                    <w:sz w:val="24"/>
                    <w:szCs w:val="24"/>
                  </w:rPr>
                </w:rPrChange>
              </w:rPr>
              <w:t>Contact</w:t>
            </w:r>
          </w:p>
        </w:tc>
        <w:tc>
          <w:tcPr>
            <w:tcW w:w="1245" w:type="dxa"/>
          </w:tcPr>
          <w:p w14:paraId="08693FD2" w14:textId="77777777" w:rsidR="00AB1494" w:rsidRPr="002D5D34" w:rsidRDefault="00AB1494" w:rsidP="006E70AB">
            <w:pPr>
              <w:jc w:val="center"/>
              <w:rPr>
                <w:b/>
                <w:sz w:val="16"/>
                <w:szCs w:val="16"/>
                <w:rPrChange w:id="3669" w:author="Mostafa Sameer" w:date="2024-10-16T02:03:00Z" w16du:dateUtc="2024-10-16T06:03:00Z">
                  <w:rPr>
                    <w:b/>
                    <w:sz w:val="24"/>
                    <w:szCs w:val="24"/>
                  </w:rPr>
                </w:rPrChange>
              </w:rPr>
            </w:pPr>
            <w:r w:rsidRPr="002D5D34">
              <w:rPr>
                <w:b/>
                <w:sz w:val="16"/>
                <w:szCs w:val="16"/>
                <w:rPrChange w:id="3670" w:author="Mostafa Sameer" w:date="2024-10-16T02:03:00Z" w16du:dateUtc="2024-10-16T06:03:00Z">
                  <w:rPr>
                    <w:b/>
                    <w:sz w:val="24"/>
                    <w:szCs w:val="24"/>
                  </w:rPr>
                </w:rPrChange>
              </w:rPr>
              <w:t>Present</w:t>
            </w:r>
          </w:p>
        </w:tc>
      </w:tr>
      <w:tr w:rsidR="00AB1494" w:rsidRPr="00312C2E" w14:paraId="6E89528F" w14:textId="77777777" w:rsidTr="006E70AB">
        <w:tc>
          <w:tcPr>
            <w:tcW w:w="615" w:type="dxa"/>
          </w:tcPr>
          <w:p w14:paraId="584FE047" w14:textId="77777777" w:rsidR="00AB1494" w:rsidRPr="002D5D34" w:rsidRDefault="00AB1494" w:rsidP="006E70AB">
            <w:pPr>
              <w:jc w:val="center"/>
              <w:rPr>
                <w:sz w:val="16"/>
                <w:szCs w:val="16"/>
                <w:rPrChange w:id="3671" w:author="Mostafa Sameer" w:date="2024-10-16T02:03:00Z" w16du:dateUtc="2024-10-16T06:03:00Z">
                  <w:rPr>
                    <w:sz w:val="24"/>
                    <w:szCs w:val="24"/>
                  </w:rPr>
                </w:rPrChange>
              </w:rPr>
            </w:pPr>
            <w:r w:rsidRPr="002D5D34">
              <w:rPr>
                <w:sz w:val="16"/>
                <w:szCs w:val="16"/>
                <w:rPrChange w:id="3672" w:author="Mostafa Sameer" w:date="2024-10-16T02:03:00Z" w16du:dateUtc="2024-10-16T06:03:00Z">
                  <w:rPr>
                    <w:sz w:val="24"/>
                    <w:szCs w:val="24"/>
                  </w:rPr>
                </w:rPrChange>
              </w:rPr>
              <w:t>1</w:t>
            </w:r>
          </w:p>
        </w:tc>
        <w:tc>
          <w:tcPr>
            <w:tcW w:w="1380" w:type="dxa"/>
          </w:tcPr>
          <w:p w14:paraId="0B5BF131" w14:textId="77777777" w:rsidR="00AB1494" w:rsidRPr="002D5D34" w:rsidRDefault="00AB1494" w:rsidP="006E70AB">
            <w:pPr>
              <w:jc w:val="center"/>
              <w:rPr>
                <w:sz w:val="16"/>
                <w:szCs w:val="16"/>
                <w:rPrChange w:id="3673" w:author="Mostafa Sameer" w:date="2024-10-16T02:03:00Z" w16du:dateUtc="2024-10-16T06:03:00Z">
                  <w:rPr>
                    <w:sz w:val="24"/>
                    <w:szCs w:val="24"/>
                  </w:rPr>
                </w:rPrChange>
              </w:rPr>
            </w:pPr>
            <w:r w:rsidRPr="002D5D34">
              <w:rPr>
                <w:sz w:val="16"/>
                <w:szCs w:val="16"/>
                <w:rPrChange w:id="3674" w:author="Mostafa Sameer" w:date="2024-10-16T02:03:00Z" w16du:dateUtc="2024-10-16T06:03:00Z">
                  <w:rPr>
                    <w:sz w:val="24"/>
                    <w:szCs w:val="24"/>
                  </w:rPr>
                </w:rPrChange>
              </w:rPr>
              <w:t>Steve</w:t>
            </w:r>
          </w:p>
        </w:tc>
        <w:tc>
          <w:tcPr>
            <w:tcW w:w="1515" w:type="dxa"/>
          </w:tcPr>
          <w:p w14:paraId="61409FC5" w14:textId="77777777" w:rsidR="00AB1494" w:rsidRPr="002D5D34" w:rsidRDefault="00AB1494" w:rsidP="006E70AB">
            <w:pPr>
              <w:jc w:val="center"/>
              <w:rPr>
                <w:sz w:val="16"/>
                <w:szCs w:val="16"/>
                <w:rPrChange w:id="3675" w:author="Mostafa Sameer" w:date="2024-10-16T02:03:00Z" w16du:dateUtc="2024-10-16T06:03:00Z">
                  <w:rPr>
                    <w:sz w:val="24"/>
                    <w:szCs w:val="24"/>
                  </w:rPr>
                </w:rPrChange>
              </w:rPr>
            </w:pPr>
            <w:r w:rsidRPr="002D5D34">
              <w:rPr>
                <w:sz w:val="16"/>
                <w:szCs w:val="16"/>
                <w:rPrChange w:id="3676" w:author="Mostafa Sameer" w:date="2024-10-16T02:03:00Z" w16du:dateUtc="2024-10-16T06:03:00Z">
                  <w:rPr>
                    <w:sz w:val="24"/>
                    <w:szCs w:val="24"/>
                  </w:rPr>
                </w:rPrChange>
              </w:rPr>
              <w:t>Strawn</w:t>
            </w:r>
          </w:p>
        </w:tc>
        <w:tc>
          <w:tcPr>
            <w:tcW w:w="1035" w:type="dxa"/>
          </w:tcPr>
          <w:p w14:paraId="073E2089" w14:textId="77777777" w:rsidR="00AB1494" w:rsidRPr="002D5D34" w:rsidRDefault="00AB1494" w:rsidP="006E70AB">
            <w:pPr>
              <w:jc w:val="center"/>
              <w:rPr>
                <w:sz w:val="16"/>
                <w:szCs w:val="16"/>
                <w:rPrChange w:id="3677" w:author="Mostafa Sameer" w:date="2024-10-16T02:03:00Z" w16du:dateUtc="2024-10-16T06:03:00Z">
                  <w:rPr>
                    <w:sz w:val="24"/>
                    <w:szCs w:val="24"/>
                  </w:rPr>
                </w:rPrChange>
              </w:rPr>
            </w:pPr>
            <w:r w:rsidRPr="002D5D34">
              <w:rPr>
                <w:sz w:val="16"/>
                <w:szCs w:val="16"/>
                <w:rPrChange w:id="3678" w:author="Mostafa Sameer" w:date="2024-10-16T02:03:00Z" w16du:dateUtc="2024-10-16T06:03:00Z">
                  <w:rPr>
                    <w:sz w:val="24"/>
                    <w:szCs w:val="24"/>
                  </w:rPr>
                </w:rPrChange>
              </w:rPr>
              <w:t>SS</w:t>
            </w:r>
          </w:p>
        </w:tc>
        <w:tc>
          <w:tcPr>
            <w:tcW w:w="3930" w:type="dxa"/>
          </w:tcPr>
          <w:p w14:paraId="7572E4AF" w14:textId="6FB7B82E" w:rsidR="00AB1494" w:rsidRPr="002D5D34" w:rsidRDefault="00714D0B" w:rsidP="006E70AB">
            <w:pPr>
              <w:jc w:val="center"/>
              <w:rPr>
                <w:sz w:val="16"/>
                <w:szCs w:val="16"/>
                <w:rPrChange w:id="3679"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680" w:author="Mostafa Sameer" w:date="2024-10-16T02:03:00Z" w16du:dateUtc="2024-10-16T06:03:00Z">
                  <w:rPr>
                    <w:sz w:val="24"/>
                    <w:szCs w:val="24"/>
                  </w:rPr>
                </w:rPrChange>
              </w:rPr>
              <w:instrText>SStrawn@jeldwen.com</w:instrText>
            </w:r>
            <w:r>
              <w:rPr>
                <w:sz w:val="16"/>
                <w:szCs w:val="16"/>
              </w:rPr>
              <w:instrText>"</w:instrText>
            </w:r>
            <w:r>
              <w:rPr>
                <w:sz w:val="16"/>
                <w:szCs w:val="16"/>
              </w:rPr>
            </w:r>
            <w:r>
              <w:rPr>
                <w:sz w:val="16"/>
                <w:szCs w:val="16"/>
              </w:rPr>
              <w:fldChar w:fldCharType="separate"/>
            </w:r>
            <w:r w:rsidRPr="005E01EF">
              <w:rPr>
                <w:rStyle w:val="Hyperlink"/>
                <w:sz w:val="16"/>
                <w:szCs w:val="16"/>
                <w:rPrChange w:id="3681" w:author="Mostafa Sameer" w:date="2024-10-16T02:03:00Z" w16du:dateUtc="2024-10-16T06:03:00Z">
                  <w:rPr>
                    <w:sz w:val="24"/>
                    <w:szCs w:val="24"/>
                  </w:rPr>
                </w:rPrChange>
              </w:rPr>
              <w:t>SStrawn@jeldwen.com</w:t>
            </w:r>
            <w:r>
              <w:rPr>
                <w:sz w:val="16"/>
                <w:szCs w:val="16"/>
              </w:rPr>
              <w:fldChar w:fldCharType="end"/>
            </w:r>
            <w:r>
              <w:rPr>
                <w:sz w:val="16"/>
                <w:szCs w:val="16"/>
              </w:rPr>
              <w:t xml:space="preserve"> </w:t>
            </w:r>
          </w:p>
        </w:tc>
        <w:tc>
          <w:tcPr>
            <w:tcW w:w="1245" w:type="dxa"/>
          </w:tcPr>
          <w:p w14:paraId="53BC0143" w14:textId="77777777" w:rsidR="00AB1494" w:rsidRPr="002D5D34" w:rsidRDefault="00AB1494" w:rsidP="006E70AB">
            <w:pPr>
              <w:jc w:val="center"/>
              <w:rPr>
                <w:sz w:val="16"/>
                <w:szCs w:val="16"/>
                <w:rPrChange w:id="3682" w:author="Mostafa Sameer" w:date="2024-10-16T02:03:00Z" w16du:dateUtc="2024-10-16T06:03:00Z">
                  <w:rPr>
                    <w:sz w:val="24"/>
                    <w:szCs w:val="24"/>
                  </w:rPr>
                </w:rPrChange>
              </w:rPr>
            </w:pPr>
            <w:r w:rsidRPr="002D5D34">
              <w:rPr>
                <w:sz w:val="16"/>
                <w:szCs w:val="16"/>
                <w:rPrChange w:id="3683" w:author="Mostafa Sameer" w:date="2024-10-16T02:03:00Z" w16du:dateUtc="2024-10-16T06:03:00Z">
                  <w:rPr>
                    <w:sz w:val="24"/>
                    <w:szCs w:val="24"/>
                  </w:rPr>
                </w:rPrChange>
              </w:rPr>
              <w:t>Y</w:t>
            </w:r>
          </w:p>
        </w:tc>
      </w:tr>
      <w:tr w:rsidR="00AB1494" w:rsidRPr="00312C2E" w14:paraId="17677ADF" w14:textId="77777777" w:rsidTr="006E70AB">
        <w:tc>
          <w:tcPr>
            <w:tcW w:w="615" w:type="dxa"/>
          </w:tcPr>
          <w:p w14:paraId="25313562" w14:textId="77777777" w:rsidR="00AB1494" w:rsidRPr="002D5D34" w:rsidRDefault="00AB1494" w:rsidP="006E70AB">
            <w:pPr>
              <w:jc w:val="center"/>
              <w:rPr>
                <w:sz w:val="16"/>
                <w:szCs w:val="16"/>
                <w:rPrChange w:id="3684" w:author="Mostafa Sameer" w:date="2024-10-16T02:03:00Z" w16du:dateUtc="2024-10-16T06:03:00Z">
                  <w:rPr>
                    <w:sz w:val="24"/>
                    <w:szCs w:val="24"/>
                  </w:rPr>
                </w:rPrChange>
              </w:rPr>
            </w:pPr>
            <w:r w:rsidRPr="002D5D34">
              <w:rPr>
                <w:sz w:val="16"/>
                <w:szCs w:val="16"/>
                <w:rPrChange w:id="3685" w:author="Mostafa Sameer" w:date="2024-10-16T02:03:00Z" w16du:dateUtc="2024-10-16T06:03:00Z">
                  <w:rPr>
                    <w:sz w:val="24"/>
                    <w:szCs w:val="24"/>
                  </w:rPr>
                </w:rPrChange>
              </w:rPr>
              <w:t>2</w:t>
            </w:r>
          </w:p>
        </w:tc>
        <w:tc>
          <w:tcPr>
            <w:tcW w:w="1380" w:type="dxa"/>
          </w:tcPr>
          <w:p w14:paraId="6BD9A6C6" w14:textId="77777777" w:rsidR="00AB1494" w:rsidRPr="002D5D34" w:rsidRDefault="00AB1494" w:rsidP="006E70AB">
            <w:pPr>
              <w:jc w:val="center"/>
              <w:rPr>
                <w:sz w:val="16"/>
                <w:szCs w:val="16"/>
                <w:rPrChange w:id="3686" w:author="Mostafa Sameer" w:date="2024-10-16T02:03:00Z" w16du:dateUtc="2024-10-16T06:03:00Z">
                  <w:rPr>
                    <w:sz w:val="24"/>
                    <w:szCs w:val="24"/>
                  </w:rPr>
                </w:rPrChange>
              </w:rPr>
            </w:pPr>
            <w:r w:rsidRPr="002D5D34">
              <w:rPr>
                <w:sz w:val="16"/>
                <w:szCs w:val="16"/>
                <w:rPrChange w:id="3687" w:author="Mostafa Sameer" w:date="2024-10-16T02:03:00Z" w16du:dateUtc="2024-10-16T06:03:00Z">
                  <w:rPr>
                    <w:sz w:val="24"/>
                    <w:szCs w:val="24"/>
                  </w:rPr>
                </w:rPrChange>
              </w:rPr>
              <w:t>Greg</w:t>
            </w:r>
          </w:p>
          <w:p w14:paraId="17DFE049" w14:textId="77777777" w:rsidR="00AB1494" w:rsidRPr="002D5D34" w:rsidRDefault="00AB1494" w:rsidP="006E70AB">
            <w:pPr>
              <w:jc w:val="center"/>
              <w:rPr>
                <w:sz w:val="16"/>
                <w:szCs w:val="16"/>
                <w:rPrChange w:id="3688" w:author="Mostafa Sameer" w:date="2024-10-16T02:03:00Z" w16du:dateUtc="2024-10-16T06:03:00Z">
                  <w:rPr>
                    <w:sz w:val="24"/>
                    <w:szCs w:val="24"/>
                  </w:rPr>
                </w:rPrChange>
              </w:rPr>
            </w:pPr>
          </w:p>
        </w:tc>
        <w:tc>
          <w:tcPr>
            <w:tcW w:w="1515" w:type="dxa"/>
          </w:tcPr>
          <w:p w14:paraId="02AC08CB" w14:textId="77777777" w:rsidR="00AB1494" w:rsidRPr="002D5D34" w:rsidRDefault="00AB1494" w:rsidP="006E70AB">
            <w:pPr>
              <w:jc w:val="center"/>
              <w:rPr>
                <w:sz w:val="16"/>
                <w:szCs w:val="16"/>
                <w:rPrChange w:id="3689" w:author="Mostafa Sameer" w:date="2024-10-16T02:03:00Z" w16du:dateUtc="2024-10-16T06:03:00Z">
                  <w:rPr>
                    <w:sz w:val="24"/>
                    <w:szCs w:val="24"/>
                  </w:rPr>
                </w:rPrChange>
              </w:rPr>
            </w:pPr>
            <w:r w:rsidRPr="002D5D34">
              <w:rPr>
                <w:sz w:val="16"/>
                <w:szCs w:val="16"/>
                <w:rPrChange w:id="3690" w:author="Mostafa Sameer" w:date="2024-10-16T02:03:00Z" w16du:dateUtc="2024-10-16T06:03:00Z">
                  <w:rPr>
                    <w:sz w:val="24"/>
                    <w:szCs w:val="24"/>
                  </w:rPr>
                </w:rPrChange>
              </w:rPr>
              <w:t>Galloway</w:t>
            </w:r>
          </w:p>
        </w:tc>
        <w:tc>
          <w:tcPr>
            <w:tcW w:w="1035" w:type="dxa"/>
          </w:tcPr>
          <w:p w14:paraId="1CDA1709" w14:textId="77777777" w:rsidR="00AB1494" w:rsidRPr="002D5D34" w:rsidRDefault="00AB1494" w:rsidP="006E70AB">
            <w:pPr>
              <w:jc w:val="center"/>
              <w:rPr>
                <w:sz w:val="16"/>
                <w:szCs w:val="16"/>
                <w:rPrChange w:id="3691" w:author="Mostafa Sameer" w:date="2024-10-16T02:03:00Z" w16du:dateUtc="2024-10-16T06:03:00Z">
                  <w:rPr>
                    <w:sz w:val="24"/>
                    <w:szCs w:val="24"/>
                  </w:rPr>
                </w:rPrChange>
              </w:rPr>
            </w:pPr>
            <w:r w:rsidRPr="002D5D34">
              <w:rPr>
                <w:sz w:val="16"/>
                <w:szCs w:val="16"/>
                <w:rPrChange w:id="3692" w:author="Mostafa Sameer" w:date="2024-10-16T02:03:00Z" w16du:dateUtc="2024-10-16T06:03:00Z">
                  <w:rPr>
                    <w:sz w:val="24"/>
                    <w:szCs w:val="24"/>
                  </w:rPr>
                </w:rPrChange>
              </w:rPr>
              <w:t>GG</w:t>
            </w:r>
          </w:p>
        </w:tc>
        <w:tc>
          <w:tcPr>
            <w:tcW w:w="3930" w:type="dxa"/>
          </w:tcPr>
          <w:p w14:paraId="75B26C17" w14:textId="3C4CBA63" w:rsidR="00AB1494" w:rsidRPr="002D5D34" w:rsidRDefault="00714D0B" w:rsidP="006E70AB">
            <w:pPr>
              <w:jc w:val="center"/>
              <w:rPr>
                <w:sz w:val="16"/>
                <w:szCs w:val="16"/>
                <w:rPrChange w:id="3693"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694" w:author="Mostafa Sameer" w:date="2024-10-16T02:03:00Z" w16du:dateUtc="2024-10-16T06:03:00Z">
                  <w:rPr>
                    <w:sz w:val="24"/>
                    <w:szCs w:val="24"/>
                  </w:rPr>
                </w:rPrChange>
              </w:rPr>
              <w:instrText>greggalloway@ykkap.com</w:instrText>
            </w:r>
            <w:r>
              <w:rPr>
                <w:sz w:val="16"/>
                <w:szCs w:val="16"/>
              </w:rPr>
              <w:instrText>"</w:instrText>
            </w:r>
            <w:r>
              <w:rPr>
                <w:sz w:val="16"/>
                <w:szCs w:val="16"/>
              </w:rPr>
            </w:r>
            <w:r>
              <w:rPr>
                <w:sz w:val="16"/>
                <w:szCs w:val="16"/>
              </w:rPr>
              <w:fldChar w:fldCharType="separate"/>
            </w:r>
            <w:r w:rsidRPr="005E01EF">
              <w:rPr>
                <w:rStyle w:val="Hyperlink"/>
                <w:sz w:val="16"/>
                <w:szCs w:val="16"/>
                <w:rPrChange w:id="3695" w:author="Mostafa Sameer" w:date="2024-10-16T02:03:00Z" w16du:dateUtc="2024-10-16T06:03:00Z">
                  <w:rPr>
                    <w:sz w:val="24"/>
                    <w:szCs w:val="24"/>
                  </w:rPr>
                </w:rPrChange>
              </w:rPr>
              <w:t>greggalloway@ykkap.com</w:t>
            </w:r>
            <w:r>
              <w:rPr>
                <w:sz w:val="16"/>
                <w:szCs w:val="16"/>
              </w:rPr>
              <w:fldChar w:fldCharType="end"/>
            </w:r>
            <w:r>
              <w:rPr>
                <w:sz w:val="16"/>
                <w:szCs w:val="16"/>
              </w:rPr>
              <w:t xml:space="preserve"> </w:t>
            </w:r>
          </w:p>
        </w:tc>
        <w:tc>
          <w:tcPr>
            <w:tcW w:w="1245" w:type="dxa"/>
          </w:tcPr>
          <w:p w14:paraId="58E9AB8F" w14:textId="77777777" w:rsidR="00AB1494" w:rsidRPr="002D5D34" w:rsidRDefault="00AB1494" w:rsidP="006E70AB">
            <w:pPr>
              <w:jc w:val="center"/>
              <w:rPr>
                <w:sz w:val="16"/>
                <w:szCs w:val="16"/>
                <w:rPrChange w:id="3696" w:author="Mostafa Sameer" w:date="2024-10-16T02:03:00Z" w16du:dateUtc="2024-10-16T06:03:00Z">
                  <w:rPr>
                    <w:sz w:val="24"/>
                    <w:szCs w:val="24"/>
                  </w:rPr>
                </w:rPrChange>
              </w:rPr>
            </w:pPr>
            <w:r w:rsidRPr="002D5D34">
              <w:rPr>
                <w:sz w:val="16"/>
                <w:szCs w:val="16"/>
                <w:rPrChange w:id="3697" w:author="Mostafa Sameer" w:date="2024-10-16T02:03:00Z" w16du:dateUtc="2024-10-16T06:03:00Z">
                  <w:rPr>
                    <w:sz w:val="24"/>
                    <w:szCs w:val="24"/>
                  </w:rPr>
                </w:rPrChange>
              </w:rPr>
              <w:t>Y</w:t>
            </w:r>
          </w:p>
        </w:tc>
      </w:tr>
      <w:tr w:rsidR="00AB1494" w:rsidRPr="00312C2E" w14:paraId="4EF41814" w14:textId="77777777" w:rsidTr="006E70AB">
        <w:tc>
          <w:tcPr>
            <w:tcW w:w="615" w:type="dxa"/>
          </w:tcPr>
          <w:p w14:paraId="77E18264" w14:textId="77777777" w:rsidR="00AB1494" w:rsidRPr="002D5D34" w:rsidRDefault="00AB1494" w:rsidP="006E70AB">
            <w:pPr>
              <w:jc w:val="center"/>
              <w:rPr>
                <w:sz w:val="16"/>
                <w:szCs w:val="16"/>
                <w:rPrChange w:id="3698" w:author="Mostafa Sameer" w:date="2024-10-16T02:03:00Z" w16du:dateUtc="2024-10-16T06:03:00Z">
                  <w:rPr>
                    <w:sz w:val="24"/>
                    <w:szCs w:val="24"/>
                  </w:rPr>
                </w:rPrChange>
              </w:rPr>
            </w:pPr>
            <w:r w:rsidRPr="002D5D34">
              <w:rPr>
                <w:sz w:val="16"/>
                <w:szCs w:val="16"/>
                <w:rPrChange w:id="3699" w:author="Mostafa Sameer" w:date="2024-10-16T02:03:00Z" w16du:dateUtc="2024-10-16T06:03:00Z">
                  <w:rPr>
                    <w:sz w:val="24"/>
                    <w:szCs w:val="24"/>
                  </w:rPr>
                </w:rPrChange>
              </w:rPr>
              <w:t>3</w:t>
            </w:r>
          </w:p>
        </w:tc>
        <w:tc>
          <w:tcPr>
            <w:tcW w:w="1380" w:type="dxa"/>
          </w:tcPr>
          <w:p w14:paraId="21543E2D" w14:textId="77777777" w:rsidR="00AB1494" w:rsidRPr="002D5D34" w:rsidRDefault="00AB1494" w:rsidP="006E70AB">
            <w:pPr>
              <w:jc w:val="center"/>
              <w:rPr>
                <w:sz w:val="16"/>
                <w:szCs w:val="16"/>
                <w:rPrChange w:id="3700" w:author="Mostafa Sameer" w:date="2024-10-16T02:03:00Z" w16du:dateUtc="2024-10-16T06:03:00Z">
                  <w:rPr>
                    <w:sz w:val="24"/>
                    <w:szCs w:val="24"/>
                  </w:rPr>
                </w:rPrChange>
              </w:rPr>
            </w:pPr>
            <w:r w:rsidRPr="002D5D34">
              <w:rPr>
                <w:sz w:val="16"/>
                <w:szCs w:val="16"/>
                <w:rPrChange w:id="3701" w:author="Mostafa Sameer" w:date="2024-10-16T02:03:00Z" w16du:dateUtc="2024-10-16T06:03:00Z">
                  <w:rPr>
                    <w:sz w:val="24"/>
                    <w:szCs w:val="24"/>
                  </w:rPr>
                </w:rPrChange>
              </w:rPr>
              <w:t>Brad</w:t>
            </w:r>
          </w:p>
          <w:p w14:paraId="37E203F6" w14:textId="77777777" w:rsidR="00AB1494" w:rsidRPr="002D5D34" w:rsidRDefault="00AB1494" w:rsidP="006E70AB">
            <w:pPr>
              <w:jc w:val="center"/>
              <w:rPr>
                <w:sz w:val="16"/>
                <w:szCs w:val="16"/>
                <w:rPrChange w:id="3702" w:author="Mostafa Sameer" w:date="2024-10-16T02:03:00Z" w16du:dateUtc="2024-10-16T06:03:00Z">
                  <w:rPr>
                    <w:sz w:val="24"/>
                    <w:szCs w:val="24"/>
                  </w:rPr>
                </w:rPrChange>
              </w:rPr>
            </w:pPr>
          </w:p>
        </w:tc>
        <w:tc>
          <w:tcPr>
            <w:tcW w:w="1515" w:type="dxa"/>
          </w:tcPr>
          <w:p w14:paraId="74BED65F" w14:textId="77777777" w:rsidR="00AB1494" w:rsidRPr="002D5D34" w:rsidRDefault="00AB1494" w:rsidP="006E70AB">
            <w:pPr>
              <w:jc w:val="center"/>
              <w:rPr>
                <w:sz w:val="16"/>
                <w:szCs w:val="16"/>
                <w:rPrChange w:id="3703" w:author="Mostafa Sameer" w:date="2024-10-16T02:03:00Z" w16du:dateUtc="2024-10-16T06:03:00Z">
                  <w:rPr>
                    <w:sz w:val="24"/>
                    <w:szCs w:val="24"/>
                  </w:rPr>
                </w:rPrChange>
              </w:rPr>
            </w:pPr>
            <w:r w:rsidRPr="002D5D34">
              <w:rPr>
                <w:sz w:val="16"/>
                <w:szCs w:val="16"/>
                <w:rPrChange w:id="3704" w:author="Mostafa Sameer" w:date="2024-10-16T02:03:00Z" w16du:dateUtc="2024-10-16T06:03:00Z">
                  <w:rPr>
                    <w:sz w:val="24"/>
                    <w:szCs w:val="24"/>
                  </w:rPr>
                </w:rPrChange>
              </w:rPr>
              <w:t>Fevold</w:t>
            </w:r>
          </w:p>
        </w:tc>
        <w:tc>
          <w:tcPr>
            <w:tcW w:w="1035" w:type="dxa"/>
          </w:tcPr>
          <w:p w14:paraId="5832EAD4" w14:textId="77777777" w:rsidR="00AB1494" w:rsidRPr="002D5D34" w:rsidRDefault="00AB1494" w:rsidP="006E70AB">
            <w:pPr>
              <w:jc w:val="center"/>
              <w:rPr>
                <w:sz w:val="16"/>
                <w:szCs w:val="16"/>
                <w:rPrChange w:id="3705" w:author="Mostafa Sameer" w:date="2024-10-16T02:03:00Z" w16du:dateUtc="2024-10-16T06:03:00Z">
                  <w:rPr>
                    <w:sz w:val="24"/>
                    <w:szCs w:val="24"/>
                  </w:rPr>
                </w:rPrChange>
              </w:rPr>
            </w:pPr>
            <w:r w:rsidRPr="002D5D34">
              <w:rPr>
                <w:sz w:val="16"/>
                <w:szCs w:val="16"/>
                <w:rPrChange w:id="3706" w:author="Mostafa Sameer" w:date="2024-10-16T02:03:00Z" w16du:dateUtc="2024-10-16T06:03:00Z">
                  <w:rPr>
                    <w:sz w:val="24"/>
                    <w:szCs w:val="24"/>
                  </w:rPr>
                </w:rPrChange>
              </w:rPr>
              <w:t>BF</w:t>
            </w:r>
          </w:p>
        </w:tc>
        <w:tc>
          <w:tcPr>
            <w:tcW w:w="3930" w:type="dxa"/>
          </w:tcPr>
          <w:p w14:paraId="3467ABA5" w14:textId="6E23FA20" w:rsidR="00AB1494" w:rsidRPr="002D5D34" w:rsidRDefault="00714D0B" w:rsidP="006E70AB">
            <w:pPr>
              <w:jc w:val="center"/>
              <w:rPr>
                <w:sz w:val="16"/>
                <w:szCs w:val="16"/>
                <w:rPrChange w:id="3707"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08" w:author="Mostafa Sameer" w:date="2024-10-16T02:03:00Z" w16du:dateUtc="2024-10-16T06:03:00Z">
                  <w:rPr>
                    <w:sz w:val="24"/>
                    <w:szCs w:val="24"/>
                  </w:rPr>
                </w:rPrChange>
              </w:rPr>
              <w:instrText>bradfev@marvin.com</w:instrText>
            </w:r>
            <w:r>
              <w:rPr>
                <w:sz w:val="16"/>
                <w:szCs w:val="16"/>
              </w:rPr>
              <w:instrText>"</w:instrText>
            </w:r>
            <w:r>
              <w:rPr>
                <w:sz w:val="16"/>
                <w:szCs w:val="16"/>
              </w:rPr>
            </w:r>
            <w:r>
              <w:rPr>
                <w:sz w:val="16"/>
                <w:szCs w:val="16"/>
              </w:rPr>
              <w:fldChar w:fldCharType="separate"/>
            </w:r>
            <w:r w:rsidRPr="005E01EF">
              <w:rPr>
                <w:rStyle w:val="Hyperlink"/>
                <w:sz w:val="16"/>
                <w:szCs w:val="16"/>
                <w:rPrChange w:id="3709" w:author="Mostafa Sameer" w:date="2024-10-16T02:03:00Z" w16du:dateUtc="2024-10-16T06:03:00Z">
                  <w:rPr>
                    <w:sz w:val="24"/>
                    <w:szCs w:val="24"/>
                  </w:rPr>
                </w:rPrChange>
              </w:rPr>
              <w:t>bradfev@marvin.com</w:t>
            </w:r>
            <w:r>
              <w:rPr>
                <w:sz w:val="16"/>
                <w:szCs w:val="16"/>
              </w:rPr>
              <w:fldChar w:fldCharType="end"/>
            </w:r>
            <w:r>
              <w:rPr>
                <w:sz w:val="16"/>
                <w:szCs w:val="16"/>
              </w:rPr>
              <w:t xml:space="preserve"> </w:t>
            </w:r>
          </w:p>
        </w:tc>
        <w:tc>
          <w:tcPr>
            <w:tcW w:w="1245" w:type="dxa"/>
          </w:tcPr>
          <w:p w14:paraId="0830B09C" w14:textId="77777777" w:rsidR="00AB1494" w:rsidRPr="002D5D34" w:rsidRDefault="00AB1494" w:rsidP="006E70AB">
            <w:pPr>
              <w:jc w:val="center"/>
              <w:rPr>
                <w:sz w:val="16"/>
                <w:szCs w:val="16"/>
                <w:rPrChange w:id="3710" w:author="Mostafa Sameer" w:date="2024-10-16T02:03:00Z" w16du:dateUtc="2024-10-16T06:03:00Z">
                  <w:rPr>
                    <w:sz w:val="24"/>
                    <w:szCs w:val="24"/>
                  </w:rPr>
                </w:rPrChange>
              </w:rPr>
            </w:pPr>
            <w:r w:rsidRPr="002D5D34">
              <w:rPr>
                <w:sz w:val="16"/>
                <w:szCs w:val="16"/>
                <w:rPrChange w:id="3711" w:author="Mostafa Sameer" w:date="2024-10-16T02:03:00Z" w16du:dateUtc="2024-10-16T06:03:00Z">
                  <w:rPr>
                    <w:sz w:val="24"/>
                    <w:szCs w:val="24"/>
                  </w:rPr>
                </w:rPrChange>
              </w:rPr>
              <w:t>Y</w:t>
            </w:r>
          </w:p>
        </w:tc>
      </w:tr>
      <w:tr w:rsidR="00AB1494" w:rsidRPr="00312C2E" w14:paraId="54BE36B2" w14:textId="77777777" w:rsidTr="006E70AB">
        <w:trPr>
          <w:trHeight w:val="143"/>
        </w:trPr>
        <w:tc>
          <w:tcPr>
            <w:tcW w:w="615" w:type="dxa"/>
          </w:tcPr>
          <w:p w14:paraId="054C9514" w14:textId="77777777" w:rsidR="00AB1494" w:rsidRPr="002D5D34" w:rsidRDefault="00AB1494" w:rsidP="006E70AB">
            <w:pPr>
              <w:jc w:val="center"/>
              <w:rPr>
                <w:sz w:val="16"/>
                <w:szCs w:val="16"/>
                <w:rPrChange w:id="3712" w:author="Mostafa Sameer" w:date="2024-10-16T02:03:00Z" w16du:dateUtc="2024-10-16T06:03:00Z">
                  <w:rPr>
                    <w:sz w:val="24"/>
                    <w:szCs w:val="24"/>
                  </w:rPr>
                </w:rPrChange>
              </w:rPr>
            </w:pPr>
            <w:r w:rsidRPr="002D5D34">
              <w:rPr>
                <w:sz w:val="16"/>
                <w:szCs w:val="16"/>
                <w:rPrChange w:id="3713" w:author="Mostafa Sameer" w:date="2024-10-16T02:03:00Z" w16du:dateUtc="2024-10-16T06:03:00Z">
                  <w:rPr>
                    <w:sz w:val="24"/>
                    <w:szCs w:val="24"/>
                  </w:rPr>
                </w:rPrChange>
              </w:rPr>
              <w:t>4</w:t>
            </w:r>
          </w:p>
        </w:tc>
        <w:tc>
          <w:tcPr>
            <w:tcW w:w="1380" w:type="dxa"/>
          </w:tcPr>
          <w:p w14:paraId="65FFE3A0" w14:textId="77777777" w:rsidR="00AB1494" w:rsidRPr="002D5D34" w:rsidRDefault="00AB1494" w:rsidP="006E70AB">
            <w:pPr>
              <w:jc w:val="center"/>
              <w:rPr>
                <w:sz w:val="16"/>
                <w:szCs w:val="16"/>
                <w:rPrChange w:id="3714" w:author="Mostafa Sameer" w:date="2024-10-16T02:03:00Z" w16du:dateUtc="2024-10-16T06:03:00Z">
                  <w:rPr>
                    <w:sz w:val="24"/>
                    <w:szCs w:val="24"/>
                  </w:rPr>
                </w:rPrChange>
              </w:rPr>
            </w:pPr>
            <w:r w:rsidRPr="002D5D34">
              <w:rPr>
                <w:sz w:val="16"/>
                <w:szCs w:val="16"/>
                <w:rPrChange w:id="3715" w:author="Mostafa Sameer" w:date="2024-10-16T02:03:00Z" w16du:dateUtc="2024-10-16T06:03:00Z">
                  <w:rPr>
                    <w:sz w:val="24"/>
                    <w:szCs w:val="24"/>
                  </w:rPr>
                </w:rPrChange>
              </w:rPr>
              <w:t>Jaime</w:t>
            </w:r>
          </w:p>
          <w:p w14:paraId="24CC5648" w14:textId="77777777" w:rsidR="00AB1494" w:rsidRPr="002D5D34" w:rsidRDefault="00AB1494" w:rsidP="006E70AB">
            <w:pPr>
              <w:jc w:val="center"/>
              <w:rPr>
                <w:sz w:val="16"/>
                <w:szCs w:val="16"/>
                <w:rPrChange w:id="3716" w:author="Mostafa Sameer" w:date="2024-10-16T02:03:00Z" w16du:dateUtc="2024-10-16T06:03:00Z">
                  <w:rPr>
                    <w:sz w:val="24"/>
                    <w:szCs w:val="24"/>
                  </w:rPr>
                </w:rPrChange>
              </w:rPr>
            </w:pPr>
          </w:p>
        </w:tc>
        <w:tc>
          <w:tcPr>
            <w:tcW w:w="1515" w:type="dxa"/>
          </w:tcPr>
          <w:p w14:paraId="4E16C3E0" w14:textId="77777777" w:rsidR="00AB1494" w:rsidRPr="002D5D34" w:rsidRDefault="00AB1494" w:rsidP="006E70AB">
            <w:pPr>
              <w:jc w:val="center"/>
              <w:rPr>
                <w:sz w:val="16"/>
                <w:szCs w:val="16"/>
                <w:rPrChange w:id="3717" w:author="Mostafa Sameer" w:date="2024-10-16T02:03:00Z" w16du:dateUtc="2024-10-16T06:03:00Z">
                  <w:rPr>
                    <w:sz w:val="24"/>
                    <w:szCs w:val="24"/>
                  </w:rPr>
                </w:rPrChange>
              </w:rPr>
            </w:pPr>
            <w:r w:rsidRPr="002D5D34">
              <w:rPr>
                <w:sz w:val="16"/>
                <w:szCs w:val="16"/>
                <w:rPrChange w:id="3718" w:author="Mostafa Sameer" w:date="2024-10-16T02:03:00Z" w16du:dateUtc="2024-10-16T06:03:00Z">
                  <w:rPr>
                    <w:sz w:val="24"/>
                    <w:szCs w:val="24"/>
                  </w:rPr>
                </w:rPrChange>
              </w:rPr>
              <w:t>Gascon</w:t>
            </w:r>
          </w:p>
        </w:tc>
        <w:tc>
          <w:tcPr>
            <w:tcW w:w="1035" w:type="dxa"/>
          </w:tcPr>
          <w:p w14:paraId="5A65394C" w14:textId="77777777" w:rsidR="00AB1494" w:rsidRPr="002D5D34" w:rsidRDefault="00AB1494" w:rsidP="006E70AB">
            <w:pPr>
              <w:jc w:val="center"/>
              <w:rPr>
                <w:sz w:val="16"/>
                <w:szCs w:val="16"/>
                <w:rPrChange w:id="3719" w:author="Mostafa Sameer" w:date="2024-10-16T02:03:00Z" w16du:dateUtc="2024-10-16T06:03:00Z">
                  <w:rPr>
                    <w:sz w:val="24"/>
                    <w:szCs w:val="24"/>
                  </w:rPr>
                </w:rPrChange>
              </w:rPr>
            </w:pPr>
            <w:r w:rsidRPr="002D5D34">
              <w:rPr>
                <w:sz w:val="16"/>
                <w:szCs w:val="16"/>
                <w:rPrChange w:id="3720" w:author="Mostafa Sameer" w:date="2024-10-16T02:03:00Z" w16du:dateUtc="2024-10-16T06:03:00Z">
                  <w:rPr>
                    <w:sz w:val="24"/>
                    <w:szCs w:val="24"/>
                  </w:rPr>
                </w:rPrChange>
              </w:rPr>
              <w:t>JG</w:t>
            </w:r>
          </w:p>
        </w:tc>
        <w:tc>
          <w:tcPr>
            <w:tcW w:w="3930" w:type="dxa"/>
          </w:tcPr>
          <w:p w14:paraId="7853F90A" w14:textId="7F316CF3" w:rsidR="00AB1494" w:rsidRPr="002D5D34" w:rsidRDefault="00714D0B" w:rsidP="006E70AB">
            <w:pPr>
              <w:jc w:val="center"/>
              <w:rPr>
                <w:sz w:val="16"/>
                <w:szCs w:val="16"/>
                <w:rPrChange w:id="3721"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22" w:author="Mostafa Sameer" w:date="2024-10-16T02:03:00Z" w16du:dateUtc="2024-10-16T06:03:00Z">
                  <w:rPr>
                    <w:sz w:val="24"/>
                    <w:szCs w:val="24"/>
                  </w:rPr>
                </w:rPrChange>
              </w:rPr>
              <w:instrText>jaime.gascon@miamidade.gov</w:instrText>
            </w:r>
            <w:r>
              <w:rPr>
                <w:sz w:val="16"/>
                <w:szCs w:val="16"/>
              </w:rPr>
              <w:instrText>"</w:instrText>
            </w:r>
            <w:r>
              <w:rPr>
                <w:sz w:val="16"/>
                <w:szCs w:val="16"/>
              </w:rPr>
            </w:r>
            <w:r>
              <w:rPr>
                <w:sz w:val="16"/>
                <w:szCs w:val="16"/>
              </w:rPr>
              <w:fldChar w:fldCharType="separate"/>
            </w:r>
            <w:r w:rsidRPr="005E01EF">
              <w:rPr>
                <w:rStyle w:val="Hyperlink"/>
                <w:sz w:val="16"/>
                <w:szCs w:val="16"/>
                <w:rPrChange w:id="3723" w:author="Mostafa Sameer" w:date="2024-10-16T02:03:00Z" w16du:dateUtc="2024-10-16T06:03:00Z">
                  <w:rPr>
                    <w:sz w:val="24"/>
                    <w:szCs w:val="24"/>
                  </w:rPr>
                </w:rPrChange>
              </w:rPr>
              <w:t>jaime.gascon@miamidade.gov</w:t>
            </w:r>
            <w:r>
              <w:rPr>
                <w:sz w:val="16"/>
                <w:szCs w:val="16"/>
              </w:rPr>
              <w:fldChar w:fldCharType="end"/>
            </w:r>
            <w:r>
              <w:rPr>
                <w:sz w:val="16"/>
                <w:szCs w:val="16"/>
              </w:rPr>
              <w:t xml:space="preserve"> </w:t>
            </w:r>
          </w:p>
        </w:tc>
        <w:tc>
          <w:tcPr>
            <w:tcW w:w="1245" w:type="dxa"/>
          </w:tcPr>
          <w:p w14:paraId="4885EC11" w14:textId="77777777" w:rsidR="00AB1494" w:rsidRPr="002D5D34" w:rsidRDefault="00AB1494" w:rsidP="006E70AB">
            <w:pPr>
              <w:jc w:val="center"/>
              <w:rPr>
                <w:sz w:val="16"/>
                <w:szCs w:val="16"/>
                <w:rPrChange w:id="3724" w:author="Mostafa Sameer" w:date="2024-10-16T02:03:00Z" w16du:dateUtc="2024-10-16T06:03:00Z">
                  <w:rPr>
                    <w:sz w:val="24"/>
                    <w:szCs w:val="24"/>
                  </w:rPr>
                </w:rPrChange>
              </w:rPr>
            </w:pPr>
            <w:r w:rsidRPr="002D5D34">
              <w:rPr>
                <w:sz w:val="16"/>
                <w:szCs w:val="16"/>
                <w:rPrChange w:id="3725" w:author="Mostafa Sameer" w:date="2024-10-16T02:03:00Z" w16du:dateUtc="2024-10-16T06:03:00Z">
                  <w:rPr>
                    <w:sz w:val="24"/>
                    <w:szCs w:val="24"/>
                  </w:rPr>
                </w:rPrChange>
              </w:rPr>
              <w:t>Y</w:t>
            </w:r>
          </w:p>
        </w:tc>
      </w:tr>
      <w:tr w:rsidR="00AB1494" w:rsidRPr="00312C2E" w14:paraId="39DD4924" w14:textId="77777777" w:rsidTr="006E70AB">
        <w:trPr>
          <w:trHeight w:val="350"/>
        </w:trPr>
        <w:tc>
          <w:tcPr>
            <w:tcW w:w="615" w:type="dxa"/>
          </w:tcPr>
          <w:p w14:paraId="2045216F" w14:textId="77777777" w:rsidR="00AB1494" w:rsidRPr="002D5D34" w:rsidRDefault="00AB1494" w:rsidP="006E70AB">
            <w:pPr>
              <w:jc w:val="center"/>
              <w:rPr>
                <w:sz w:val="16"/>
                <w:szCs w:val="16"/>
                <w:rPrChange w:id="3726" w:author="Mostafa Sameer" w:date="2024-10-16T02:03:00Z" w16du:dateUtc="2024-10-16T06:03:00Z">
                  <w:rPr>
                    <w:sz w:val="24"/>
                    <w:szCs w:val="24"/>
                  </w:rPr>
                </w:rPrChange>
              </w:rPr>
            </w:pPr>
            <w:r w:rsidRPr="002D5D34">
              <w:rPr>
                <w:sz w:val="16"/>
                <w:szCs w:val="16"/>
                <w:rPrChange w:id="3727" w:author="Mostafa Sameer" w:date="2024-10-16T02:03:00Z" w16du:dateUtc="2024-10-16T06:03:00Z">
                  <w:rPr>
                    <w:sz w:val="24"/>
                    <w:szCs w:val="24"/>
                  </w:rPr>
                </w:rPrChange>
              </w:rPr>
              <w:t>5</w:t>
            </w:r>
          </w:p>
        </w:tc>
        <w:tc>
          <w:tcPr>
            <w:tcW w:w="1380" w:type="dxa"/>
          </w:tcPr>
          <w:p w14:paraId="17205FD7" w14:textId="77777777" w:rsidR="00AB1494" w:rsidRPr="002D5D34" w:rsidRDefault="00AB1494" w:rsidP="006E70AB">
            <w:pPr>
              <w:jc w:val="center"/>
              <w:rPr>
                <w:sz w:val="16"/>
                <w:szCs w:val="16"/>
                <w:rPrChange w:id="3728" w:author="Mostafa Sameer" w:date="2024-10-16T02:03:00Z" w16du:dateUtc="2024-10-16T06:03:00Z">
                  <w:rPr>
                    <w:sz w:val="24"/>
                    <w:szCs w:val="24"/>
                  </w:rPr>
                </w:rPrChange>
              </w:rPr>
            </w:pPr>
            <w:r w:rsidRPr="002D5D34">
              <w:rPr>
                <w:sz w:val="16"/>
                <w:szCs w:val="16"/>
                <w:rPrChange w:id="3729" w:author="Mostafa Sameer" w:date="2024-10-16T02:03:00Z" w16du:dateUtc="2024-10-16T06:03:00Z">
                  <w:rPr>
                    <w:sz w:val="24"/>
                    <w:szCs w:val="24"/>
                  </w:rPr>
                </w:rPrChange>
              </w:rPr>
              <w:t>Daniel</w:t>
            </w:r>
          </w:p>
          <w:p w14:paraId="50097DA4" w14:textId="77777777" w:rsidR="00AB1494" w:rsidRPr="002D5D34" w:rsidRDefault="00AB1494" w:rsidP="006E70AB">
            <w:pPr>
              <w:jc w:val="center"/>
              <w:rPr>
                <w:sz w:val="16"/>
                <w:szCs w:val="16"/>
                <w:rPrChange w:id="3730" w:author="Mostafa Sameer" w:date="2024-10-16T02:03:00Z" w16du:dateUtc="2024-10-16T06:03:00Z">
                  <w:rPr>
                    <w:sz w:val="24"/>
                    <w:szCs w:val="24"/>
                  </w:rPr>
                </w:rPrChange>
              </w:rPr>
            </w:pPr>
          </w:p>
        </w:tc>
        <w:tc>
          <w:tcPr>
            <w:tcW w:w="1515" w:type="dxa"/>
          </w:tcPr>
          <w:p w14:paraId="1725E1CF" w14:textId="77777777" w:rsidR="00AB1494" w:rsidRPr="002D5D34" w:rsidRDefault="00AB1494" w:rsidP="006E70AB">
            <w:pPr>
              <w:jc w:val="center"/>
              <w:rPr>
                <w:sz w:val="16"/>
                <w:szCs w:val="16"/>
                <w:rPrChange w:id="3731" w:author="Mostafa Sameer" w:date="2024-10-16T02:03:00Z" w16du:dateUtc="2024-10-16T06:03:00Z">
                  <w:rPr>
                    <w:sz w:val="24"/>
                    <w:szCs w:val="24"/>
                  </w:rPr>
                </w:rPrChange>
              </w:rPr>
            </w:pPr>
            <w:r w:rsidRPr="002D5D34">
              <w:rPr>
                <w:sz w:val="16"/>
                <w:szCs w:val="16"/>
                <w:rPrChange w:id="3732" w:author="Mostafa Sameer" w:date="2024-10-16T02:03:00Z" w16du:dateUtc="2024-10-16T06:03:00Z">
                  <w:rPr>
                    <w:sz w:val="24"/>
                    <w:szCs w:val="24"/>
                  </w:rPr>
                </w:rPrChange>
              </w:rPr>
              <w:t>Stein</w:t>
            </w:r>
          </w:p>
        </w:tc>
        <w:tc>
          <w:tcPr>
            <w:tcW w:w="1035" w:type="dxa"/>
          </w:tcPr>
          <w:p w14:paraId="235484E3" w14:textId="77777777" w:rsidR="00AB1494" w:rsidRPr="002D5D34" w:rsidRDefault="00AB1494" w:rsidP="006E70AB">
            <w:pPr>
              <w:jc w:val="center"/>
              <w:rPr>
                <w:sz w:val="16"/>
                <w:szCs w:val="16"/>
                <w:rPrChange w:id="3733" w:author="Mostafa Sameer" w:date="2024-10-16T02:03:00Z" w16du:dateUtc="2024-10-16T06:03:00Z">
                  <w:rPr>
                    <w:sz w:val="24"/>
                    <w:szCs w:val="24"/>
                  </w:rPr>
                </w:rPrChange>
              </w:rPr>
            </w:pPr>
            <w:r w:rsidRPr="002D5D34">
              <w:rPr>
                <w:sz w:val="16"/>
                <w:szCs w:val="16"/>
                <w:rPrChange w:id="3734" w:author="Mostafa Sameer" w:date="2024-10-16T02:03:00Z" w16du:dateUtc="2024-10-16T06:03:00Z">
                  <w:rPr>
                    <w:sz w:val="24"/>
                    <w:szCs w:val="24"/>
                  </w:rPr>
                </w:rPrChange>
              </w:rPr>
              <w:t>DS</w:t>
            </w:r>
          </w:p>
        </w:tc>
        <w:tc>
          <w:tcPr>
            <w:tcW w:w="3930" w:type="dxa"/>
          </w:tcPr>
          <w:p w14:paraId="7C7AC543" w14:textId="0F302973" w:rsidR="00AB1494" w:rsidRPr="002D5D34" w:rsidRDefault="00714D0B" w:rsidP="006E70AB">
            <w:pPr>
              <w:jc w:val="center"/>
              <w:rPr>
                <w:sz w:val="16"/>
                <w:szCs w:val="16"/>
                <w:rPrChange w:id="3735"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36" w:author="Mostafa Sameer" w:date="2024-10-16T02:03:00Z" w16du:dateUtc="2024-10-16T06:03:00Z">
                  <w:rPr>
                    <w:sz w:val="24"/>
                    <w:szCs w:val="24"/>
                  </w:rPr>
                </w:rPrChange>
              </w:rPr>
              <w:instrText>danieljordanstein@gmail.com</w:instrText>
            </w:r>
            <w:r>
              <w:rPr>
                <w:sz w:val="16"/>
                <w:szCs w:val="16"/>
              </w:rPr>
              <w:instrText>"</w:instrText>
            </w:r>
            <w:r>
              <w:rPr>
                <w:sz w:val="16"/>
                <w:szCs w:val="16"/>
              </w:rPr>
            </w:r>
            <w:r>
              <w:rPr>
                <w:sz w:val="16"/>
                <w:szCs w:val="16"/>
              </w:rPr>
              <w:fldChar w:fldCharType="separate"/>
            </w:r>
            <w:r w:rsidRPr="005E01EF">
              <w:rPr>
                <w:rStyle w:val="Hyperlink"/>
                <w:sz w:val="16"/>
                <w:szCs w:val="16"/>
                <w:rPrChange w:id="3737" w:author="Mostafa Sameer" w:date="2024-10-16T02:03:00Z" w16du:dateUtc="2024-10-16T06:03:00Z">
                  <w:rPr>
                    <w:sz w:val="24"/>
                    <w:szCs w:val="24"/>
                  </w:rPr>
                </w:rPrChange>
              </w:rPr>
              <w:t>danieljordanstein@gmail.com</w:t>
            </w:r>
            <w:r>
              <w:rPr>
                <w:sz w:val="16"/>
                <w:szCs w:val="16"/>
              </w:rPr>
              <w:fldChar w:fldCharType="end"/>
            </w:r>
            <w:r>
              <w:rPr>
                <w:sz w:val="16"/>
                <w:szCs w:val="16"/>
              </w:rPr>
              <w:t xml:space="preserve"> </w:t>
            </w:r>
          </w:p>
        </w:tc>
        <w:tc>
          <w:tcPr>
            <w:tcW w:w="1245" w:type="dxa"/>
          </w:tcPr>
          <w:p w14:paraId="0CEEA284" w14:textId="77777777" w:rsidR="00AB1494" w:rsidRPr="002D5D34" w:rsidRDefault="00AB1494" w:rsidP="006E70AB">
            <w:pPr>
              <w:jc w:val="center"/>
              <w:rPr>
                <w:sz w:val="16"/>
                <w:szCs w:val="16"/>
                <w:rPrChange w:id="3738" w:author="Mostafa Sameer" w:date="2024-10-16T02:03:00Z" w16du:dateUtc="2024-10-16T06:03:00Z">
                  <w:rPr>
                    <w:sz w:val="24"/>
                    <w:szCs w:val="24"/>
                  </w:rPr>
                </w:rPrChange>
              </w:rPr>
            </w:pPr>
            <w:r w:rsidRPr="002D5D34">
              <w:rPr>
                <w:sz w:val="16"/>
                <w:szCs w:val="16"/>
                <w:rPrChange w:id="3739" w:author="Mostafa Sameer" w:date="2024-10-16T02:03:00Z" w16du:dateUtc="2024-10-16T06:03:00Z">
                  <w:rPr>
                    <w:sz w:val="24"/>
                    <w:szCs w:val="24"/>
                  </w:rPr>
                </w:rPrChange>
              </w:rPr>
              <w:t>Y</w:t>
            </w:r>
          </w:p>
        </w:tc>
      </w:tr>
      <w:tr w:rsidR="00AB1494" w:rsidRPr="00312C2E" w14:paraId="44735AAB" w14:textId="77777777" w:rsidTr="006E70AB">
        <w:tc>
          <w:tcPr>
            <w:tcW w:w="615" w:type="dxa"/>
          </w:tcPr>
          <w:p w14:paraId="794BC3D7" w14:textId="77777777" w:rsidR="00AB1494" w:rsidRPr="002D5D34" w:rsidRDefault="00AB1494" w:rsidP="006E70AB">
            <w:pPr>
              <w:jc w:val="center"/>
              <w:rPr>
                <w:sz w:val="16"/>
                <w:szCs w:val="16"/>
                <w:rPrChange w:id="3740" w:author="Mostafa Sameer" w:date="2024-10-16T02:03:00Z" w16du:dateUtc="2024-10-16T06:03:00Z">
                  <w:rPr>
                    <w:sz w:val="24"/>
                    <w:szCs w:val="24"/>
                  </w:rPr>
                </w:rPrChange>
              </w:rPr>
            </w:pPr>
            <w:r w:rsidRPr="002D5D34">
              <w:rPr>
                <w:sz w:val="16"/>
                <w:szCs w:val="16"/>
                <w:rPrChange w:id="3741" w:author="Mostafa Sameer" w:date="2024-10-16T02:03:00Z" w16du:dateUtc="2024-10-16T06:03:00Z">
                  <w:rPr>
                    <w:sz w:val="24"/>
                    <w:szCs w:val="24"/>
                  </w:rPr>
                </w:rPrChange>
              </w:rPr>
              <w:t>6</w:t>
            </w:r>
          </w:p>
        </w:tc>
        <w:tc>
          <w:tcPr>
            <w:tcW w:w="1380" w:type="dxa"/>
          </w:tcPr>
          <w:p w14:paraId="6AA5002C" w14:textId="77777777" w:rsidR="00AB1494" w:rsidRPr="002D5D34" w:rsidRDefault="00AB1494" w:rsidP="006E70AB">
            <w:pPr>
              <w:jc w:val="center"/>
              <w:rPr>
                <w:sz w:val="16"/>
                <w:szCs w:val="16"/>
                <w:rPrChange w:id="3742" w:author="Mostafa Sameer" w:date="2024-10-16T02:03:00Z" w16du:dateUtc="2024-10-16T06:03:00Z">
                  <w:rPr>
                    <w:sz w:val="24"/>
                    <w:szCs w:val="24"/>
                  </w:rPr>
                </w:rPrChange>
              </w:rPr>
            </w:pPr>
            <w:r w:rsidRPr="002D5D34">
              <w:rPr>
                <w:sz w:val="16"/>
                <w:szCs w:val="16"/>
                <w:rPrChange w:id="3743" w:author="Mostafa Sameer" w:date="2024-10-16T02:03:00Z" w16du:dateUtc="2024-10-16T06:03:00Z">
                  <w:rPr>
                    <w:sz w:val="24"/>
                    <w:szCs w:val="24"/>
                  </w:rPr>
                </w:rPrChange>
              </w:rPr>
              <w:t>Greg</w:t>
            </w:r>
          </w:p>
          <w:p w14:paraId="57047592" w14:textId="77777777" w:rsidR="00AB1494" w:rsidRPr="002D5D34" w:rsidRDefault="00AB1494" w:rsidP="006E70AB">
            <w:pPr>
              <w:jc w:val="center"/>
              <w:rPr>
                <w:sz w:val="16"/>
                <w:szCs w:val="16"/>
                <w:rPrChange w:id="3744" w:author="Mostafa Sameer" w:date="2024-10-16T02:03:00Z" w16du:dateUtc="2024-10-16T06:03:00Z">
                  <w:rPr>
                    <w:sz w:val="24"/>
                    <w:szCs w:val="24"/>
                  </w:rPr>
                </w:rPrChange>
              </w:rPr>
            </w:pPr>
          </w:p>
        </w:tc>
        <w:tc>
          <w:tcPr>
            <w:tcW w:w="1515" w:type="dxa"/>
          </w:tcPr>
          <w:p w14:paraId="611F36DB" w14:textId="77777777" w:rsidR="00AB1494" w:rsidRPr="002D5D34" w:rsidRDefault="00AB1494" w:rsidP="006E70AB">
            <w:pPr>
              <w:jc w:val="center"/>
              <w:rPr>
                <w:sz w:val="16"/>
                <w:szCs w:val="16"/>
                <w:rPrChange w:id="3745" w:author="Mostafa Sameer" w:date="2024-10-16T02:03:00Z" w16du:dateUtc="2024-10-16T06:03:00Z">
                  <w:rPr>
                    <w:sz w:val="24"/>
                    <w:szCs w:val="24"/>
                  </w:rPr>
                </w:rPrChange>
              </w:rPr>
            </w:pPr>
            <w:r w:rsidRPr="002D5D34">
              <w:rPr>
                <w:sz w:val="16"/>
                <w:szCs w:val="16"/>
                <w:rPrChange w:id="3746" w:author="Mostafa Sameer" w:date="2024-10-16T02:03:00Z" w16du:dateUtc="2024-10-16T06:03:00Z">
                  <w:rPr>
                    <w:sz w:val="24"/>
                    <w:szCs w:val="24"/>
                  </w:rPr>
                </w:rPrChange>
              </w:rPr>
              <w:t>McKenna</w:t>
            </w:r>
          </w:p>
        </w:tc>
        <w:tc>
          <w:tcPr>
            <w:tcW w:w="1035" w:type="dxa"/>
          </w:tcPr>
          <w:p w14:paraId="05886114" w14:textId="77777777" w:rsidR="00AB1494" w:rsidRPr="002D5D34" w:rsidRDefault="00AB1494" w:rsidP="006E70AB">
            <w:pPr>
              <w:jc w:val="center"/>
              <w:rPr>
                <w:sz w:val="16"/>
                <w:szCs w:val="16"/>
                <w:rPrChange w:id="3747" w:author="Mostafa Sameer" w:date="2024-10-16T02:03:00Z" w16du:dateUtc="2024-10-16T06:03:00Z">
                  <w:rPr>
                    <w:sz w:val="24"/>
                    <w:szCs w:val="24"/>
                  </w:rPr>
                </w:rPrChange>
              </w:rPr>
            </w:pPr>
            <w:r w:rsidRPr="002D5D34">
              <w:rPr>
                <w:sz w:val="16"/>
                <w:szCs w:val="16"/>
                <w:rPrChange w:id="3748" w:author="Mostafa Sameer" w:date="2024-10-16T02:03:00Z" w16du:dateUtc="2024-10-16T06:03:00Z">
                  <w:rPr>
                    <w:sz w:val="24"/>
                    <w:szCs w:val="24"/>
                  </w:rPr>
                </w:rPrChange>
              </w:rPr>
              <w:t>GM</w:t>
            </w:r>
          </w:p>
        </w:tc>
        <w:tc>
          <w:tcPr>
            <w:tcW w:w="3930" w:type="dxa"/>
          </w:tcPr>
          <w:p w14:paraId="5C00F6DC" w14:textId="7CC64EE2" w:rsidR="00AB1494" w:rsidRPr="002D5D34" w:rsidRDefault="00714D0B" w:rsidP="006E70AB">
            <w:pPr>
              <w:jc w:val="center"/>
              <w:rPr>
                <w:sz w:val="16"/>
                <w:szCs w:val="16"/>
                <w:rPrChange w:id="3749"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50" w:author="Mostafa Sameer" w:date="2024-10-16T02:03:00Z" w16du:dateUtc="2024-10-16T06:03:00Z">
                  <w:rPr>
                    <w:sz w:val="24"/>
                    <w:szCs w:val="24"/>
                  </w:rPr>
                </w:rPrChange>
              </w:rPr>
              <w:instrText>greg.mckenna@arconic.com</w:instrText>
            </w:r>
            <w:r>
              <w:rPr>
                <w:sz w:val="16"/>
                <w:szCs w:val="16"/>
              </w:rPr>
              <w:instrText>"</w:instrText>
            </w:r>
            <w:r>
              <w:rPr>
                <w:sz w:val="16"/>
                <w:szCs w:val="16"/>
              </w:rPr>
            </w:r>
            <w:r>
              <w:rPr>
                <w:sz w:val="16"/>
                <w:szCs w:val="16"/>
              </w:rPr>
              <w:fldChar w:fldCharType="separate"/>
            </w:r>
            <w:r w:rsidRPr="005E01EF">
              <w:rPr>
                <w:rStyle w:val="Hyperlink"/>
                <w:sz w:val="16"/>
                <w:szCs w:val="16"/>
                <w:rPrChange w:id="3751" w:author="Mostafa Sameer" w:date="2024-10-16T02:03:00Z" w16du:dateUtc="2024-10-16T06:03:00Z">
                  <w:rPr>
                    <w:sz w:val="24"/>
                    <w:szCs w:val="24"/>
                  </w:rPr>
                </w:rPrChange>
              </w:rPr>
              <w:t>greg.mckenna@arconic.com</w:t>
            </w:r>
            <w:r>
              <w:rPr>
                <w:sz w:val="16"/>
                <w:szCs w:val="16"/>
              </w:rPr>
              <w:fldChar w:fldCharType="end"/>
            </w:r>
            <w:r>
              <w:rPr>
                <w:sz w:val="16"/>
                <w:szCs w:val="16"/>
              </w:rPr>
              <w:t xml:space="preserve"> </w:t>
            </w:r>
          </w:p>
        </w:tc>
        <w:tc>
          <w:tcPr>
            <w:tcW w:w="1245" w:type="dxa"/>
          </w:tcPr>
          <w:p w14:paraId="2C0B3169" w14:textId="77777777" w:rsidR="00AB1494" w:rsidRPr="002D5D34" w:rsidRDefault="00AB1494" w:rsidP="006E70AB">
            <w:pPr>
              <w:jc w:val="center"/>
              <w:rPr>
                <w:sz w:val="16"/>
                <w:szCs w:val="16"/>
                <w:rPrChange w:id="3752" w:author="Mostafa Sameer" w:date="2024-10-16T02:03:00Z" w16du:dateUtc="2024-10-16T06:03:00Z">
                  <w:rPr>
                    <w:sz w:val="24"/>
                    <w:szCs w:val="24"/>
                  </w:rPr>
                </w:rPrChange>
              </w:rPr>
            </w:pPr>
            <w:r w:rsidRPr="002D5D34">
              <w:rPr>
                <w:sz w:val="16"/>
                <w:szCs w:val="16"/>
                <w:rPrChange w:id="3753" w:author="Mostafa Sameer" w:date="2024-10-16T02:03:00Z" w16du:dateUtc="2024-10-16T06:03:00Z">
                  <w:rPr>
                    <w:sz w:val="24"/>
                    <w:szCs w:val="24"/>
                  </w:rPr>
                </w:rPrChange>
              </w:rPr>
              <w:t>Y</w:t>
            </w:r>
          </w:p>
        </w:tc>
      </w:tr>
      <w:tr w:rsidR="00AB1494" w:rsidRPr="00312C2E" w14:paraId="3375016D" w14:textId="77777777" w:rsidTr="006E70AB">
        <w:trPr>
          <w:trHeight w:val="305"/>
        </w:trPr>
        <w:tc>
          <w:tcPr>
            <w:tcW w:w="615" w:type="dxa"/>
          </w:tcPr>
          <w:p w14:paraId="186A1D94" w14:textId="77777777" w:rsidR="00AB1494" w:rsidRPr="002D5D34" w:rsidRDefault="00AB1494" w:rsidP="006E70AB">
            <w:pPr>
              <w:jc w:val="center"/>
              <w:rPr>
                <w:sz w:val="16"/>
                <w:szCs w:val="16"/>
                <w:rPrChange w:id="3754" w:author="Mostafa Sameer" w:date="2024-10-16T02:03:00Z" w16du:dateUtc="2024-10-16T06:03:00Z">
                  <w:rPr>
                    <w:sz w:val="24"/>
                    <w:szCs w:val="24"/>
                  </w:rPr>
                </w:rPrChange>
              </w:rPr>
            </w:pPr>
            <w:r w:rsidRPr="002D5D34">
              <w:rPr>
                <w:sz w:val="16"/>
                <w:szCs w:val="16"/>
                <w:rPrChange w:id="3755" w:author="Mostafa Sameer" w:date="2024-10-16T02:03:00Z" w16du:dateUtc="2024-10-16T06:03:00Z">
                  <w:rPr>
                    <w:sz w:val="24"/>
                    <w:szCs w:val="24"/>
                  </w:rPr>
                </w:rPrChange>
              </w:rPr>
              <w:t>7</w:t>
            </w:r>
          </w:p>
        </w:tc>
        <w:tc>
          <w:tcPr>
            <w:tcW w:w="1380" w:type="dxa"/>
          </w:tcPr>
          <w:p w14:paraId="39FD66DF" w14:textId="77777777" w:rsidR="00AB1494" w:rsidRPr="002D5D34" w:rsidRDefault="00AB1494" w:rsidP="006E70AB">
            <w:pPr>
              <w:jc w:val="center"/>
              <w:rPr>
                <w:sz w:val="16"/>
                <w:szCs w:val="16"/>
                <w:rPrChange w:id="3756" w:author="Mostafa Sameer" w:date="2024-10-16T02:03:00Z" w16du:dateUtc="2024-10-16T06:03:00Z">
                  <w:rPr>
                    <w:sz w:val="24"/>
                    <w:szCs w:val="24"/>
                  </w:rPr>
                </w:rPrChange>
              </w:rPr>
            </w:pPr>
            <w:r w:rsidRPr="002D5D34">
              <w:rPr>
                <w:sz w:val="16"/>
                <w:szCs w:val="16"/>
                <w:rPrChange w:id="3757" w:author="Mostafa Sameer" w:date="2024-10-16T02:03:00Z" w16du:dateUtc="2024-10-16T06:03:00Z">
                  <w:rPr>
                    <w:sz w:val="24"/>
                    <w:szCs w:val="24"/>
                  </w:rPr>
                </w:rPrChange>
              </w:rPr>
              <w:t>Becky</w:t>
            </w:r>
          </w:p>
          <w:p w14:paraId="49604404" w14:textId="77777777" w:rsidR="00AB1494" w:rsidRPr="002D5D34" w:rsidRDefault="00AB1494" w:rsidP="006E70AB">
            <w:pPr>
              <w:jc w:val="center"/>
              <w:rPr>
                <w:sz w:val="16"/>
                <w:szCs w:val="16"/>
                <w:rPrChange w:id="3758" w:author="Mostafa Sameer" w:date="2024-10-16T02:03:00Z" w16du:dateUtc="2024-10-16T06:03:00Z">
                  <w:rPr>
                    <w:sz w:val="24"/>
                    <w:szCs w:val="24"/>
                  </w:rPr>
                </w:rPrChange>
              </w:rPr>
            </w:pPr>
          </w:p>
        </w:tc>
        <w:tc>
          <w:tcPr>
            <w:tcW w:w="1515" w:type="dxa"/>
          </w:tcPr>
          <w:p w14:paraId="0D1E207A" w14:textId="77777777" w:rsidR="00AB1494" w:rsidRPr="002D5D34" w:rsidRDefault="00AB1494" w:rsidP="006E70AB">
            <w:pPr>
              <w:jc w:val="center"/>
              <w:rPr>
                <w:sz w:val="16"/>
                <w:szCs w:val="16"/>
                <w:rPrChange w:id="3759" w:author="Mostafa Sameer" w:date="2024-10-16T02:03:00Z" w16du:dateUtc="2024-10-16T06:03:00Z">
                  <w:rPr>
                    <w:sz w:val="24"/>
                    <w:szCs w:val="24"/>
                  </w:rPr>
                </w:rPrChange>
              </w:rPr>
            </w:pPr>
            <w:r w:rsidRPr="002D5D34">
              <w:rPr>
                <w:sz w:val="16"/>
                <w:szCs w:val="16"/>
                <w:rPrChange w:id="3760" w:author="Mostafa Sameer" w:date="2024-10-16T02:03:00Z" w16du:dateUtc="2024-10-16T06:03:00Z">
                  <w:rPr>
                    <w:sz w:val="24"/>
                    <w:szCs w:val="24"/>
                  </w:rPr>
                </w:rPrChange>
              </w:rPr>
              <w:t>Magdaleno</w:t>
            </w:r>
          </w:p>
        </w:tc>
        <w:tc>
          <w:tcPr>
            <w:tcW w:w="1035" w:type="dxa"/>
          </w:tcPr>
          <w:p w14:paraId="57D0A5AF" w14:textId="77777777" w:rsidR="00AB1494" w:rsidRPr="002D5D34" w:rsidRDefault="00AB1494" w:rsidP="006E70AB">
            <w:pPr>
              <w:jc w:val="center"/>
              <w:rPr>
                <w:sz w:val="16"/>
                <w:szCs w:val="16"/>
                <w:rPrChange w:id="3761" w:author="Mostafa Sameer" w:date="2024-10-16T02:03:00Z" w16du:dateUtc="2024-10-16T06:03:00Z">
                  <w:rPr>
                    <w:sz w:val="24"/>
                    <w:szCs w:val="24"/>
                  </w:rPr>
                </w:rPrChange>
              </w:rPr>
            </w:pPr>
            <w:r w:rsidRPr="002D5D34">
              <w:rPr>
                <w:sz w:val="16"/>
                <w:szCs w:val="16"/>
                <w:rPrChange w:id="3762" w:author="Mostafa Sameer" w:date="2024-10-16T02:03:00Z" w16du:dateUtc="2024-10-16T06:03:00Z">
                  <w:rPr>
                    <w:sz w:val="24"/>
                    <w:szCs w:val="24"/>
                  </w:rPr>
                </w:rPrChange>
              </w:rPr>
              <w:t>BM</w:t>
            </w:r>
          </w:p>
        </w:tc>
        <w:tc>
          <w:tcPr>
            <w:tcW w:w="3930" w:type="dxa"/>
          </w:tcPr>
          <w:p w14:paraId="7A7121B5" w14:textId="1E39DADA" w:rsidR="00AB1494" w:rsidRPr="002D5D34" w:rsidRDefault="00714D0B" w:rsidP="006E70AB">
            <w:pPr>
              <w:jc w:val="center"/>
              <w:rPr>
                <w:sz w:val="16"/>
                <w:szCs w:val="16"/>
                <w:rPrChange w:id="3763"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64" w:author="Mostafa Sameer" w:date="2024-10-16T02:03:00Z" w16du:dateUtc="2024-10-16T06:03:00Z">
                  <w:rPr>
                    <w:sz w:val="24"/>
                    <w:szCs w:val="24"/>
                  </w:rPr>
                </w:rPrChange>
              </w:rPr>
              <w:instrText>bmagdaleno@aiafla.org</w:instrText>
            </w:r>
            <w:r>
              <w:rPr>
                <w:sz w:val="16"/>
                <w:szCs w:val="16"/>
              </w:rPr>
              <w:instrText>"</w:instrText>
            </w:r>
            <w:r>
              <w:rPr>
                <w:sz w:val="16"/>
                <w:szCs w:val="16"/>
              </w:rPr>
            </w:r>
            <w:r>
              <w:rPr>
                <w:sz w:val="16"/>
                <w:szCs w:val="16"/>
              </w:rPr>
              <w:fldChar w:fldCharType="separate"/>
            </w:r>
            <w:r w:rsidRPr="005E01EF">
              <w:rPr>
                <w:rStyle w:val="Hyperlink"/>
                <w:sz w:val="16"/>
                <w:szCs w:val="16"/>
                <w:rPrChange w:id="3765" w:author="Mostafa Sameer" w:date="2024-10-16T02:03:00Z" w16du:dateUtc="2024-10-16T06:03:00Z">
                  <w:rPr>
                    <w:sz w:val="24"/>
                    <w:szCs w:val="24"/>
                  </w:rPr>
                </w:rPrChange>
              </w:rPr>
              <w:t>bmagdaleno@aiafla.org</w:t>
            </w:r>
            <w:r>
              <w:rPr>
                <w:sz w:val="16"/>
                <w:szCs w:val="16"/>
              </w:rPr>
              <w:fldChar w:fldCharType="end"/>
            </w:r>
            <w:r>
              <w:rPr>
                <w:sz w:val="16"/>
                <w:szCs w:val="16"/>
              </w:rPr>
              <w:t xml:space="preserve"> </w:t>
            </w:r>
          </w:p>
        </w:tc>
        <w:tc>
          <w:tcPr>
            <w:tcW w:w="1245" w:type="dxa"/>
          </w:tcPr>
          <w:p w14:paraId="6127159D" w14:textId="77777777" w:rsidR="00AB1494" w:rsidRPr="002D5D34" w:rsidRDefault="00AB1494" w:rsidP="006E70AB">
            <w:pPr>
              <w:jc w:val="center"/>
              <w:rPr>
                <w:sz w:val="16"/>
                <w:szCs w:val="16"/>
                <w:rPrChange w:id="3766" w:author="Mostafa Sameer" w:date="2024-10-16T02:03:00Z" w16du:dateUtc="2024-10-16T06:03:00Z">
                  <w:rPr>
                    <w:sz w:val="24"/>
                    <w:szCs w:val="24"/>
                  </w:rPr>
                </w:rPrChange>
              </w:rPr>
            </w:pPr>
            <w:r w:rsidRPr="002D5D34">
              <w:rPr>
                <w:sz w:val="16"/>
                <w:szCs w:val="16"/>
                <w:rPrChange w:id="3767" w:author="Mostafa Sameer" w:date="2024-10-16T02:03:00Z" w16du:dateUtc="2024-10-16T06:03:00Z">
                  <w:rPr>
                    <w:sz w:val="24"/>
                    <w:szCs w:val="24"/>
                  </w:rPr>
                </w:rPrChange>
              </w:rPr>
              <w:t>Y</w:t>
            </w:r>
          </w:p>
        </w:tc>
      </w:tr>
      <w:tr w:rsidR="00AB1494" w:rsidRPr="00312C2E" w14:paraId="38E88F83" w14:textId="77777777" w:rsidTr="006E70AB">
        <w:tc>
          <w:tcPr>
            <w:tcW w:w="615" w:type="dxa"/>
          </w:tcPr>
          <w:p w14:paraId="2AC480D3" w14:textId="77777777" w:rsidR="00AB1494" w:rsidRPr="002D5D34" w:rsidRDefault="00AB1494" w:rsidP="006E70AB">
            <w:pPr>
              <w:jc w:val="center"/>
              <w:rPr>
                <w:sz w:val="16"/>
                <w:szCs w:val="16"/>
                <w:rPrChange w:id="3768" w:author="Mostafa Sameer" w:date="2024-10-16T02:03:00Z" w16du:dateUtc="2024-10-16T06:03:00Z">
                  <w:rPr>
                    <w:sz w:val="24"/>
                    <w:szCs w:val="24"/>
                  </w:rPr>
                </w:rPrChange>
              </w:rPr>
            </w:pPr>
            <w:r w:rsidRPr="002D5D34">
              <w:rPr>
                <w:sz w:val="16"/>
                <w:szCs w:val="16"/>
                <w:rPrChange w:id="3769" w:author="Mostafa Sameer" w:date="2024-10-16T02:03:00Z" w16du:dateUtc="2024-10-16T06:03:00Z">
                  <w:rPr>
                    <w:sz w:val="24"/>
                    <w:szCs w:val="24"/>
                  </w:rPr>
                </w:rPrChange>
              </w:rPr>
              <w:t>8</w:t>
            </w:r>
          </w:p>
        </w:tc>
        <w:tc>
          <w:tcPr>
            <w:tcW w:w="1380" w:type="dxa"/>
          </w:tcPr>
          <w:p w14:paraId="4F8EEA67" w14:textId="77777777" w:rsidR="00AB1494" w:rsidRPr="002D5D34" w:rsidRDefault="00AB1494" w:rsidP="006E70AB">
            <w:pPr>
              <w:jc w:val="center"/>
              <w:rPr>
                <w:sz w:val="16"/>
                <w:szCs w:val="16"/>
                <w:rPrChange w:id="3770" w:author="Mostafa Sameer" w:date="2024-10-16T02:03:00Z" w16du:dateUtc="2024-10-16T06:03:00Z">
                  <w:rPr>
                    <w:sz w:val="24"/>
                    <w:szCs w:val="24"/>
                  </w:rPr>
                </w:rPrChange>
              </w:rPr>
            </w:pPr>
            <w:r w:rsidRPr="002D5D34">
              <w:rPr>
                <w:sz w:val="16"/>
                <w:szCs w:val="16"/>
                <w:rPrChange w:id="3771" w:author="Mostafa Sameer" w:date="2024-10-16T02:03:00Z" w16du:dateUtc="2024-10-16T06:03:00Z">
                  <w:rPr>
                    <w:sz w:val="24"/>
                    <w:szCs w:val="24"/>
                  </w:rPr>
                </w:rPrChange>
              </w:rPr>
              <w:t>Scott</w:t>
            </w:r>
          </w:p>
          <w:p w14:paraId="38C363C2" w14:textId="77777777" w:rsidR="00AB1494" w:rsidRPr="002D5D34" w:rsidRDefault="00AB1494" w:rsidP="006E70AB">
            <w:pPr>
              <w:jc w:val="center"/>
              <w:rPr>
                <w:sz w:val="16"/>
                <w:szCs w:val="16"/>
                <w:rPrChange w:id="3772" w:author="Mostafa Sameer" w:date="2024-10-16T02:03:00Z" w16du:dateUtc="2024-10-16T06:03:00Z">
                  <w:rPr>
                    <w:sz w:val="24"/>
                    <w:szCs w:val="24"/>
                  </w:rPr>
                </w:rPrChange>
              </w:rPr>
            </w:pPr>
          </w:p>
        </w:tc>
        <w:tc>
          <w:tcPr>
            <w:tcW w:w="1515" w:type="dxa"/>
          </w:tcPr>
          <w:p w14:paraId="3AD6EA5C" w14:textId="77777777" w:rsidR="00AB1494" w:rsidRPr="002D5D34" w:rsidRDefault="00AB1494" w:rsidP="006E70AB">
            <w:pPr>
              <w:jc w:val="center"/>
              <w:rPr>
                <w:sz w:val="16"/>
                <w:szCs w:val="16"/>
                <w:rPrChange w:id="3773" w:author="Mostafa Sameer" w:date="2024-10-16T02:03:00Z" w16du:dateUtc="2024-10-16T06:03:00Z">
                  <w:rPr>
                    <w:sz w:val="24"/>
                    <w:szCs w:val="24"/>
                  </w:rPr>
                </w:rPrChange>
              </w:rPr>
            </w:pPr>
            <w:r w:rsidRPr="002D5D34">
              <w:rPr>
                <w:sz w:val="16"/>
                <w:szCs w:val="16"/>
                <w:rPrChange w:id="3774" w:author="Mostafa Sameer" w:date="2024-10-16T02:03:00Z" w16du:dateUtc="2024-10-16T06:03:00Z">
                  <w:rPr>
                    <w:sz w:val="24"/>
                    <w:szCs w:val="24"/>
                  </w:rPr>
                </w:rPrChange>
              </w:rPr>
              <w:t>'Spiderman' Mullholl</w:t>
            </w:r>
            <w:r>
              <w:rPr>
                <w:sz w:val="16"/>
                <w:szCs w:val="16"/>
              </w:rPr>
              <w:t>and</w:t>
            </w:r>
          </w:p>
        </w:tc>
        <w:tc>
          <w:tcPr>
            <w:tcW w:w="1035" w:type="dxa"/>
          </w:tcPr>
          <w:p w14:paraId="61E99FF0" w14:textId="77777777" w:rsidR="00AB1494" w:rsidRPr="002D5D34" w:rsidRDefault="00AB1494" w:rsidP="006E70AB">
            <w:pPr>
              <w:jc w:val="center"/>
              <w:rPr>
                <w:sz w:val="16"/>
                <w:szCs w:val="16"/>
                <w:rPrChange w:id="3775" w:author="Mostafa Sameer" w:date="2024-10-16T02:03:00Z" w16du:dateUtc="2024-10-16T06:03:00Z">
                  <w:rPr>
                    <w:sz w:val="24"/>
                    <w:szCs w:val="24"/>
                  </w:rPr>
                </w:rPrChange>
              </w:rPr>
            </w:pPr>
            <w:r w:rsidRPr="002D5D34">
              <w:rPr>
                <w:sz w:val="16"/>
                <w:szCs w:val="16"/>
                <w:rPrChange w:id="3776" w:author="Mostafa Sameer" w:date="2024-10-16T02:03:00Z" w16du:dateUtc="2024-10-16T06:03:00Z">
                  <w:rPr>
                    <w:sz w:val="24"/>
                    <w:szCs w:val="24"/>
                  </w:rPr>
                </w:rPrChange>
              </w:rPr>
              <w:t>SSM</w:t>
            </w:r>
          </w:p>
        </w:tc>
        <w:tc>
          <w:tcPr>
            <w:tcW w:w="3930" w:type="dxa"/>
          </w:tcPr>
          <w:p w14:paraId="5AA9B631" w14:textId="350882CF" w:rsidR="00AB1494" w:rsidRPr="002D5D34" w:rsidRDefault="00714D0B" w:rsidP="006E70AB">
            <w:pPr>
              <w:jc w:val="center"/>
              <w:rPr>
                <w:sz w:val="16"/>
                <w:szCs w:val="16"/>
                <w:rPrChange w:id="3777"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78" w:author="Mostafa Sameer" w:date="2024-10-16T02:03:00Z" w16du:dateUtc="2024-10-16T06:03:00Z">
                  <w:rPr>
                    <w:sz w:val="24"/>
                    <w:szCs w:val="24"/>
                  </w:rPr>
                </w:rPrChange>
              </w:rPr>
              <w:instrText>spiderman@usbuildingconsultants.com</w:instrText>
            </w:r>
            <w:r>
              <w:rPr>
                <w:sz w:val="16"/>
                <w:szCs w:val="16"/>
              </w:rPr>
              <w:instrText>"</w:instrText>
            </w:r>
            <w:r>
              <w:rPr>
                <w:sz w:val="16"/>
                <w:szCs w:val="16"/>
              </w:rPr>
            </w:r>
            <w:r>
              <w:rPr>
                <w:sz w:val="16"/>
                <w:szCs w:val="16"/>
              </w:rPr>
              <w:fldChar w:fldCharType="separate"/>
            </w:r>
            <w:r w:rsidRPr="005E01EF">
              <w:rPr>
                <w:rStyle w:val="Hyperlink"/>
                <w:sz w:val="16"/>
                <w:szCs w:val="16"/>
                <w:rPrChange w:id="3779" w:author="Mostafa Sameer" w:date="2024-10-16T02:03:00Z" w16du:dateUtc="2024-10-16T06:03:00Z">
                  <w:rPr>
                    <w:sz w:val="24"/>
                    <w:szCs w:val="24"/>
                  </w:rPr>
                </w:rPrChange>
              </w:rPr>
              <w:t>spiderman@usbuildingconsultants.com</w:t>
            </w:r>
            <w:r>
              <w:rPr>
                <w:sz w:val="16"/>
                <w:szCs w:val="16"/>
              </w:rPr>
              <w:fldChar w:fldCharType="end"/>
            </w:r>
            <w:r>
              <w:rPr>
                <w:sz w:val="16"/>
                <w:szCs w:val="16"/>
              </w:rPr>
              <w:t xml:space="preserve"> </w:t>
            </w:r>
          </w:p>
        </w:tc>
        <w:tc>
          <w:tcPr>
            <w:tcW w:w="1245" w:type="dxa"/>
          </w:tcPr>
          <w:p w14:paraId="3BBF673E" w14:textId="77777777" w:rsidR="00AB1494" w:rsidRPr="002D5D34" w:rsidRDefault="00AB1494" w:rsidP="006E70AB">
            <w:pPr>
              <w:jc w:val="center"/>
              <w:rPr>
                <w:sz w:val="16"/>
                <w:szCs w:val="16"/>
                <w:rPrChange w:id="3780" w:author="Mostafa Sameer" w:date="2024-10-16T02:03:00Z" w16du:dateUtc="2024-10-16T06:03:00Z">
                  <w:rPr>
                    <w:sz w:val="24"/>
                    <w:szCs w:val="24"/>
                  </w:rPr>
                </w:rPrChange>
              </w:rPr>
            </w:pPr>
            <w:r w:rsidRPr="002D5D34">
              <w:rPr>
                <w:sz w:val="16"/>
                <w:szCs w:val="16"/>
                <w:rPrChange w:id="3781" w:author="Mostafa Sameer" w:date="2024-10-16T02:03:00Z" w16du:dateUtc="2024-10-16T06:03:00Z">
                  <w:rPr>
                    <w:sz w:val="24"/>
                    <w:szCs w:val="24"/>
                  </w:rPr>
                </w:rPrChange>
              </w:rPr>
              <w:t>N</w:t>
            </w:r>
          </w:p>
        </w:tc>
      </w:tr>
      <w:tr w:rsidR="00AB1494" w:rsidRPr="00312C2E" w14:paraId="3C551161" w14:textId="77777777" w:rsidTr="006E70AB">
        <w:tc>
          <w:tcPr>
            <w:tcW w:w="615" w:type="dxa"/>
          </w:tcPr>
          <w:p w14:paraId="4CD67433" w14:textId="77777777" w:rsidR="00AB1494" w:rsidRPr="002D5D34" w:rsidRDefault="00AB1494" w:rsidP="006E70AB">
            <w:pPr>
              <w:jc w:val="center"/>
              <w:rPr>
                <w:sz w:val="16"/>
                <w:szCs w:val="16"/>
                <w:rPrChange w:id="3782" w:author="Mostafa Sameer" w:date="2024-10-16T02:03:00Z" w16du:dateUtc="2024-10-16T06:03:00Z">
                  <w:rPr>
                    <w:sz w:val="24"/>
                    <w:szCs w:val="24"/>
                  </w:rPr>
                </w:rPrChange>
              </w:rPr>
            </w:pPr>
            <w:r w:rsidRPr="002D5D34">
              <w:rPr>
                <w:sz w:val="16"/>
                <w:szCs w:val="16"/>
                <w:rPrChange w:id="3783" w:author="Mostafa Sameer" w:date="2024-10-16T02:03:00Z" w16du:dateUtc="2024-10-16T06:03:00Z">
                  <w:rPr>
                    <w:sz w:val="24"/>
                    <w:szCs w:val="24"/>
                  </w:rPr>
                </w:rPrChange>
              </w:rPr>
              <w:t>9</w:t>
            </w:r>
          </w:p>
        </w:tc>
        <w:tc>
          <w:tcPr>
            <w:tcW w:w="1380" w:type="dxa"/>
          </w:tcPr>
          <w:p w14:paraId="5A3499AC" w14:textId="77777777" w:rsidR="00AB1494" w:rsidRPr="002D5D34" w:rsidRDefault="00AB1494" w:rsidP="006E70AB">
            <w:pPr>
              <w:jc w:val="center"/>
              <w:rPr>
                <w:sz w:val="16"/>
                <w:szCs w:val="16"/>
                <w:rPrChange w:id="3784" w:author="Mostafa Sameer" w:date="2024-10-16T02:03:00Z" w16du:dateUtc="2024-10-16T06:03:00Z">
                  <w:rPr>
                    <w:sz w:val="24"/>
                    <w:szCs w:val="24"/>
                  </w:rPr>
                </w:rPrChange>
              </w:rPr>
            </w:pPr>
            <w:r w:rsidRPr="002D5D34">
              <w:rPr>
                <w:sz w:val="16"/>
                <w:szCs w:val="16"/>
                <w:rPrChange w:id="3785" w:author="Mostafa Sameer" w:date="2024-10-16T02:03:00Z" w16du:dateUtc="2024-10-16T06:03:00Z">
                  <w:rPr>
                    <w:sz w:val="24"/>
                    <w:szCs w:val="24"/>
                  </w:rPr>
                </w:rPrChange>
              </w:rPr>
              <w:t>Mike</w:t>
            </w:r>
          </w:p>
          <w:p w14:paraId="2EF850D3" w14:textId="77777777" w:rsidR="00AB1494" w:rsidRPr="002D5D34" w:rsidRDefault="00AB1494" w:rsidP="006E70AB">
            <w:pPr>
              <w:jc w:val="center"/>
              <w:rPr>
                <w:sz w:val="16"/>
                <w:szCs w:val="16"/>
                <w:rPrChange w:id="3786" w:author="Mostafa Sameer" w:date="2024-10-16T02:03:00Z" w16du:dateUtc="2024-10-16T06:03:00Z">
                  <w:rPr>
                    <w:sz w:val="24"/>
                    <w:szCs w:val="24"/>
                  </w:rPr>
                </w:rPrChange>
              </w:rPr>
            </w:pPr>
          </w:p>
        </w:tc>
        <w:tc>
          <w:tcPr>
            <w:tcW w:w="1515" w:type="dxa"/>
          </w:tcPr>
          <w:p w14:paraId="0741735E" w14:textId="77777777" w:rsidR="00AB1494" w:rsidRPr="002D5D34" w:rsidRDefault="00AB1494" w:rsidP="006E70AB">
            <w:pPr>
              <w:jc w:val="center"/>
              <w:rPr>
                <w:sz w:val="16"/>
                <w:szCs w:val="16"/>
                <w:rPrChange w:id="3787" w:author="Mostafa Sameer" w:date="2024-10-16T02:03:00Z" w16du:dateUtc="2024-10-16T06:03:00Z">
                  <w:rPr>
                    <w:sz w:val="24"/>
                    <w:szCs w:val="24"/>
                  </w:rPr>
                </w:rPrChange>
              </w:rPr>
            </w:pPr>
            <w:r w:rsidRPr="002D5D34">
              <w:rPr>
                <w:sz w:val="16"/>
                <w:szCs w:val="16"/>
                <w:rPrChange w:id="3788" w:author="Mostafa Sameer" w:date="2024-10-16T02:03:00Z" w16du:dateUtc="2024-10-16T06:03:00Z">
                  <w:rPr>
                    <w:sz w:val="24"/>
                    <w:szCs w:val="24"/>
                  </w:rPr>
                </w:rPrChange>
              </w:rPr>
              <w:t>Silvers</w:t>
            </w:r>
          </w:p>
        </w:tc>
        <w:tc>
          <w:tcPr>
            <w:tcW w:w="1035" w:type="dxa"/>
          </w:tcPr>
          <w:p w14:paraId="74F37FEA" w14:textId="77777777" w:rsidR="00AB1494" w:rsidRPr="002D5D34" w:rsidRDefault="00AB1494" w:rsidP="006E70AB">
            <w:pPr>
              <w:jc w:val="center"/>
              <w:rPr>
                <w:sz w:val="16"/>
                <w:szCs w:val="16"/>
                <w:rPrChange w:id="3789" w:author="Mostafa Sameer" w:date="2024-10-16T02:03:00Z" w16du:dateUtc="2024-10-16T06:03:00Z">
                  <w:rPr>
                    <w:sz w:val="24"/>
                    <w:szCs w:val="24"/>
                  </w:rPr>
                </w:rPrChange>
              </w:rPr>
            </w:pPr>
            <w:r w:rsidRPr="002D5D34">
              <w:rPr>
                <w:sz w:val="16"/>
                <w:szCs w:val="16"/>
                <w:rPrChange w:id="3790" w:author="Mostafa Sameer" w:date="2024-10-16T02:03:00Z" w16du:dateUtc="2024-10-16T06:03:00Z">
                  <w:rPr>
                    <w:sz w:val="24"/>
                    <w:szCs w:val="24"/>
                  </w:rPr>
                </w:rPrChange>
              </w:rPr>
              <w:t>MS</w:t>
            </w:r>
          </w:p>
        </w:tc>
        <w:tc>
          <w:tcPr>
            <w:tcW w:w="3930" w:type="dxa"/>
          </w:tcPr>
          <w:p w14:paraId="3C7F18A3" w14:textId="7C217864" w:rsidR="00AB1494" w:rsidRPr="002D5D34" w:rsidRDefault="00714D0B" w:rsidP="006E70AB">
            <w:pPr>
              <w:jc w:val="center"/>
              <w:rPr>
                <w:sz w:val="16"/>
                <w:szCs w:val="16"/>
                <w:rPrChange w:id="3791"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792" w:author="Mostafa Sameer" w:date="2024-10-16T02:03:00Z" w16du:dateUtc="2024-10-16T06:03:00Z">
                  <w:rPr>
                    <w:sz w:val="24"/>
                    <w:szCs w:val="24"/>
                  </w:rPr>
                </w:rPrChange>
              </w:rPr>
              <w:instrText>Silvers@floridaro</w:instrText>
            </w:r>
            <w:r>
              <w:rPr>
                <w:sz w:val="16"/>
                <w:szCs w:val="16"/>
              </w:rPr>
              <w:instrText>of</w:instrText>
            </w:r>
            <w:r w:rsidRPr="002D5D34">
              <w:rPr>
                <w:sz w:val="16"/>
                <w:szCs w:val="16"/>
                <w:rPrChange w:id="3793" w:author="Mostafa Sameer" w:date="2024-10-16T02:03:00Z" w16du:dateUtc="2024-10-16T06:03:00Z">
                  <w:rPr>
                    <w:sz w:val="24"/>
                    <w:szCs w:val="24"/>
                  </w:rPr>
                </w:rPrChange>
              </w:rPr>
              <w:instrText>.com</w:instrText>
            </w:r>
            <w:r>
              <w:rPr>
                <w:sz w:val="16"/>
                <w:szCs w:val="16"/>
              </w:rPr>
              <w:instrText>"</w:instrText>
            </w:r>
            <w:r>
              <w:rPr>
                <w:sz w:val="16"/>
                <w:szCs w:val="16"/>
              </w:rPr>
            </w:r>
            <w:r>
              <w:rPr>
                <w:sz w:val="16"/>
                <w:szCs w:val="16"/>
              </w:rPr>
              <w:fldChar w:fldCharType="separate"/>
            </w:r>
            <w:r w:rsidRPr="005E01EF">
              <w:rPr>
                <w:rStyle w:val="Hyperlink"/>
                <w:sz w:val="16"/>
                <w:szCs w:val="16"/>
                <w:rPrChange w:id="3794" w:author="Mostafa Sameer" w:date="2024-10-16T02:03:00Z" w16du:dateUtc="2024-10-16T06:03:00Z">
                  <w:rPr>
                    <w:sz w:val="24"/>
                    <w:szCs w:val="24"/>
                  </w:rPr>
                </w:rPrChange>
              </w:rPr>
              <w:t>Silvers@floridaro</w:t>
            </w:r>
            <w:r w:rsidRPr="005E01EF">
              <w:rPr>
                <w:rStyle w:val="Hyperlink"/>
                <w:sz w:val="16"/>
                <w:szCs w:val="16"/>
              </w:rPr>
              <w:t>of</w:t>
            </w:r>
            <w:r w:rsidRPr="005E01EF">
              <w:rPr>
                <w:rStyle w:val="Hyperlink"/>
                <w:sz w:val="16"/>
                <w:szCs w:val="16"/>
                <w:rPrChange w:id="3795" w:author="Mostafa Sameer" w:date="2024-10-16T02:03:00Z" w16du:dateUtc="2024-10-16T06:03:00Z">
                  <w:rPr>
                    <w:sz w:val="24"/>
                    <w:szCs w:val="24"/>
                  </w:rPr>
                </w:rPrChange>
              </w:rPr>
              <w:t>.com</w:t>
            </w:r>
            <w:r>
              <w:rPr>
                <w:sz w:val="16"/>
                <w:szCs w:val="16"/>
              </w:rPr>
              <w:fldChar w:fldCharType="end"/>
            </w:r>
            <w:r>
              <w:rPr>
                <w:sz w:val="16"/>
                <w:szCs w:val="16"/>
              </w:rPr>
              <w:t xml:space="preserve"> </w:t>
            </w:r>
          </w:p>
        </w:tc>
        <w:tc>
          <w:tcPr>
            <w:tcW w:w="1245" w:type="dxa"/>
          </w:tcPr>
          <w:p w14:paraId="72E0FCF4" w14:textId="77777777" w:rsidR="00AB1494" w:rsidRPr="002D5D34" w:rsidRDefault="00AB1494" w:rsidP="006E70AB">
            <w:pPr>
              <w:jc w:val="center"/>
              <w:rPr>
                <w:sz w:val="16"/>
                <w:szCs w:val="16"/>
                <w:rPrChange w:id="3796" w:author="Mostafa Sameer" w:date="2024-10-16T02:03:00Z" w16du:dateUtc="2024-10-16T06:03:00Z">
                  <w:rPr>
                    <w:sz w:val="24"/>
                    <w:szCs w:val="24"/>
                  </w:rPr>
                </w:rPrChange>
              </w:rPr>
            </w:pPr>
            <w:r w:rsidRPr="002D5D34">
              <w:rPr>
                <w:sz w:val="16"/>
                <w:szCs w:val="16"/>
                <w:rPrChange w:id="3797" w:author="Mostafa Sameer" w:date="2024-10-16T02:03:00Z" w16du:dateUtc="2024-10-16T06:03:00Z">
                  <w:rPr>
                    <w:sz w:val="24"/>
                    <w:szCs w:val="24"/>
                  </w:rPr>
                </w:rPrChange>
              </w:rPr>
              <w:t>Y</w:t>
            </w:r>
          </w:p>
        </w:tc>
      </w:tr>
      <w:tr w:rsidR="00AB1494" w:rsidRPr="00312C2E" w14:paraId="53E374CF" w14:textId="77777777" w:rsidTr="006E70AB">
        <w:tc>
          <w:tcPr>
            <w:tcW w:w="615" w:type="dxa"/>
          </w:tcPr>
          <w:p w14:paraId="26889014" w14:textId="77777777" w:rsidR="00AB1494" w:rsidRPr="002D5D34" w:rsidRDefault="00AB1494" w:rsidP="006E70AB">
            <w:pPr>
              <w:jc w:val="center"/>
              <w:rPr>
                <w:sz w:val="16"/>
                <w:szCs w:val="16"/>
                <w:rPrChange w:id="3798" w:author="Mostafa Sameer" w:date="2024-10-16T02:03:00Z" w16du:dateUtc="2024-10-16T06:03:00Z">
                  <w:rPr>
                    <w:sz w:val="24"/>
                    <w:szCs w:val="24"/>
                  </w:rPr>
                </w:rPrChange>
              </w:rPr>
            </w:pPr>
            <w:r w:rsidRPr="002D5D34">
              <w:rPr>
                <w:sz w:val="16"/>
                <w:szCs w:val="16"/>
                <w:rPrChange w:id="3799" w:author="Mostafa Sameer" w:date="2024-10-16T02:03:00Z" w16du:dateUtc="2024-10-16T06:03:00Z">
                  <w:rPr>
                    <w:sz w:val="24"/>
                    <w:szCs w:val="24"/>
                  </w:rPr>
                </w:rPrChange>
              </w:rPr>
              <w:lastRenderedPageBreak/>
              <w:t>10</w:t>
            </w:r>
          </w:p>
        </w:tc>
        <w:tc>
          <w:tcPr>
            <w:tcW w:w="1380" w:type="dxa"/>
          </w:tcPr>
          <w:p w14:paraId="600C20F0" w14:textId="77777777" w:rsidR="00AB1494" w:rsidRPr="002D5D34" w:rsidRDefault="00AB1494" w:rsidP="006E70AB">
            <w:pPr>
              <w:jc w:val="center"/>
              <w:rPr>
                <w:sz w:val="16"/>
                <w:szCs w:val="16"/>
                <w:rPrChange w:id="3800" w:author="Mostafa Sameer" w:date="2024-10-16T02:03:00Z" w16du:dateUtc="2024-10-16T06:03:00Z">
                  <w:rPr>
                    <w:sz w:val="24"/>
                    <w:szCs w:val="24"/>
                  </w:rPr>
                </w:rPrChange>
              </w:rPr>
            </w:pPr>
            <w:r w:rsidRPr="002D5D34">
              <w:rPr>
                <w:sz w:val="16"/>
                <w:szCs w:val="16"/>
                <w:rPrChange w:id="3801" w:author="Mostafa Sameer" w:date="2024-10-16T02:03:00Z" w16du:dateUtc="2024-10-16T06:03:00Z">
                  <w:rPr>
                    <w:sz w:val="24"/>
                    <w:szCs w:val="24"/>
                  </w:rPr>
                </w:rPrChange>
              </w:rPr>
              <w:t>Alex</w:t>
            </w:r>
          </w:p>
          <w:p w14:paraId="4C587094" w14:textId="77777777" w:rsidR="00AB1494" w:rsidRPr="002D5D34" w:rsidRDefault="00AB1494" w:rsidP="006E70AB">
            <w:pPr>
              <w:jc w:val="center"/>
              <w:rPr>
                <w:sz w:val="16"/>
                <w:szCs w:val="16"/>
                <w:rPrChange w:id="3802" w:author="Mostafa Sameer" w:date="2024-10-16T02:03:00Z" w16du:dateUtc="2024-10-16T06:03:00Z">
                  <w:rPr>
                    <w:sz w:val="24"/>
                    <w:szCs w:val="24"/>
                  </w:rPr>
                </w:rPrChange>
              </w:rPr>
            </w:pPr>
          </w:p>
        </w:tc>
        <w:tc>
          <w:tcPr>
            <w:tcW w:w="1515" w:type="dxa"/>
          </w:tcPr>
          <w:p w14:paraId="77E3ABFD" w14:textId="77777777" w:rsidR="00AB1494" w:rsidRPr="002D5D34" w:rsidRDefault="00AB1494" w:rsidP="006E70AB">
            <w:pPr>
              <w:jc w:val="center"/>
              <w:rPr>
                <w:sz w:val="16"/>
                <w:szCs w:val="16"/>
                <w:rPrChange w:id="3803" w:author="Mostafa Sameer" w:date="2024-10-16T02:03:00Z" w16du:dateUtc="2024-10-16T06:03:00Z">
                  <w:rPr>
                    <w:sz w:val="24"/>
                    <w:szCs w:val="24"/>
                  </w:rPr>
                </w:rPrChange>
              </w:rPr>
            </w:pPr>
            <w:r w:rsidRPr="002D5D34">
              <w:rPr>
                <w:sz w:val="16"/>
                <w:szCs w:val="16"/>
                <w:rPrChange w:id="3804" w:author="Mostafa Sameer" w:date="2024-10-16T02:03:00Z" w16du:dateUtc="2024-10-16T06:03:00Z">
                  <w:rPr>
                    <w:sz w:val="24"/>
                    <w:szCs w:val="24"/>
                  </w:rPr>
                </w:rPrChange>
              </w:rPr>
              <w:t>Esposito</w:t>
            </w:r>
          </w:p>
        </w:tc>
        <w:tc>
          <w:tcPr>
            <w:tcW w:w="1035" w:type="dxa"/>
          </w:tcPr>
          <w:p w14:paraId="7449FB06" w14:textId="77777777" w:rsidR="00AB1494" w:rsidRPr="002D5D34" w:rsidRDefault="00AB1494" w:rsidP="006E70AB">
            <w:pPr>
              <w:jc w:val="center"/>
              <w:rPr>
                <w:sz w:val="16"/>
                <w:szCs w:val="16"/>
                <w:rPrChange w:id="3805" w:author="Mostafa Sameer" w:date="2024-10-16T02:03:00Z" w16du:dateUtc="2024-10-16T06:03:00Z">
                  <w:rPr>
                    <w:sz w:val="24"/>
                    <w:szCs w:val="24"/>
                  </w:rPr>
                </w:rPrChange>
              </w:rPr>
            </w:pPr>
            <w:r w:rsidRPr="002D5D34">
              <w:rPr>
                <w:sz w:val="16"/>
                <w:szCs w:val="16"/>
                <w:rPrChange w:id="3806" w:author="Mostafa Sameer" w:date="2024-10-16T02:03:00Z" w16du:dateUtc="2024-10-16T06:03:00Z">
                  <w:rPr>
                    <w:sz w:val="24"/>
                    <w:szCs w:val="24"/>
                  </w:rPr>
                </w:rPrChange>
              </w:rPr>
              <w:t>AE</w:t>
            </w:r>
          </w:p>
        </w:tc>
        <w:tc>
          <w:tcPr>
            <w:tcW w:w="3930" w:type="dxa"/>
          </w:tcPr>
          <w:p w14:paraId="55300798" w14:textId="6B88FE77" w:rsidR="00AB1494" w:rsidRPr="002D5D34" w:rsidRDefault="00714D0B" w:rsidP="006E70AB">
            <w:pPr>
              <w:jc w:val="center"/>
              <w:rPr>
                <w:sz w:val="16"/>
                <w:szCs w:val="16"/>
                <w:rPrChange w:id="3807"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808" w:author="Mostafa Sameer" w:date="2024-10-16T02:03:00Z" w16du:dateUtc="2024-10-16T06:03:00Z">
                  <w:rPr>
                    <w:sz w:val="24"/>
                    <w:szCs w:val="24"/>
                  </w:rPr>
                </w:rPrChange>
              </w:rPr>
              <w:instrText>Alex_Esposito@special-lite.com</w:instrText>
            </w:r>
            <w:r>
              <w:rPr>
                <w:sz w:val="16"/>
                <w:szCs w:val="16"/>
              </w:rPr>
              <w:instrText>"</w:instrText>
            </w:r>
            <w:r>
              <w:rPr>
                <w:sz w:val="16"/>
                <w:szCs w:val="16"/>
              </w:rPr>
            </w:r>
            <w:r>
              <w:rPr>
                <w:sz w:val="16"/>
                <w:szCs w:val="16"/>
              </w:rPr>
              <w:fldChar w:fldCharType="separate"/>
            </w:r>
            <w:r w:rsidRPr="005E01EF">
              <w:rPr>
                <w:rStyle w:val="Hyperlink"/>
                <w:sz w:val="16"/>
                <w:szCs w:val="16"/>
                <w:rPrChange w:id="3809" w:author="Mostafa Sameer" w:date="2024-10-16T02:03:00Z" w16du:dateUtc="2024-10-16T06:03:00Z">
                  <w:rPr>
                    <w:sz w:val="24"/>
                    <w:szCs w:val="24"/>
                  </w:rPr>
                </w:rPrChange>
              </w:rPr>
              <w:t>Alex_Esposito@special-lite.com</w:t>
            </w:r>
            <w:r>
              <w:rPr>
                <w:sz w:val="16"/>
                <w:szCs w:val="16"/>
              </w:rPr>
              <w:fldChar w:fldCharType="end"/>
            </w:r>
            <w:r>
              <w:rPr>
                <w:sz w:val="16"/>
                <w:szCs w:val="16"/>
              </w:rPr>
              <w:t xml:space="preserve"> </w:t>
            </w:r>
          </w:p>
        </w:tc>
        <w:tc>
          <w:tcPr>
            <w:tcW w:w="1245" w:type="dxa"/>
          </w:tcPr>
          <w:p w14:paraId="2EA03A25" w14:textId="77777777" w:rsidR="00AB1494" w:rsidRPr="002D5D34" w:rsidRDefault="00AB1494" w:rsidP="006E70AB">
            <w:pPr>
              <w:jc w:val="center"/>
              <w:rPr>
                <w:sz w:val="16"/>
                <w:szCs w:val="16"/>
                <w:rPrChange w:id="3810" w:author="Mostafa Sameer" w:date="2024-10-16T02:03:00Z" w16du:dateUtc="2024-10-16T06:03:00Z">
                  <w:rPr>
                    <w:sz w:val="24"/>
                    <w:szCs w:val="24"/>
                  </w:rPr>
                </w:rPrChange>
              </w:rPr>
            </w:pPr>
            <w:r w:rsidRPr="002D5D34">
              <w:rPr>
                <w:sz w:val="16"/>
                <w:szCs w:val="16"/>
                <w:rPrChange w:id="3811" w:author="Mostafa Sameer" w:date="2024-10-16T02:03:00Z" w16du:dateUtc="2024-10-16T06:03:00Z">
                  <w:rPr>
                    <w:sz w:val="24"/>
                    <w:szCs w:val="24"/>
                  </w:rPr>
                </w:rPrChange>
              </w:rPr>
              <w:t>N</w:t>
            </w:r>
          </w:p>
        </w:tc>
      </w:tr>
      <w:tr w:rsidR="00AB1494" w:rsidRPr="00312C2E" w14:paraId="2F6489C9" w14:textId="77777777" w:rsidTr="006E70AB">
        <w:tc>
          <w:tcPr>
            <w:tcW w:w="615" w:type="dxa"/>
          </w:tcPr>
          <w:p w14:paraId="5804FB18" w14:textId="77777777" w:rsidR="00AB1494" w:rsidRPr="002D5D34" w:rsidRDefault="00AB1494" w:rsidP="006E70AB">
            <w:pPr>
              <w:jc w:val="center"/>
              <w:rPr>
                <w:sz w:val="16"/>
                <w:szCs w:val="16"/>
                <w:rPrChange w:id="3812" w:author="Mostafa Sameer" w:date="2024-10-16T02:03:00Z" w16du:dateUtc="2024-10-16T06:03:00Z">
                  <w:rPr>
                    <w:sz w:val="24"/>
                    <w:szCs w:val="24"/>
                  </w:rPr>
                </w:rPrChange>
              </w:rPr>
            </w:pPr>
            <w:r w:rsidRPr="002D5D34">
              <w:rPr>
                <w:sz w:val="16"/>
                <w:szCs w:val="16"/>
                <w:rPrChange w:id="3813" w:author="Mostafa Sameer" w:date="2024-10-16T02:03:00Z" w16du:dateUtc="2024-10-16T06:03:00Z">
                  <w:rPr>
                    <w:sz w:val="24"/>
                    <w:szCs w:val="24"/>
                  </w:rPr>
                </w:rPrChange>
              </w:rPr>
              <w:t>11</w:t>
            </w:r>
          </w:p>
        </w:tc>
        <w:tc>
          <w:tcPr>
            <w:tcW w:w="1380" w:type="dxa"/>
          </w:tcPr>
          <w:p w14:paraId="5221B603" w14:textId="77777777" w:rsidR="00AB1494" w:rsidRPr="002D5D34" w:rsidRDefault="00AB1494" w:rsidP="006E70AB">
            <w:pPr>
              <w:jc w:val="center"/>
              <w:rPr>
                <w:sz w:val="16"/>
                <w:szCs w:val="16"/>
                <w:rPrChange w:id="3814" w:author="Mostafa Sameer" w:date="2024-10-16T02:03:00Z" w16du:dateUtc="2024-10-16T06:03:00Z">
                  <w:rPr>
                    <w:sz w:val="24"/>
                    <w:szCs w:val="24"/>
                  </w:rPr>
                </w:rPrChange>
              </w:rPr>
            </w:pPr>
            <w:r w:rsidRPr="002D5D34">
              <w:rPr>
                <w:sz w:val="16"/>
                <w:szCs w:val="16"/>
                <w:rPrChange w:id="3815" w:author="Mostafa Sameer" w:date="2024-10-16T02:03:00Z" w16du:dateUtc="2024-10-16T06:03:00Z">
                  <w:rPr>
                    <w:sz w:val="24"/>
                    <w:szCs w:val="24"/>
                  </w:rPr>
                </w:rPrChange>
              </w:rPr>
              <w:t>Bradford K.</w:t>
            </w:r>
          </w:p>
          <w:p w14:paraId="72507950" w14:textId="77777777" w:rsidR="00AB1494" w:rsidRPr="002D5D34" w:rsidRDefault="00AB1494" w:rsidP="006E70AB">
            <w:pPr>
              <w:jc w:val="center"/>
              <w:rPr>
                <w:sz w:val="16"/>
                <w:szCs w:val="16"/>
                <w:rPrChange w:id="3816" w:author="Mostafa Sameer" w:date="2024-10-16T02:03:00Z" w16du:dateUtc="2024-10-16T06:03:00Z">
                  <w:rPr>
                    <w:sz w:val="24"/>
                    <w:szCs w:val="24"/>
                  </w:rPr>
                </w:rPrChange>
              </w:rPr>
            </w:pPr>
          </w:p>
        </w:tc>
        <w:tc>
          <w:tcPr>
            <w:tcW w:w="1515" w:type="dxa"/>
          </w:tcPr>
          <w:p w14:paraId="144AE54E" w14:textId="77777777" w:rsidR="00AB1494" w:rsidRPr="002D5D34" w:rsidRDefault="00AB1494" w:rsidP="006E70AB">
            <w:pPr>
              <w:jc w:val="center"/>
              <w:rPr>
                <w:sz w:val="16"/>
                <w:szCs w:val="16"/>
                <w:rPrChange w:id="3817" w:author="Mostafa Sameer" w:date="2024-10-16T02:03:00Z" w16du:dateUtc="2024-10-16T06:03:00Z">
                  <w:rPr>
                    <w:sz w:val="24"/>
                    <w:szCs w:val="24"/>
                  </w:rPr>
                </w:rPrChange>
              </w:rPr>
            </w:pPr>
            <w:r w:rsidRPr="002D5D34">
              <w:rPr>
                <w:sz w:val="16"/>
                <w:szCs w:val="16"/>
                <w:rPrChange w:id="3818" w:author="Mostafa Sameer" w:date="2024-10-16T02:03:00Z" w16du:dateUtc="2024-10-16T06:03:00Z">
                  <w:rPr>
                    <w:sz w:val="24"/>
                    <w:szCs w:val="24"/>
                  </w:rPr>
                </w:rPrChange>
              </w:rPr>
              <w:t>Douglas</w:t>
            </w:r>
          </w:p>
        </w:tc>
        <w:tc>
          <w:tcPr>
            <w:tcW w:w="1035" w:type="dxa"/>
          </w:tcPr>
          <w:p w14:paraId="184BA2E7" w14:textId="77777777" w:rsidR="00AB1494" w:rsidRPr="002D5D34" w:rsidRDefault="00AB1494" w:rsidP="006E70AB">
            <w:pPr>
              <w:jc w:val="center"/>
              <w:rPr>
                <w:sz w:val="16"/>
                <w:szCs w:val="16"/>
                <w:rPrChange w:id="3819" w:author="Mostafa Sameer" w:date="2024-10-16T02:03:00Z" w16du:dateUtc="2024-10-16T06:03:00Z">
                  <w:rPr>
                    <w:sz w:val="24"/>
                    <w:szCs w:val="24"/>
                  </w:rPr>
                </w:rPrChange>
              </w:rPr>
            </w:pPr>
            <w:r w:rsidRPr="002D5D34">
              <w:rPr>
                <w:sz w:val="16"/>
                <w:szCs w:val="16"/>
                <w:rPrChange w:id="3820" w:author="Mostafa Sameer" w:date="2024-10-16T02:03:00Z" w16du:dateUtc="2024-10-16T06:03:00Z">
                  <w:rPr>
                    <w:sz w:val="24"/>
                    <w:szCs w:val="24"/>
                  </w:rPr>
                </w:rPrChange>
              </w:rPr>
              <w:t>BD</w:t>
            </w:r>
          </w:p>
        </w:tc>
        <w:tc>
          <w:tcPr>
            <w:tcW w:w="3930" w:type="dxa"/>
          </w:tcPr>
          <w:p w14:paraId="28B528EC" w14:textId="5557EF00" w:rsidR="00AB1494" w:rsidRPr="002D5D34" w:rsidRDefault="00714D0B" w:rsidP="006E70AB">
            <w:pPr>
              <w:jc w:val="center"/>
              <w:rPr>
                <w:sz w:val="16"/>
                <w:szCs w:val="16"/>
                <w:rPrChange w:id="3821"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822" w:author="Mostafa Sameer" w:date="2024-10-16T02:03:00Z" w16du:dateUtc="2024-10-16T06:03:00Z">
                  <w:rPr>
                    <w:sz w:val="24"/>
                    <w:szCs w:val="24"/>
                  </w:rPr>
                </w:rPrChange>
              </w:rPr>
              <w:instrText>bdouglas@awc.org</w:instrText>
            </w:r>
            <w:r>
              <w:rPr>
                <w:sz w:val="16"/>
                <w:szCs w:val="16"/>
              </w:rPr>
              <w:instrText>"</w:instrText>
            </w:r>
            <w:r>
              <w:rPr>
                <w:sz w:val="16"/>
                <w:szCs w:val="16"/>
              </w:rPr>
            </w:r>
            <w:r>
              <w:rPr>
                <w:sz w:val="16"/>
                <w:szCs w:val="16"/>
              </w:rPr>
              <w:fldChar w:fldCharType="separate"/>
            </w:r>
            <w:r w:rsidRPr="005E01EF">
              <w:rPr>
                <w:rStyle w:val="Hyperlink"/>
                <w:sz w:val="16"/>
                <w:szCs w:val="16"/>
                <w:rPrChange w:id="3823" w:author="Mostafa Sameer" w:date="2024-10-16T02:03:00Z" w16du:dateUtc="2024-10-16T06:03:00Z">
                  <w:rPr>
                    <w:sz w:val="24"/>
                    <w:szCs w:val="24"/>
                  </w:rPr>
                </w:rPrChange>
              </w:rPr>
              <w:t>bdouglas@awc.org</w:t>
            </w:r>
            <w:r>
              <w:rPr>
                <w:sz w:val="16"/>
                <w:szCs w:val="16"/>
              </w:rPr>
              <w:fldChar w:fldCharType="end"/>
            </w:r>
            <w:r>
              <w:rPr>
                <w:sz w:val="16"/>
                <w:szCs w:val="16"/>
              </w:rPr>
              <w:t xml:space="preserve"> </w:t>
            </w:r>
          </w:p>
        </w:tc>
        <w:tc>
          <w:tcPr>
            <w:tcW w:w="1245" w:type="dxa"/>
          </w:tcPr>
          <w:p w14:paraId="48EFB7A1" w14:textId="77777777" w:rsidR="00AB1494" w:rsidRPr="002D5D34" w:rsidRDefault="00AB1494" w:rsidP="006E70AB">
            <w:pPr>
              <w:jc w:val="center"/>
              <w:rPr>
                <w:sz w:val="16"/>
                <w:szCs w:val="16"/>
                <w:rPrChange w:id="3824" w:author="Mostafa Sameer" w:date="2024-10-16T02:03:00Z" w16du:dateUtc="2024-10-16T06:03:00Z">
                  <w:rPr>
                    <w:sz w:val="24"/>
                    <w:szCs w:val="24"/>
                  </w:rPr>
                </w:rPrChange>
              </w:rPr>
            </w:pPr>
            <w:r w:rsidRPr="002D5D34">
              <w:rPr>
                <w:sz w:val="16"/>
                <w:szCs w:val="16"/>
                <w:rPrChange w:id="3825" w:author="Mostafa Sameer" w:date="2024-10-16T02:03:00Z" w16du:dateUtc="2024-10-16T06:03:00Z">
                  <w:rPr>
                    <w:sz w:val="24"/>
                    <w:szCs w:val="24"/>
                  </w:rPr>
                </w:rPrChange>
              </w:rPr>
              <w:t>N</w:t>
            </w:r>
          </w:p>
        </w:tc>
      </w:tr>
      <w:tr w:rsidR="00AB1494" w:rsidRPr="00312C2E" w14:paraId="7A8FCCB9" w14:textId="77777777" w:rsidTr="006E70AB">
        <w:tc>
          <w:tcPr>
            <w:tcW w:w="615" w:type="dxa"/>
          </w:tcPr>
          <w:p w14:paraId="3F06A5E2" w14:textId="77777777" w:rsidR="00AB1494" w:rsidRPr="002D5D34" w:rsidRDefault="00AB1494" w:rsidP="006E70AB">
            <w:pPr>
              <w:jc w:val="center"/>
              <w:rPr>
                <w:sz w:val="16"/>
                <w:szCs w:val="16"/>
                <w:rPrChange w:id="3826" w:author="Mostafa Sameer" w:date="2024-10-16T02:03:00Z" w16du:dateUtc="2024-10-16T06:03:00Z">
                  <w:rPr>
                    <w:sz w:val="24"/>
                    <w:szCs w:val="24"/>
                  </w:rPr>
                </w:rPrChange>
              </w:rPr>
            </w:pPr>
            <w:r w:rsidRPr="002D5D34">
              <w:rPr>
                <w:sz w:val="16"/>
                <w:szCs w:val="16"/>
                <w:rPrChange w:id="3827" w:author="Mostafa Sameer" w:date="2024-10-16T02:03:00Z" w16du:dateUtc="2024-10-16T06:03:00Z">
                  <w:rPr>
                    <w:sz w:val="24"/>
                    <w:szCs w:val="24"/>
                  </w:rPr>
                </w:rPrChange>
              </w:rPr>
              <w:t>12</w:t>
            </w:r>
          </w:p>
        </w:tc>
        <w:tc>
          <w:tcPr>
            <w:tcW w:w="1380" w:type="dxa"/>
          </w:tcPr>
          <w:p w14:paraId="7D169BF9" w14:textId="77777777" w:rsidR="00AB1494" w:rsidRPr="002D5D34" w:rsidRDefault="00AB1494" w:rsidP="006E70AB">
            <w:pPr>
              <w:jc w:val="center"/>
              <w:rPr>
                <w:sz w:val="16"/>
                <w:szCs w:val="16"/>
                <w:rPrChange w:id="3828" w:author="Mostafa Sameer" w:date="2024-10-16T02:03:00Z" w16du:dateUtc="2024-10-16T06:03:00Z">
                  <w:rPr>
                    <w:sz w:val="24"/>
                    <w:szCs w:val="24"/>
                  </w:rPr>
                </w:rPrChange>
              </w:rPr>
            </w:pPr>
            <w:r w:rsidRPr="002D5D34">
              <w:rPr>
                <w:sz w:val="16"/>
                <w:szCs w:val="16"/>
                <w:rPrChange w:id="3829" w:author="Mostafa Sameer" w:date="2024-10-16T02:03:00Z" w16du:dateUtc="2024-10-16T06:03:00Z">
                  <w:rPr>
                    <w:sz w:val="24"/>
                    <w:szCs w:val="24"/>
                  </w:rPr>
                </w:rPrChange>
              </w:rPr>
              <w:t>Lynn</w:t>
            </w:r>
          </w:p>
          <w:p w14:paraId="676AAD98" w14:textId="77777777" w:rsidR="00AB1494" w:rsidRPr="002D5D34" w:rsidRDefault="00AB1494" w:rsidP="006E70AB">
            <w:pPr>
              <w:jc w:val="center"/>
              <w:rPr>
                <w:sz w:val="16"/>
                <w:szCs w:val="16"/>
                <w:rPrChange w:id="3830" w:author="Mostafa Sameer" w:date="2024-10-16T02:03:00Z" w16du:dateUtc="2024-10-16T06:03:00Z">
                  <w:rPr>
                    <w:sz w:val="24"/>
                    <w:szCs w:val="24"/>
                  </w:rPr>
                </w:rPrChange>
              </w:rPr>
            </w:pPr>
          </w:p>
        </w:tc>
        <w:tc>
          <w:tcPr>
            <w:tcW w:w="1515" w:type="dxa"/>
          </w:tcPr>
          <w:p w14:paraId="02929017" w14:textId="77777777" w:rsidR="00AB1494" w:rsidRPr="002D5D34" w:rsidRDefault="00AB1494" w:rsidP="006E70AB">
            <w:pPr>
              <w:jc w:val="center"/>
              <w:rPr>
                <w:sz w:val="16"/>
                <w:szCs w:val="16"/>
                <w:rPrChange w:id="3831" w:author="Mostafa Sameer" w:date="2024-10-16T02:03:00Z" w16du:dateUtc="2024-10-16T06:03:00Z">
                  <w:rPr>
                    <w:sz w:val="24"/>
                    <w:szCs w:val="24"/>
                  </w:rPr>
                </w:rPrChange>
              </w:rPr>
            </w:pPr>
            <w:r w:rsidRPr="002D5D34">
              <w:rPr>
                <w:sz w:val="16"/>
                <w:szCs w:val="16"/>
                <w:rPrChange w:id="3832" w:author="Mostafa Sameer" w:date="2024-10-16T02:03:00Z" w16du:dateUtc="2024-10-16T06:03:00Z">
                  <w:rPr>
                    <w:sz w:val="24"/>
                    <w:szCs w:val="24"/>
                  </w:rPr>
                </w:rPrChange>
              </w:rPr>
              <w:t>Miller</w:t>
            </w:r>
          </w:p>
        </w:tc>
        <w:tc>
          <w:tcPr>
            <w:tcW w:w="1035" w:type="dxa"/>
          </w:tcPr>
          <w:p w14:paraId="4BAE7D19" w14:textId="77777777" w:rsidR="00AB1494" w:rsidRPr="002D5D34" w:rsidRDefault="00AB1494" w:rsidP="006E70AB">
            <w:pPr>
              <w:jc w:val="center"/>
              <w:rPr>
                <w:sz w:val="16"/>
                <w:szCs w:val="16"/>
                <w:rPrChange w:id="3833" w:author="Mostafa Sameer" w:date="2024-10-16T02:03:00Z" w16du:dateUtc="2024-10-16T06:03:00Z">
                  <w:rPr>
                    <w:sz w:val="24"/>
                    <w:szCs w:val="24"/>
                  </w:rPr>
                </w:rPrChange>
              </w:rPr>
            </w:pPr>
            <w:r w:rsidRPr="002D5D34">
              <w:rPr>
                <w:sz w:val="16"/>
                <w:szCs w:val="16"/>
                <w:rPrChange w:id="3834" w:author="Mostafa Sameer" w:date="2024-10-16T02:03:00Z" w16du:dateUtc="2024-10-16T06:03:00Z">
                  <w:rPr>
                    <w:sz w:val="24"/>
                    <w:szCs w:val="24"/>
                  </w:rPr>
                </w:rPrChange>
              </w:rPr>
              <w:t>LM</w:t>
            </w:r>
          </w:p>
        </w:tc>
        <w:tc>
          <w:tcPr>
            <w:tcW w:w="3930" w:type="dxa"/>
          </w:tcPr>
          <w:p w14:paraId="00021183" w14:textId="3B3CA8C8" w:rsidR="00AB1494" w:rsidRPr="002D5D34" w:rsidRDefault="00714D0B" w:rsidP="006E70AB">
            <w:pPr>
              <w:jc w:val="center"/>
              <w:rPr>
                <w:sz w:val="16"/>
                <w:szCs w:val="16"/>
                <w:rPrChange w:id="3835"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836" w:author="Mostafa Sameer" w:date="2024-10-16T02:03:00Z" w16du:dateUtc="2024-10-16T06:03:00Z">
                  <w:rPr>
                    <w:sz w:val="24"/>
                    <w:szCs w:val="24"/>
                  </w:rPr>
                </w:rPrChange>
              </w:rPr>
              <w:instrText>LMiller@pgtindustries.com</w:instrText>
            </w:r>
            <w:r>
              <w:rPr>
                <w:sz w:val="16"/>
                <w:szCs w:val="16"/>
              </w:rPr>
              <w:instrText>"</w:instrText>
            </w:r>
            <w:r>
              <w:rPr>
                <w:sz w:val="16"/>
                <w:szCs w:val="16"/>
              </w:rPr>
            </w:r>
            <w:r>
              <w:rPr>
                <w:sz w:val="16"/>
                <w:szCs w:val="16"/>
              </w:rPr>
              <w:fldChar w:fldCharType="separate"/>
            </w:r>
            <w:r w:rsidRPr="005E01EF">
              <w:rPr>
                <w:rStyle w:val="Hyperlink"/>
                <w:sz w:val="16"/>
                <w:szCs w:val="16"/>
                <w:rPrChange w:id="3837" w:author="Mostafa Sameer" w:date="2024-10-16T02:03:00Z" w16du:dateUtc="2024-10-16T06:03:00Z">
                  <w:rPr>
                    <w:sz w:val="24"/>
                    <w:szCs w:val="24"/>
                  </w:rPr>
                </w:rPrChange>
              </w:rPr>
              <w:t>LMiller@pgtindustries.com</w:t>
            </w:r>
            <w:r>
              <w:rPr>
                <w:sz w:val="16"/>
                <w:szCs w:val="16"/>
              </w:rPr>
              <w:fldChar w:fldCharType="end"/>
            </w:r>
            <w:r>
              <w:rPr>
                <w:sz w:val="16"/>
                <w:szCs w:val="16"/>
              </w:rPr>
              <w:t xml:space="preserve"> </w:t>
            </w:r>
          </w:p>
        </w:tc>
        <w:tc>
          <w:tcPr>
            <w:tcW w:w="1245" w:type="dxa"/>
          </w:tcPr>
          <w:p w14:paraId="6A668882" w14:textId="77777777" w:rsidR="00AB1494" w:rsidRPr="002D5D34" w:rsidRDefault="00AB1494" w:rsidP="006E70AB">
            <w:pPr>
              <w:jc w:val="center"/>
              <w:rPr>
                <w:sz w:val="16"/>
                <w:szCs w:val="16"/>
                <w:rPrChange w:id="3838" w:author="Mostafa Sameer" w:date="2024-10-16T02:03:00Z" w16du:dateUtc="2024-10-16T06:03:00Z">
                  <w:rPr>
                    <w:sz w:val="24"/>
                    <w:szCs w:val="24"/>
                  </w:rPr>
                </w:rPrChange>
              </w:rPr>
            </w:pPr>
            <w:r w:rsidRPr="002D5D34">
              <w:rPr>
                <w:sz w:val="16"/>
                <w:szCs w:val="16"/>
                <w:rPrChange w:id="3839" w:author="Mostafa Sameer" w:date="2024-10-16T02:03:00Z" w16du:dateUtc="2024-10-16T06:03:00Z">
                  <w:rPr>
                    <w:sz w:val="24"/>
                    <w:szCs w:val="24"/>
                  </w:rPr>
                </w:rPrChange>
              </w:rPr>
              <w:t>Y</w:t>
            </w:r>
          </w:p>
        </w:tc>
      </w:tr>
      <w:tr w:rsidR="00AB1494" w:rsidRPr="00312C2E" w14:paraId="7E71D98A" w14:textId="77777777" w:rsidTr="006E70AB">
        <w:tc>
          <w:tcPr>
            <w:tcW w:w="615" w:type="dxa"/>
          </w:tcPr>
          <w:p w14:paraId="79ADD9AD" w14:textId="77777777" w:rsidR="00AB1494" w:rsidRPr="002D5D34" w:rsidRDefault="00AB1494" w:rsidP="006E70AB">
            <w:pPr>
              <w:jc w:val="center"/>
              <w:rPr>
                <w:sz w:val="16"/>
                <w:szCs w:val="16"/>
                <w:rPrChange w:id="3840" w:author="Mostafa Sameer" w:date="2024-10-16T02:03:00Z" w16du:dateUtc="2024-10-16T06:03:00Z">
                  <w:rPr>
                    <w:sz w:val="24"/>
                    <w:szCs w:val="24"/>
                  </w:rPr>
                </w:rPrChange>
              </w:rPr>
            </w:pPr>
            <w:r w:rsidRPr="002D5D34">
              <w:rPr>
                <w:sz w:val="16"/>
                <w:szCs w:val="16"/>
                <w:rPrChange w:id="3841" w:author="Mostafa Sameer" w:date="2024-10-16T02:03:00Z" w16du:dateUtc="2024-10-16T06:03:00Z">
                  <w:rPr>
                    <w:sz w:val="24"/>
                    <w:szCs w:val="24"/>
                  </w:rPr>
                </w:rPrChange>
              </w:rPr>
              <w:t>13</w:t>
            </w:r>
          </w:p>
        </w:tc>
        <w:tc>
          <w:tcPr>
            <w:tcW w:w="1380" w:type="dxa"/>
          </w:tcPr>
          <w:p w14:paraId="1D84C772" w14:textId="77777777" w:rsidR="00AB1494" w:rsidRPr="002D5D34" w:rsidRDefault="00AB1494" w:rsidP="006E70AB">
            <w:pPr>
              <w:jc w:val="center"/>
              <w:rPr>
                <w:sz w:val="16"/>
                <w:szCs w:val="16"/>
                <w:rPrChange w:id="3842" w:author="Mostafa Sameer" w:date="2024-10-16T02:03:00Z" w16du:dateUtc="2024-10-16T06:03:00Z">
                  <w:rPr>
                    <w:sz w:val="24"/>
                    <w:szCs w:val="24"/>
                  </w:rPr>
                </w:rPrChange>
              </w:rPr>
            </w:pPr>
            <w:r w:rsidRPr="002D5D34">
              <w:rPr>
                <w:sz w:val="16"/>
                <w:szCs w:val="16"/>
                <w:rPrChange w:id="3843" w:author="Mostafa Sameer" w:date="2024-10-16T02:03:00Z" w16du:dateUtc="2024-10-16T06:03:00Z">
                  <w:rPr>
                    <w:sz w:val="24"/>
                    <w:szCs w:val="24"/>
                  </w:rPr>
                </w:rPrChange>
              </w:rPr>
              <w:t>Omar</w:t>
            </w:r>
          </w:p>
          <w:p w14:paraId="09E43529" w14:textId="77777777" w:rsidR="00AB1494" w:rsidRPr="002D5D34" w:rsidRDefault="00AB1494" w:rsidP="006E70AB">
            <w:pPr>
              <w:jc w:val="center"/>
              <w:rPr>
                <w:sz w:val="16"/>
                <w:szCs w:val="16"/>
                <w:rPrChange w:id="3844" w:author="Mostafa Sameer" w:date="2024-10-16T02:03:00Z" w16du:dateUtc="2024-10-16T06:03:00Z">
                  <w:rPr>
                    <w:sz w:val="24"/>
                    <w:szCs w:val="24"/>
                  </w:rPr>
                </w:rPrChange>
              </w:rPr>
            </w:pPr>
          </w:p>
        </w:tc>
        <w:tc>
          <w:tcPr>
            <w:tcW w:w="1515" w:type="dxa"/>
          </w:tcPr>
          <w:p w14:paraId="12D82A15" w14:textId="77777777" w:rsidR="00AB1494" w:rsidRPr="002D5D34" w:rsidRDefault="00AB1494" w:rsidP="006E70AB">
            <w:pPr>
              <w:jc w:val="center"/>
              <w:rPr>
                <w:sz w:val="16"/>
                <w:szCs w:val="16"/>
                <w:rPrChange w:id="3845" w:author="Mostafa Sameer" w:date="2024-10-16T02:03:00Z" w16du:dateUtc="2024-10-16T06:03:00Z">
                  <w:rPr>
                    <w:sz w:val="24"/>
                    <w:szCs w:val="24"/>
                  </w:rPr>
                </w:rPrChange>
              </w:rPr>
            </w:pPr>
            <w:r w:rsidRPr="002D5D34">
              <w:rPr>
                <w:sz w:val="16"/>
                <w:szCs w:val="16"/>
                <w:rPrChange w:id="3846" w:author="Mostafa Sameer" w:date="2024-10-16T02:03:00Z" w16du:dateUtc="2024-10-16T06:03:00Z">
                  <w:rPr>
                    <w:sz w:val="24"/>
                    <w:szCs w:val="24"/>
                  </w:rPr>
                </w:rPrChange>
              </w:rPr>
              <w:t>Amini</w:t>
            </w:r>
          </w:p>
        </w:tc>
        <w:tc>
          <w:tcPr>
            <w:tcW w:w="1035" w:type="dxa"/>
          </w:tcPr>
          <w:p w14:paraId="09D32659" w14:textId="77777777" w:rsidR="00AB1494" w:rsidRPr="002D5D34" w:rsidRDefault="00AB1494" w:rsidP="006E70AB">
            <w:pPr>
              <w:jc w:val="center"/>
              <w:rPr>
                <w:sz w:val="16"/>
                <w:szCs w:val="16"/>
                <w:rPrChange w:id="3847" w:author="Mostafa Sameer" w:date="2024-10-16T02:03:00Z" w16du:dateUtc="2024-10-16T06:03:00Z">
                  <w:rPr>
                    <w:sz w:val="24"/>
                    <w:szCs w:val="24"/>
                  </w:rPr>
                </w:rPrChange>
              </w:rPr>
            </w:pPr>
            <w:r w:rsidRPr="002D5D34">
              <w:rPr>
                <w:sz w:val="16"/>
                <w:szCs w:val="16"/>
                <w:rPrChange w:id="3848" w:author="Mostafa Sameer" w:date="2024-10-16T02:03:00Z" w16du:dateUtc="2024-10-16T06:03:00Z">
                  <w:rPr>
                    <w:sz w:val="24"/>
                    <w:szCs w:val="24"/>
                  </w:rPr>
                </w:rPrChange>
              </w:rPr>
              <w:t>OA</w:t>
            </w:r>
          </w:p>
        </w:tc>
        <w:tc>
          <w:tcPr>
            <w:tcW w:w="3930" w:type="dxa"/>
          </w:tcPr>
          <w:p w14:paraId="0472D916" w14:textId="2B4D792D" w:rsidR="00AB1494" w:rsidRPr="002D5D34" w:rsidRDefault="00AB1494" w:rsidP="006E70AB">
            <w:pPr>
              <w:jc w:val="center"/>
              <w:rPr>
                <w:sz w:val="16"/>
                <w:szCs w:val="16"/>
                <w:rPrChange w:id="3849" w:author="Mostafa Sameer" w:date="2024-10-16T02:03:00Z" w16du:dateUtc="2024-10-16T06:03:00Z">
                  <w:rPr>
                    <w:sz w:val="24"/>
                    <w:szCs w:val="24"/>
                  </w:rPr>
                </w:rPrChange>
              </w:rPr>
            </w:pPr>
            <w:r w:rsidRPr="002D5D34">
              <w:rPr>
                <w:sz w:val="16"/>
                <w:szCs w:val="16"/>
                <w:rPrChange w:id="3850" w:author="Mostafa Sameer" w:date="2024-10-16T02:03:00Z" w16du:dateUtc="2024-10-16T06:03:00Z">
                  <w:rPr/>
                </w:rPrChange>
              </w:rPr>
              <w:fldChar w:fldCharType="begin"/>
            </w:r>
            <w:r w:rsidRPr="002D5D34">
              <w:rPr>
                <w:sz w:val="16"/>
                <w:szCs w:val="16"/>
                <w:rPrChange w:id="3851" w:author="Mostafa Sameer" w:date="2024-10-16T02:03:00Z" w16du:dateUtc="2024-10-16T06:03:00Z">
                  <w:rPr/>
                </w:rPrChange>
              </w:rPr>
              <w:instrText>HYPERLINK "mailto:OAmini@awc.org" \h</w:instrText>
            </w:r>
            <w:r w:rsidRPr="001A32F2">
              <w:rPr>
                <w:sz w:val="16"/>
                <w:szCs w:val="16"/>
              </w:rPr>
            </w:r>
            <w:r w:rsidRPr="002D5D34">
              <w:rPr>
                <w:sz w:val="16"/>
                <w:szCs w:val="16"/>
                <w:rPrChange w:id="3852" w:author="Mostafa Sameer" w:date="2024-10-16T02:03:00Z" w16du:dateUtc="2024-10-16T06:03:00Z">
                  <w:rPr>
                    <w:color w:val="467886"/>
                    <w:sz w:val="24"/>
                    <w:szCs w:val="24"/>
                    <w:u w:val="single"/>
                  </w:rPr>
                </w:rPrChange>
              </w:rPr>
              <w:fldChar w:fldCharType="separate"/>
            </w:r>
            <w:r w:rsidRPr="002D5D34">
              <w:rPr>
                <w:color w:val="467886"/>
                <w:sz w:val="16"/>
                <w:szCs w:val="16"/>
                <w:u w:val="single"/>
                <w:rPrChange w:id="3853" w:author="Mostafa Sameer" w:date="2024-10-16T02:03:00Z" w16du:dateUtc="2024-10-16T06:03:00Z">
                  <w:rPr>
                    <w:color w:val="467886"/>
                    <w:sz w:val="24"/>
                    <w:szCs w:val="24"/>
                    <w:u w:val="single"/>
                  </w:rPr>
                </w:rPrChange>
              </w:rPr>
              <w:t>OAmini@awc.org</w:t>
            </w:r>
            <w:r w:rsidRPr="002D5D34">
              <w:rPr>
                <w:color w:val="467886"/>
                <w:sz w:val="16"/>
                <w:szCs w:val="16"/>
                <w:u w:val="single"/>
                <w:rPrChange w:id="3854" w:author="Mostafa Sameer" w:date="2024-10-16T02:03:00Z" w16du:dateUtc="2024-10-16T06:03:00Z">
                  <w:rPr>
                    <w:color w:val="467886"/>
                    <w:sz w:val="24"/>
                    <w:szCs w:val="24"/>
                    <w:u w:val="single"/>
                  </w:rPr>
                </w:rPrChange>
              </w:rPr>
              <w:fldChar w:fldCharType="end"/>
            </w:r>
            <w:r w:rsidR="00714D0B">
              <w:rPr>
                <w:color w:val="467886"/>
                <w:sz w:val="16"/>
                <w:szCs w:val="16"/>
                <w:u w:val="single"/>
              </w:rPr>
              <w:t xml:space="preserve"> </w:t>
            </w:r>
          </w:p>
        </w:tc>
        <w:tc>
          <w:tcPr>
            <w:tcW w:w="1245" w:type="dxa"/>
          </w:tcPr>
          <w:p w14:paraId="44FECFAC" w14:textId="7D680655" w:rsidR="00AB1494" w:rsidRPr="002D5D34" w:rsidRDefault="00AB1494" w:rsidP="006E70AB">
            <w:pPr>
              <w:jc w:val="center"/>
              <w:rPr>
                <w:sz w:val="16"/>
                <w:szCs w:val="16"/>
                <w:rPrChange w:id="3855" w:author="Mostafa Sameer" w:date="2024-10-16T02:03:00Z" w16du:dateUtc="2024-10-16T06:03:00Z">
                  <w:rPr>
                    <w:sz w:val="24"/>
                    <w:szCs w:val="24"/>
                  </w:rPr>
                </w:rPrChange>
              </w:rPr>
            </w:pPr>
            <w:r>
              <w:rPr>
                <w:sz w:val="16"/>
                <w:szCs w:val="16"/>
              </w:rPr>
              <w:t>Y</w:t>
            </w:r>
          </w:p>
        </w:tc>
      </w:tr>
      <w:tr w:rsidR="00AB1494" w:rsidRPr="00312C2E" w14:paraId="2C6337E8" w14:textId="77777777" w:rsidTr="006E70AB">
        <w:tc>
          <w:tcPr>
            <w:tcW w:w="615" w:type="dxa"/>
          </w:tcPr>
          <w:p w14:paraId="70B37E16" w14:textId="77777777" w:rsidR="00AB1494" w:rsidRPr="002D5D34" w:rsidRDefault="00AB1494" w:rsidP="006E70AB">
            <w:pPr>
              <w:jc w:val="center"/>
              <w:rPr>
                <w:sz w:val="16"/>
                <w:szCs w:val="16"/>
                <w:rPrChange w:id="3856" w:author="Mostafa Sameer" w:date="2024-10-16T02:03:00Z" w16du:dateUtc="2024-10-16T06:03:00Z">
                  <w:rPr>
                    <w:sz w:val="24"/>
                    <w:szCs w:val="24"/>
                  </w:rPr>
                </w:rPrChange>
              </w:rPr>
            </w:pPr>
            <w:r w:rsidRPr="002D5D34">
              <w:rPr>
                <w:sz w:val="16"/>
                <w:szCs w:val="16"/>
                <w:rPrChange w:id="3857" w:author="Mostafa Sameer" w:date="2024-10-16T02:03:00Z" w16du:dateUtc="2024-10-16T06:03:00Z">
                  <w:rPr>
                    <w:sz w:val="24"/>
                    <w:szCs w:val="24"/>
                  </w:rPr>
                </w:rPrChange>
              </w:rPr>
              <w:t>14</w:t>
            </w:r>
          </w:p>
        </w:tc>
        <w:tc>
          <w:tcPr>
            <w:tcW w:w="1380" w:type="dxa"/>
          </w:tcPr>
          <w:p w14:paraId="30F9150B" w14:textId="77777777" w:rsidR="00AB1494" w:rsidRPr="002D5D34" w:rsidRDefault="00AB1494" w:rsidP="006E70AB">
            <w:pPr>
              <w:jc w:val="center"/>
              <w:rPr>
                <w:sz w:val="16"/>
                <w:szCs w:val="16"/>
                <w:rPrChange w:id="3858" w:author="Mostafa Sameer" w:date="2024-10-16T02:03:00Z" w16du:dateUtc="2024-10-16T06:03:00Z">
                  <w:rPr>
                    <w:sz w:val="24"/>
                    <w:szCs w:val="24"/>
                  </w:rPr>
                </w:rPrChange>
              </w:rPr>
            </w:pPr>
            <w:r w:rsidRPr="002D5D34">
              <w:rPr>
                <w:sz w:val="16"/>
                <w:szCs w:val="16"/>
                <w:rPrChange w:id="3859" w:author="Mostafa Sameer" w:date="2024-10-16T02:03:00Z" w16du:dateUtc="2024-10-16T06:03:00Z">
                  <w:rPr>
                    <w:sz w:val="24"/>
                    <w:szCs w:val="24"/>
                  </w:rPr>
                </w:rPrChange>
              </w:rPr>
              <w:t>Amal El</w:t>
            </w:r>
          </w:p>
          <w:p w14:paraId="5EA914FF" w14:textId="77777777" w:rsidR="00AB1494" w:rsidRPr="002D5D34" w:rsidRDefault="00AB1494" w:rsidP="006E70AB">
            <w:pPr>
              <w:jc w:val="center"/>
              <w:rPr>
                <w:sz w:val="16"/>
                <w:szCs w:val="16"/>
                <w:rPrChange w:id="3860" w:author="Mostafa Sameer" w:date="2024-10-16T02:03:00Z" w16du:dateUtc="2024-10-16T06:03:00Z">
                  <w:rPr>
                    <w:sz w:val="24"/>
                    <w:szCs w:val="24"/>
                  </w:rPr>
                </w:rPrChange>
              </w:rPr>
            </w:pPr>
          </w:p>
        </w:tc>
        <w:tc>
          <w:tcPr>
            <w:tcW w:w="1515" w:type="dxa"/>
          </w:tcPr>
          <w:p w14:paraId="179757DA" w14:textId="77777777" w:rsidR="00AB1494" w:rsidRPr="002D5D34" w:rsidRDefault="00AB1494" w:rsidP="006E70AB">
            <w:pPr>
              <w:jc w:val="center"/>
              <w:rPr>
                <w:sz w:val="16"/>
                <w:szCs w:val="16"/>
                <w:rPrChange w:id="3861" w:author="Mostafa Sameer" w:date="2024-10-16T02:03:00Z" w16du:dateUtc="2024-10-16T06:03:00Z">
                  <w:rPr>
                    <w:sz w:val="24"/>
                    <w:szCs w:val="24"/>
                  </w:rPr>
                </w:rPrChange>
              </w:rPr>
            </w:pPr>
            <w:r w:rsidRPr="002D5D34">
              <w:rPr>
                <w:sz w:val="16"/>
                <w:szCs w:val="16"/>
                <w:rPrChange w:id="3862" w:author="Mostafa Sameer" w:date="2024-10-16T02:03:00Z" w16du:dateUtc="2024-10-16T06:03:00Z">
                  <w:rPr>
                    <w:sz w:val="24"/>
                    <w:szCs w:val="24"/>
                  </w:rPr>
                </w:rPrChange>
              </w:rPr>
              <w:t>Awady</w:t>
            </w:r>
          </w:p>
        </w:tc>
        <w:tc>
          <w:tcPr>
            <w:tcW w:w="1035" w:type="dxa"/>
          </w:tcPr>
          <w:p w14:paraId="2411F82D" w14:textId="77777777" w:rsidR="00AB1494" w:rsidRPr="002D5D34" w:rsidRDefault="00AB1494" w:rsidP="006E70AB">
            <w:pPr>
              <w:jc w:val="center"/>
              <w:rPr>
                <w:sz w:val="16"/>
                <w:szCs w:val="16"/>
                <w:rPrChange w:id="3863" w:author="Mostafa Sameer" w:date="2024-10-16T02:03:00Z" w16du:dateUtc="2024-10-16T06:03:00Z">
                  <w:rPr>
                    <w:sz w:val="24"/>
                    <w:szCs w:val="24"/>
                  </w:rPr>
                </w:rPrChange>
              </w:rPr>
            </w:pPr>
            <w:r w:rsidRPr="002D5D34">
              <w:rPr>
                <w:sz w:val="16"/>
                <w:szCs w:val="16"/>
                <w:rPrChange w:id="3864" w:author="Mostafa Sameer" w:date="2024-10-16T02:03:00Z" w16du:dateUtc="2024-10-16T06:03:00Z">
                  <w:rPr>
                    <w:sz w:val="24"/>
                    <w:szCs w:val="24"/>
                  </w:rPr>
                </w:rPrChange>
              </w:rPr>
              <w:t>AEA</w:t>
            </w:r>
          </w:p>
        </w:tc>
        <w:tc>
          <w:tcPr>
            <w:tcW w:w="3930" w:type="dxa"/>
          </w:tcPr>
          <w:p w14:paraId="606A8FBE" w14:textId="42CF71CC" w:rsidR="00AB1494" w:rsidRPr="002D5D34" w:rsidRDefault="00AB1494" w:rsidP="006E70AB">
            <w:pPr>
              <w:jc w:val="center"/>
              <w:rPr>
                <w:sz w:val="16"/>
                <w:szCs w:val="16"/>
                <w:rPrChange w:id="3865" w:author="Mostafa Sameer" w:date="2024-10-16T02:03:00Z" w16du:dateUtc="2024-10-16T06:03:00Z">
                  <w:rPr>
                    <w:sz w:val="24"/>
                    <w:szCs w:val="24"/>
                  </w:rPr>
                </w:rPrChange>
              </w:rPr>
            </w:pPr>
            <w:r w:rsidRPr="002D5D34">
              <w:rPr>
                <w:sz w:val="16"/>
                <w:szCs w:val="16"/>
                <w:rPrChange w:id="3866" w:author="Mostafa Sameer" w:date="2024-10-16T02:03:00Z" w16du:dateUtc="2024-10-16T06:03:00Z">
                  <w:rPr/>
                </w:rPrChange>
              </w:rPr>
              <w:fldChar w:fldCharType="begin"/>
            </w:r>
            <w:r w:rsidRPr="002D5D34">
              <w:rPr>
                <w:sz w:val="16"/>
                <w:szCs w:val="16"/>
                <w:rPrChange w:id="3867" w:author="Mostafa Sameer" w:date="2024-10-16T02:03:00Z" w16du:dateUtc="2024-10-16T06:03:00Z">
                  <w:rPr/>
                </w:rPrChange>
              </w:rPr>
              <w:instrText>HYPERLINK "mailto:aelawady@fiu.edu" \h</w:instrText>
            </w:r>
            <w:r w:rsidRPr="001A32F2">
              <w:rPr>
                <w:sz w:val="16"/>
                <w:szCs w:val="16"/>
              </w:rPr>
            </w:r>
            <w:r w:rsidRPr="002D5D34">
              <w:rPr>
                <w:sz w:val="16"/>
                <w:szCs w:val="16"/>
                <w:rPrChange w:id="3868" w:author="Mostafa Sameer" w:date="2024-10-16T02:03:00Z" w16du:dateUtc="2024-10-16T06:03:00Z">
                  <w:rPr>
                    <w:color w:val="467886"/>
                    <w:sz w:val="24"/>
                    <w:szCs w:val="24"/>
                    <w:u w:val="single"/>
                  </w:rPr>
                </w:rPrChange>
              </w:rPr>
              <w:fldChar w:fldCharType="separate"/>
            </w:r>
            <w:r w:rsidRPr="002D5D34">
              <w:rPr>
                <w:color w:val="467886"/>
                <w:sz w:val="16"/>
                <w:szCs w:val="16"/>
                <w:u w:val="single"/>
                <w:rPrChange w:id="3869" w:author="Mostafa Sameer" w:date="2024-10-16T02:03:00Z" w16du:dateUtc="2024-10-16T06:03:00Z">
                  <w:rPr>
                    <w:color w:val="467886"/>
                    <w:sz w:val="24"/>
                    <w:szCs w:val="24"/>
                    <w:u w:val="single"/>
                  </w:rPr>
                </w:rPrChange>
              </w:rPr>
              <w:t>aelawady@fiu.edu</w:t>
            </w:r>
            <w:r w:rsidRPr="002D5D34">
              <w:rPr>
                <w:color w:val="467886"/>
                <w:sz w:val="16"/>
                <w:szCs w:val="16"/>
                <w:u w:val="single"/>
                <w:rPrChange w:id="3870" w:author="Mostafa Sameer" w:date="2024-10-16T02:03:00Z" w16du:dateUtc="2024-10-16T06:03:00Z">
                  <w:rPr>
                    <w:color w:val="467886"/>
                    <w:sz w:val="24"/>
                    <w:szCs w:val="24"/>
                    <w:u w:val="single"/>
                  </w:rPr>
                </w:rPrChange>
              </w:rPr>
              <w:fldChar w:fldCharType="end"/>
            </w:r>
            <w:r w:rsidR="00714D0B">
              <w:rPr>
                <w:color w:val="467886"/>
                <w:sz w:val="16"/>
                <w:szCs w:val="16"/>
                <w:u w:val="single"/>
              </w:rPr>
              <w:t xml:space="preserve"> </w:t>
            </w:r>
          </w:p>
        </w:tc>
        <w:tc>
          <w:tcPr>
            <w:tcW w:w="1245" w:type="dxa"/>
          </w:tcPr>
          <w:p w14:paraId="73194B1B" w14:textId="77777777" w:rsidR="00AB1494" w:rsidRPr="002D5D34" w:rsidRDefault="00AB1494" w:rsidP="006E70AB">
            <w:pPr>
              <w:jc w:val="center"/>
              <w:rPr>
                <w:sz w:val="16"/>
                <w:szCs w:val="16"/>
                <w:rPrChange w:id="3871" w:author="Mostafa Sameer" w:date="2024-10-16T02:03:00Z" w16du:dateUtc="2024-10-16T06:03:00Z">
                  <w:rPr>
                    <w:sz w:val="24"/>
                    <w:szCs w:val="24"/>
                  </w:rPr>
                </w:rPrChange>
              </w:rPr>
            </w:pPr>
            <w:r w:rsidRPr="002D5D34">
              <w:rPr>
                <w:sz w:val="16"/>
                <w:szCs w:val="16"/>
                <w:rPrChange w:id="3872" w:author="Mostafa Sameer" w:date="2024-10-16T02:03:00Z" w16du:dateUtc="2024-10-16T06:03:00Z">
                  <w:rPr>
                    <w:sz w:val="24"/>
                    <w:szCs w:val="24"/>
                  </w:rPr>
                </w:rPrChange>
              </w:rPr>
              <w:t>N</w:t>
            </w:r>
          </w:p>
        </w:tc>
      </w:tr>
      <w:tr w:rsidR="00AB1494" w:rsidRPr="00312C2E" w14:paraId="63AEB928" w14:textId="77777777" w:rsidTr="006E70AB">
        <w:tc>
          <w:tcPr>
            <w:tcW w:w="615" w:type="dxa"/>
          </w:tcPr>
          <w:p w14:paraId="756484BD" w14:textId="77777777" w:rsidR="00AB1494" w:rsidRPr="002D5D34" w:rsidRDefault="00AB1494" w:rsidP="006E70AB">
            <w:pPr>
              <w:jc w:val="center"/>
              <w:rPr>
                <w:sz w:val="16"/>
                <w:szCs w:val="16"/>
                <w:rPrChange w:id="3873" w:author="Mostafa Sameer" w:date="2024-10-16T02:03:00Z" w16du:dateUtc="2024-10-16T06:03:00Z">
                  <w:rPr>
                    <w:sz w:val="24"/>
                    <w:szCs w:val="24"/>
                  </w:rPr>
                </w:rPrChange>
              </w:rPr>
            </w:pPr>
            <w:r w:rsidRPr="002D5D34">
              <w:rPr>
                <w:sz w:val="16"/>
                <w:szCs w:val="16"/>
                <w:rPrChange w:id="3874" w:author="Mostafa Sameer" w:date="2024-10-16T02:03:00Z" w16du:dateUtc="2024-10-16T06:03:00Z">
                  <w:rPr>
                    <w:sz w:val="24"/>
                    <w:szCs w:val="24"/>
                  </w:rPr>
                </w:rPrChange>
              </w:rPr>
              <w:t>15</w:t>
            </w:r>
          </w:p>
        </w:tc>
        <w:tc>
          <w:tcPr>
            <w:tcW w:w="1380" w:type="dxa"/>
          </w:tcPr>
          <w:p w14:paraId="2C452F1D" w14:textId="77777777" w:rsidR="00AB1494" w:rsidRPr="002D5D34" w:rsidRDefault="00AB1494" w:rsidP="006E70AB">
            <w:pPr>
              <w:jc w:val="center"/>
              <w:rPr>
                <w:sz w:val="16"/>
                <w:szCs w:val="16"/>
                <w:rPrChange w:id="3875" w:author="Mostafa Sameer" w:date="2024-10-16T02:03:00Z" w16du:dateUtc="2024-10-16T06:03:00Z">
                  <w:rPr>
                    <w:sz w:val="24"/>
                    <w:szCs w:val="24"/>
                  </w:rPr>
                </w:rPrChange>
              </w:rPr>
            </w:pPr>
            <w:r w:rsidRPr="002D5D34">
              <w:rPr>
                <w:sz w:val="16"/>
                <w:szCs w:val="16"/>
                <w:rPrChange w:id="3876" w:author="Mostafa Sameer" w:date="2024-10-16T02:03:00Z" w16du:dateUtc="2024-10-16T06:03:00Z">
                  <w:rPr>
                    <w:sz w:val="24"/>
                    <w:szCs w:val="24"/>
                  </w:rPr>
                </w:rPrChange>
              </w:rPr>
              <w:t>Jovan</w:t>
            </w:r>
          </w:p>
          <w:p w14:paraId="752D271A" w14:textId="77777777" w:rsidR="00AB1494" w:rsidRPr="002D5D34" w:rsidRDefault="00AB1494" w:rsidP="006E70AB">
            <w:pPr>
              <w:jc w:val="center"/>
              <w:rPr>
                <w:sz w:val="16"/>
                <w:szCs w:val="16"/>
                <w:rPrChange w:id="3877" w:author="Mostafa Sameer" w:date="2024-10-16T02:03:00Z" w16du:dateUtc="2024-10-16T06:03:00Z">
                  <w:rPr>
                    <w:sz w:val="24"/>
                    <w:szCs w:val="24"/>
                  </w:rPr>
                </w:rPrChange>
              </w:rPr>
            </w:pPr>
          </w:p>
        </w:tc>
        <w:tc>
          <w:tcPr>
            <w:tcW w:w="1515" w:type="dxa"/>
          </w:tcPr>
          <w:p w14:paraId="6041F9CB" w14:textId="77777777" w:rsidR="00AB1494" w:rsidRPr="002D5D34" w:rsidRDefault="00AB1494" w:rsidP="006E70AB">
            <w:pPr>
              <w:jc w:val="center"/>
              <w:rPr>
                <w:sz w:val="16"/>
                <w:szCs w:val="16"/>
                <w:rPrChange w:id="3878" w:author="Mostafa Sameer" w:date="2024-10-16T02:03:00Z" w16du:dateUtc="2024-10-16T06:03:00Z">
                  <w:rPr>
                    <w:sz w:val="24"/>
                    <w:szCs w:val="24"/>
                  </w:rPr>
                </w:rPrChange>
              </w:rPr>
            </w:pPr>
            <w:r w:rsidRPr="002D5D34">
              <w:rPr>
                <w:sz w:val="16"/>
                <w:szCs w:val="16"/>
                <w:rPrChange w:id="3879" w:author="Mostafa Sameer" w:date="2024-10-16T02:03:00Z" w16du:dateUtc="2024-10-16T06:03:00Z">
                  <w:rPr>
                    <w:sz w:val="24"/>
                    <w:szCs w:val="24"/>
                  </w:rPr>
                </w:rPrChange>
              </w:rPr>
              <w:t>Millet</w:t>
            </w:r>
          </w:p>
        </w:tc>
        <w:tc>
          <w:tcPr>
            <w:tcW w:w="1035" w:type="dxa"/>
          </w:tcPr>
          <w:p w14:paraId="5E18C992" w14:textId="77777777" w:rsidR="00AB1494" w:rsidRPr="002D5D34" w:rsidRDefault="00AB1494" w:rsidP="006E70AB">
            <w:pPr>
              <w:jc w:val="center"/>
              <w:rPr>
                <w:sz w:val="16"/>
                <w:szCs w:val="16"/>
                <w:rPrChange w:id="3880" w:author="Mostafa Sameer" w:date="2024-10-16T02:03:00Z" w16du:dateUtc="2024-10-16T06:03:00Z">
                  <w:rPr>
                    <w:sz w:val="24"/>
                    <w:szCs w:val="24"/>
                  </w:rPr>
                </w:rPrChange>
              </w:rPr>
            </w:pPr>
            <w:r w:rsidRPr="002D5D34">
              <w:rPr>
                <w:sz w:val="16"/>
                <w:szCs w:val="16"/>
                <w:rPrChange w:id="3881" w:author="Mostafa Sameer" w:date="2024-10-16T02:03:00Z" w16du:dateUtc="2024-10-16T06:03:00Z">
                  <w:rPr>
                    <w:sz w:val="24"/>
                    <w:szCs w:val="24"/>
                  </w:rPr>
                </w:rPrChange>
              </w:rPr>
              <w:t>JM</w:t>
            </w:r>
          </w:p>
        </w:tc>
        <w:tc>
          <w:tcPr>
            <w:tcW w:w="3930" w:type="dxa"/>
          </w:tcPr>
          <w:p w14:paraId="77F9C44C" w14:textId="55D412D5" w:rsidR="00AB1494" w:rsidRPr="002D5D34" w:rsidRDefault="00714D0B" w:rsidP="006E70AB">
            <w:pPr>
              <w:jc w:val="center"/>
              <w:rPr>
                <w:sz w:val="16"/>
                <w:szCs w:val="16"/>
                <w:rPrChange w:id="3882"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883" w:author="Mostafa Sameer" w:date="2024-10-16T02:03:00Z" w16du:dateUtc="2024-10-16T06:03:00Z">
                  <w:rPr>
                    <w:sz w:val="24"/>
                    <w:szCs w:val="24"/>
                  </w:rPr>
                </w:rPrChange>
              </w:rPr>
              <w:instrText>jmillet@studioajo.com</w:instrText>
            </w:r>
            <w:r>
              <w:rPr>
                <w:sz w:val="16"/>
                <w:szCs w:val="16"/>
              </w:rPr>
              <w:instrText>"</w:instrText>
            </w:r>
            <w:r>
              <w:rPr>
                <w:sz w:val="16"/>
                <w:szCs w:val="16"/>
              </w:rPr>
            </w:r>
            <w:r>
              <w:rPr>
                <w:sz w:val="16"/>
                <w:szCs w:val="16"/>
              </w:rPr>
              <w:fldChar w:fldCharType="separate"/>
            </w:r>
            <w:r w:rsidRPr="005E01EF">
              <w:rPr>
                <w:rStyle w:val="Hyperlink"/>
                <w:sz w:val="16"/>
                <w:szCs w:val="16"/>
                <w:rPrChange w:id="3884" w:author="Mostafa Sameer" w:date="2024-10-16T02:03:00Z" w16du:dateUtc="2024-10-16T06:03:00Z">
                  <w:rPr>
                    <w:sz w:val="24"/>
                    <w:szCs w:val="24"/>
                  </w:rPr>
                </w:rPrChange>
              </w:rPr>
              <w:t>jmillet@studioajo.com</w:t>
            </w:r>
            <w:r>
              <w:rPr>
                <w:sz w:val="16"/>
                <w:szCs w:val="16"/>
              </w:rPr>
              <w:fldChar w:fldCharType="end"/>
            </w:r>
            <w:r>
              <w:rPr>
                <w:sz w:val="16"/>
                <w:szCs w:val="16"/>
              </w:rPr>
              <w:t xml:space="preserve"> </w:t>
            </w:r>
          </w:p>
        </w:tc>
        <w:tc>
          <w:tcPr>
            <w:tcW w:w="1245" w:type="dxa"/>
          </w:tcPr>
          <w:p w14:paraId="43EC84C8" w14:textId="77777777" w:rsidR="00AB1494" w:rsidRPr="002D5D34" w:rsidRDefault="00AB1494" w:rsidP="006E70AB">
            <w:pPr>
              <w:jc w:val="center"/>
              <w:rPr>
                <w:sz w:val="16"/>
                <w:szCs w:val="16"/>
                <w:rPrChange w:id="3885" w:author="Mostafa Sameer" w:date="2024-10-16T02:03:00Z" w16du:dateUtc="2024-10-16T06:03:00Z">
                  <w:rPr>
                    <w:sz w:val="24"/>
                    <w:szCs w:val="24"/>
                  </w:rPr>
                </w:rPrChange>
              </w:rPr>
            </w:pPr>
            <w:r w:rsidRPr="002D5D34">
              <w:rPr>
                <w:sz w:val="16"/>
                <w:szCs w:val="16"/>
                <w:rPrChange w:id="3886" w:author="Mostafa Sameer" w:date="2024-10-16T02:03:00Z" w16du:dateUtc="2024-10-16T06:03:00Z">
                  <w:rPr>
                    <w:sz w:val="24"/>
                    <w:szCs w:val="24"/>
                  </w:rPr>
                </w:rPrChange>
              </w:rPr>
              <w:t>Y</w:t>
            </w:r>
          </w:p>
        </w:tc>
      </w:tr>
      <w:tr w:rsidR="00AB1494" w:rsidRPr="00312C2E" w14:paraId="5C216A83" w14:textId="77777777" w:rsidTr="006E70AB">
        <w:tc>
          <w:tcPr>
            <w:tcW w:w="615" w:type="dxa"/>
          </w:tcPr>
          <w:p w14:paraId="41021ED4" w14:textId="77777777" w:rsidR="00AB1494" w:rsidRPr="002D5D34" w:rsidRDefault="00AB1494" w:rsidP="006E70AB">
            <w:pPr>
              <w:jc w:val="center"/>
              <w:rPr>
                <w:sz w:val="16"/>
                <w:szCs w:val="16"/>
                <w:rPrChange w:id="3887" w:author="Mostafa Sameer" w:date="2024-10-16T02:03:00Z" w16du:dateUtc="2024-10-16T06:03:00Z">
                  <w:rPr>
                    <w:sz w:val="24"/>
                    <w:szCs w:val="24"/>
                  </w:rPr>
                </w:rPrChange>
              </w:rPr>
            </w:pPr>
            <w:r w:rsidRPr="002D5D34">
              <w:rPr>
                <w:sz w:val="16"/>
                <w:szCs w:val="16"/>
                <w:rPrChange w:id="3888" w:author="Mostafa Sameer" w:date="2024-10-16T02:03:00Z" w16du:dateUtc="2024-10-16T06:03:00Z">
                  <w:rPr>
                    <w:sz w:val="24"/>
                    <w:szCs w:val="24"/>
                  </w:rPr>
                </w:rPrChange>
              </w:rPr>
              <w:t>16</w:t>
            </w:r>
          </w:p>
        </w:tc>
        <w:tc>
          <w:tcPr>
            <w:tcW w:w="1380" w:type="dxa"/>
          </w:tcPr>
          <w:p w14:paraId="0965890E" w14:textId="77777777" w:rsidR="00AB1494" w:rsidRPr="002D5D34" w:rsidRDefault="00AB1494" w:rsidP="006E70AB">
            <w:pPr>
              <w:jc w:val="center"/>
              <w:rPr>
                <w:sz w:val="16"/>
                <w:szCs w:val="16"/>
                <w:rPrChange w:id="3889" w:author="Mostafa Sameer" w:date="2024-10-16T02:03:00Z" w16du:dateUtc="2024-10-16T06:03:00Z">
                  <w:rPr>
                    <w:sz w:val="24"/>
                    <w:szCs w:val="24"/>
                  </w:rPr>
                </w:rPrChange>
              </w:rPr>
            </w:pPr>
            <w:r w:rsidRPr="002D5D34">
              <w:rPr>
                <w:sz w:val="16"/>
                <w:szCs w:val="16"/>
                <w:rPrChange w:id="3890" w:author="Mostafa Sameer" w:date="2024-10-16T02:03:00Z" w16du:dateUtc="2024-10-16T06:03:00Z">
                  <w:rPr>
                    <w:sz w:val="24"/>
                    <w:szCs w:val="24"/>
                  </w:rPr>
                </w:rPrChange>
              </w:rPr>
              <w:t>Kate</w:t>
            </w:r>
          </w:p>
        </w:tc>
        <w:tc>
          <w:tcPr>
            <w:tcW w:w="1515" w:type="dxa"/>
          </w:tcPr>
          <w:p w14:paraId="17478FFE" w14:textId="77777777" w:rsidR="00AB1494" w:rsidRPr="002D5D34" w:rsidRDefault="00AB1494" w:rsidP="006E70AB">
            <w:pPr>
              <w:jc w:val="center"/>
              <w:rPr>
                <w:sz w:val="16"/>
                <w:szCs w:val="16"/>
                <w:rPrChange w:id="3891" w:author="Mostafa Sameer" w:date="2024-10-16T02:03:00Z" w16du:dateUtc="2024-10-16T06:03:00Z">
                  <w:rPr>
                    <w:sz w:val="24"/>
                    <w:szCs w:val="24"/>
                  </w:rPr>
                </w:rPrChange>
              </w:rPr>
            </w:pPr>
            <w:r w:rsidRPr="002D5D34">
              <w:rPr>
                <w:sz w:val="16"/>
                <w:szCs w:val="16"/>
                <w:rPrChange w:id="3892" w:author="Mostafa Sameer" w:date="2024-10-16T02:03:00Z" w16du:dateUtc="2024-10-16T06:03:00Z">
                  <w:rPr>
                    <w:sz w:val="24"/>
                    <w:szCs w:val="24"/>
                  </w:rPr>
                </w:rPrChange>
              </w:rPr>
              <w:t>Wesner</w:t>
            </w:r>
          </w:p>
        </w:tc>
        <w:tc>
          <w:tcPr>
            <w:tcW w:w="1035" w:type="dxa"/>
          </w:tcPr>
          <w:p w14:paraId="2F6BB5B4" w14:textId="77777777" w:rsidR="00AB1494" w:rsidRPr="002D5D34" w:rsidRDefault="00AB1494" w:rsidP="006E70AB">
            <w:pPr>
              <w:jc w:val="center"/>
              <w:rPr>
                <w:sz w:val="16"/>
                <w:szCs w:val="16"/>
                <w:rPrChange w:id="3893" w:author="Mostafa Sameer" w:date="2024-10-16T02:03:00Z" w16du:dateUtc="2024-10-16T06:03:00Z">
                  <w:rPr>
                    <w:sz w:val="24"/>
                    <w:szCs w:val="24"/>
                  </w:rPr>
                </w:rPrChange>
              </w:rPr>
            </w:pPr>
            <w:r w:rsidRPr="002D5D34">
              <w:rPr>
                <w:sz w:val="16"/>
                <w:szCs w:val="16"/>
                <w:rPrChange w:id="3894" w:author="Mostafa Sameer" w:date="2024-10-16T02:03:00Z" w16du:dateUtc="2024-10-16T06:03:00Z">
                  <w:rPr>
                    <w:sz w:val="24"/>
                    <w:szCs w:val="24"/>
                  </w:rPr>
                </w:rPrChange>
              </w:rPr>
              <w:t>KW</w:t>
            </w:r>
          </w:p>
        </w:tc>
        <w:tc>
          <w:tcPr>
            <w:tcW w:w="3930" w:type="dxa"/>
          </w:tcPr>
          <w:p w14:paraId="5226773B" w14:textId="53A6F3A0" w:rsidR="00AB1494" w:rsidRPr="002D5D34" w:rsidRDefault="00714D0B" w:rsidP="006E70AB">
            <w:pPr>
              <w:jc w:val="center"/>
              <w:rPr>
                <w:sz w:val="16"/>
                <w:szCs w:val="16"/>
                <w:rPrChange w:id="3895"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896" w:author="Mostafa Sameer" w:date="2024-10-16T02:03:00Z" w16du:dateUtc="2024-10-16T06:03:00Z">
                  <w:rPr>
                    <w:sz w:val="24"/>
                    <w:szCs w:val="24"/>
                  </w:rPr>
                </w:rPrChange>
              </w:rPr>
              <w:instrText>kate@floodcoalition.org</w:instrText>
            </w:r>
            <w:r>
              <w:rPr>
                <w:sz w:val="16"/>
                <w:szCs w:val="16"/>
              </w:rPr>
              <w:instrText>"</w:instrText>
            </w:r>
            <w:r>
              <w:rPr>
                <w:sz w:val="16"/>
                <w:szCs w:val="16"/>
              </w:rPr>
            </w:r>
            <w:r>
              <w:rPr>
                <w:sz w:val="16"/>
                <w:szCs w:val="16"/>
              </w:rPr>
              <w:fldChar w:fldCharType="separate"/>
            </w:r>
            <w:r w:rsidRPr="005E01EF">
              <w:rPr>
                <w:rStyle w:val="Hyperlink"/>
                <w:sz w:val="16"/>
                <w:szCs w:val="16"/>
                <w:rPrChange w:id="3897" w:author="Mostafa Sameer" w:date="2024-10-16T02:03:00Z" w16du:dateUtc="2024-10-16T06:03:00Z">
                  <w:rPr>
                    <w:sz w:val="24"/>
                    <w:szCs w:val="24"/>
                  </w:rPr>
                </w:rPrChange>
              </w:rPr>
              <w:t>kate@floodcoalition.org</w:t>
            </w:r>
            <w:r>
              <w:rPr>
                <w:sz w:val="16"/>
                <w:szCs w:val="16"/>
              </w:rPr>
              <w:fldChar w:fldCharType="end"/>
            </w:r>
            <w:r>
              <w:rPr>
                <w:sz w:val="16"/>
                <w:szCs w:val="16"/>
              </w:rPr>
              <w:t xml:space="preserve"> </w:t>
            </w:r>
          </w:p>
        </w:tc>
        <w:tc>
          <w:tcPr>
            <w:tcW w:w="1245" w:type="dxa"/>
          </w:tcPr>
          <w:p w14:paraId="28B8FF28" w14:textId="77777777" w:rsidR="00AB1494" w:rsidRPr="002D5D34" w:rsidRDefault="00AB1494" w:rsidP="006E70AB">
            <w:pPr>
              <w:jc w:val="center"/>
              <w:rPr>
                <w:sz w:val="16"/>
                <w:szCs w:val="16"/>
                <w:rPrChange w:id="3898" w:author="Mostafa Sameer" w:date="2024-10-16T02:03:00Z" w16du:dateUtc="2024-10-16T06:03:00Z">
                  <w:rPr>
                    <w:sz w:val="24"/>
                    <w:szCs w:val="24"/>
                  </w:rPr>
                </w:rPrChange>
              </w:rPr>
            </w:pPr>
            <w:r w:rsidRPr="002D5D34">
              <w:rPr>
                <w:sz w:val="16"/>
                <w:szCs w:val="16"/>
                <w:rPrChange w:id="3899" w:author="Mostafa Sameer" w:date="2024-10-16T02:03:00Z" w16du:dateUtc="2024-10-16T06:03:00Z">
                  <w:rPr>
                    <w:sz w:val="24"/>
                    <w:szCs w:val="24"/>
                  </w:rPr>
                </w:rPrChange>
              </w:rPr>
              <w:t>Y</w:t>
            </w:r>
          </w:p>
        </w:tc>
      </w:tr>
      <w:tr w:rsidR="00AB1494" w:rsidRPr="00312C2E" w14:paraId="2B7AAFDF" w14:textId="77777777" w:rsidTr="006E70AB">
        <w:tc>
          <w:tcPr>
            <w:tcW w:w="615" w:type="dxa"/>
          </w:tcPr>
          <w:p w14:paraId="08FFFA49" w14:textId="77777777" w:rsidR="00AB1494" w:rsidRPr="002D5D34" w:rsidRDefault="00AB1494" w:rsidP="006E70AB">
            <w:pPr>
              <w:jc w:val="center"/>
              <w:rPr>
                <w:sz w:val="16"/>
                <w:szCs w:val="16"/>
                <w:rPrChange w:id="3900" w:author="Mostafa Sameer" w:date="2024-10-16T02:03:00Z" w16du:dateUtc="2024-10-16T06:03:00Z">
                  <w:rPr>
                    <w:sz w:val="24"/>
                    <w:szCs w:val="24"/>
                  </w:rPr>
                </w:rPrChange>
              </w:rPr>
            </w:pPr>
            <w:r w:rsidRPr="002D5D34">
              <w:rPr>
                <w:sz w:val="16"/>
                <w:szCs w:val="16"/>
                <w:rPrChange w:id="3901" w:author="Mostafa Sameer" w:date="2024-10-16T02:03:00Z" w16du:dateUtc="2024-10-16T06:03:00Z">
                  <w:rPr>
                    <w:sz w:val="24"/>
                    <w:szCs w:val="24"/>
                  </w:rPr>
                </w:rPrChange>
              </w:rPr>
              <w:t>17</w:t>
            </w:r>
          </w:p>
        </w:tc>
        <w:tc>
          <w:tcPr>
            <w:tcW w:w="1380" w:type="dxa"/>
          </w:tcPr>
          <w:p w14:paraId="5F317C10" w14:textId="77777777" w:rsidR="00AB1494" w:rsidRPr="002D5D34" w:rsidRDefault="00AB1494" w:rsidP="006E70AB">
            <w:pPr>
              <w:jc w:val="center"/>
              <w:rPr>
                <w:sz w:val="16"/>
                <w:szCs w:val="16"/>
                <w:rPrChange w:id="3902" w:author="Mostafa Sameer" w:date="2024-10-16T02:03:00Z" w16du:dateUtc="2024-10-16T06:03:00Z">
                  <w:rPr>
                    <w:sz w:val="24"/>
                    <w:szCs w:val="24"/>
                  </w:rPr>
                </w:rPrChange>
              </w:rPr>
            </w:pPr>
            <w:r w:rsidRPr="002D5D34">
              <w:rPr>
                <w:sz w:val="16"/>
                <w:szCs w:val="16"/>
                <w:rPrChange w:id="3903" w:author="Mostafa Sameer" w:date="2024-10-16T02:03:00Z" w16du:dateUtc="2024-10-16T06:03:00Z">
                  <w:rPr>
                    <w:sz w:val="24"/>
                    <w:szCs w:val="24"/>
                  </w:rPr>
                </w:rPrChange>
              </w:rPr>
              <w:t>Kathy</w:t>
            </w:r>
          </w:p>
        </w:tc>
        <w:tc>
          <w:tcPr>
            <w:tcW w:w="1515" w:type="dxa"/>
          </w:tcPr>
          <w:p w14:paraId="08715ED6" w14:textId="77777777" w:rsidR="00AB1494" w:rsidRPr="002D5D34" w:rsidRDefault="00AB1494" w:rsidP="006E70AB">
            <w:pPr>
              <w:jc w:val="center"/>
              <w:rPr>
                <w:sz w:val="16"/>
                <w:szCs w:val="16"/>
                <w:rPrChange w:id="3904" w:author="Mostafa Sameer" w:date="2024-10-16T02:03:00Z" w16du:dateUtc="2024-10-16T06:03:00Z">
                  <w:rPr>
                    <w:sz w:val="24"/>
                    <w:szCs w:val="24"/>
                  </w:rPr>
                </w:rPrChange>
              </w:rPr>
            </w:pPr>
            <w:r w:rsidRPr="002D5D34">
              <w:rPr>
                <w:sz w:val="16"/>
                <w:szCs w:val="16"/>
                <w:rPrChange w:id="3905" w:author="Mostafa Sameer" w:date="2024-10-16T02:03:00Z" w16du:dateUtc="2024-10-16T06:03:00Z">
                  <w:rPr>
                    <w:sz w:val="24"/>
                    <w:szCs w:val="24"/>
                  </w:rPr>
                </w:rPrChange>
              </w:rPr>
              <w:t>Krafka Harkema</w:t>
            </w:r>
          </w:p>
        </w:tc>
        <w:tc>
          <w:tcPr>
            <w:tcW w:w="1035" w:type="dxa"/>
          </w:tcPr>
          <w:p w14:paraId="004FF63D" w14:textId="77777777" w:rsidR="00AB1494" w:rsidRPr="002D5D34" w:rsidRDefault="00AB1494" w:rsidP="006E70AB">
            <w:pPr>
              <w:jc w:val="center"/>
              <w:rPr>
                <w:sz w:val="16"/>
                <w:szCs w:val="16"/>
                <w:rPrChange w:id="3906" w:author="Mostafa Sameer" w:date="2024-10-16T02:03:00Z" w16du:dateUtc="2024-10-16T06:03:00Z">
                  <w:rPr>
                    <w:sz w:val="24"/>
                    <w:szCs w:val="24"/>
                  </w:rPr>
                </w:rPrChange>
              </w:rPr>
            </w:pPr>
            <w:r w:rsidRPr="002D5D34">
              <w:rPr>
                <w:sz w:val="16"/>
                <w:szCs w:val="16"/>
                <w:rPrChange w:id="3907" w:author="Mostafa Sameer" w:date="2024-10-16T02:03:00Z" w16du:dateUtc="2024-10-16T06:03:00Z">
                  <w:rPr>
                    <w:sz w:val="24"/>
                    <w:szCs w:val="24"/>
                  </w:rPr>
                </w:rPrChange>
              </w:rPr>
              <w:t>KKH</w:t>
            </w:r>
          </w:p>
        </w:tc>
        <w:tc>
          <w:tcPr>
            <w:tcW w:w="3930" w:type="dxa"/>
          </w:tcPr>
          <w:p w14:paraId="16A62202" w14:textId="658A2D31" w:rsidR="00AB1494" w:rsidRPr="002D5D34" w:rsidRDefault="00714D0B" w:rsidP="006E70AB">
            <w:pPr>
              <w:jc w:val="center"/>
              <w:rPr>
                <w:sz w:val="16"/>
                <w:szCs w:val="16"/>
                <w:rPrChange w:id="3908"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909" w:author="Mostafa Sameer" w:date="2024-10-16T02:03:00Z" w16du:dateUtc="2024-10-16T06:03:00Z">
                  <w:rPr>
                    <w:sz w:val="24"/>
                    <w:szCs w:val="24"/>
                  </w:rPr>
                </w:rPrChange>
              </w:rPr>
              <w:instrText>kkrafka@fgiaonline.org</w:instrText>
            </w:r>
            <w:r>
              <w:rPr>
                <w:sz w:val="16"/>
                <w:szCs w:val="16"/>
              </w:rPr>
              <w:instrText>"</w:instrText>
            </w:r>
            <w:r>
              <w:rPr>
                <w:sz w:val="16"/>
                <w:szCs w:val="16"/>
              </w:rPr>
            </w:r>
            <w:r>
              <w:rPr>
                <w:sz w:val="16"/>
                <w:szCs w:val="16"/>
              </w:rPr>
              <w:fldChar w:fldCharType="separate"/>
            </w:r>
            <w:r w:rsidRPr="005E01EF">
              <w:rPr>
                <w:rStyle w:val="Hyperlink"/>
                <w:sz w:val="16"/>
                <w:szCs w:val="16"/>
                <w:rPrChange w:id="3910" w:author="Mostafa Sameer" w:date="2024-10-16T02:03:00Z" w16du:dateUtc="2024-10-16T06:03:00Z">
                  <w:rPr>
                    <w:sz w:val="24"/>
                    <w:szCs w:val="24"/>
                  </w:rPr>
                </w:rPrChange>
              </w:rPr>
              <w:t>kkrafka@fgiaonline.org</w:t>
            </w:r>
            <w:r>
              <w:rPr>
                <w:sz w:val="16"/>
                <w:szCs w:val="16"/>
              </w:rPr>
              <w:fldChar w:fldCharType="end"/>
            </w:r>
            <w:r>
              <w:rPr>
                <w:sz w:val="16"/>
                <w:szCs w:val="16"/>
              </w:rPr>
              <w:t xml:space="preserve"> </w:t>
            </w:r>
          </w:p>
        </w:tc>
        <w:tc>
          <w:tcPr>
            <w:tcW w:w="1245" w:type="dxa"/>
          </w:tcPr>
          <w:p w14:paraId="7E7361C5" w14:textId="77777777" w:rsidR="00AB1494" w:rsidRPr="002D5D34" w:rsidRDefault="00AB1494" w:rsidP="006E70AB">
            <w:pPr>
              <w:jc w:val="center"/>
              <w:rPr>
                <w:sz w:val="16"/>
                <w:szCs w:val="16"/>
                <w:rPrChange w:id="3911" w:author="Mostafa Sameer" w:date="2024-10-16T02:03:00Z" w16du:dateUtc="2024-10-16T06:03:00Z">
                  <w:rPr>
                    <w:sz w:val="24"/>
                    <w:szCs w:val="24"/>
                  </w:rPr>
                </w:rPrChange>
              </w:rPr>
            </w:pPr>
            <w:r w:rsidRPr="002D5D34">
              <w:rPr>
                <w:sz w:val="16"/>
                <w:szCs w:val="16"/>
                <w:rPrChange w:id="3912" w:author="Mostafa Sameer" w:date="2024-10-16T02:03:00Z" w16du:dateUtc="2024-10-16T06:03:00Z">
                  <w:rPr>
                    <w:sz w:val="24"/>
                    <w:szCs w:val="24"/>
                  </w:rPr>
                </w:rPrChange>
              </w:rPr>
              <w:t>Y</w:t>
            </w:r>
          </w:p>
        </w:tc>
      </w:tr>
      <w:tr w:rsidR="00AB1494" w:rsidRPr="00312C2E" w14:paraId="052FFEC1" w14:textId="77777777" w:rsidTr="006E70AB">
        <w:tc>
          <w:tcPr>
            <w:tcW w:w="615" w:type="dxa"/>
          </w:tcPr>
          <w:p w14:paraId="1CB9B9E2" w14:textId="77777777" w:rsidR="00AB1494" w:rsidRPr="002D5D34" w:rsidRDefault="00AB1494" w:rsidP="006E70AB">
            <w:pPr>
              <w:jc w:val="center"/>
              <w:rPr>
                <w:sz w:val="16"/>
                <w:szCs w:val="16"/>
                <w:rPrChange w:id="3913" w:author="Mostafa Sameer" w:date="2024-10-16T02:03:00Z" w16du:dateUtc="2024-10-16T06:03:00Z">
                  <w:rPr>
                    <w:sz w:val="24"/>
                    <w:szCs w:val="24"/>
                  </w:rPr>
                </w:rPrChange>
              </w:rPr>
            </w:pPr>
            <w:r w:rsidRPr="002D5D34">
              <w:rPr>
                <w:sz w:val="16"/>
                <w:szCs w:val="16"/>
                <w:rPrChange w:id="3914" w:author="Mostafa Sameer" w:date="2024-10-16T02:03:00Z" w16du:dateUtc="2024-10-16T06:03:00Z">
                  <w:rPr>
                    <w:sz w:val="24"/>
                    <w:szCs w:val="24"/>
                  </w:rPr>
                </w:rPrChange>
              </w:rPr>
              <w:t>18</w:t>
            </w:r>
          </w:p>
        </w:tc>
        <w:tc>
          <w:tcPr>
            <w:tcW w:w="1380" w:type="dxa"/>
          </w:tcPr>
          <w:p w14:paraId="1C1CCB9A" w14:textId="77777777" w:rsidR="00AB1494" w:rsidRPr="002D5D34" w:rsidRDefault="00AB1494" w:rsidP="006E70AB">
            <w:pPr>
              <w:jc w:val="center"/>
              <w:rPr>
                <w:sz w:val="16"/>
                <w:szCs w:val="16"/>
                <w:rPrChange w:id="3915" w:author="Mostafa Sameer" w:date="2024-10-16T02:03:00Z" w16du:dateUtc="2024-10-16T06:03:00Z">
                  <w:rPr>
                    <w:sz w:val="24"/>
                    <w:szCs w:val="24"/>
                  </w:rPr>
                </w:rPrChange>
              </w:rPr>
            </w:pPr>
            <w:proofErr w:type="spellStart"/>
            <w:r w:rsidRPr="002D5D34">
              <w:rPr>
                <w:sz w:val="16"/>
                <w:szCs w:val="16"/>
                <w:rPrChange w:id="3916" w:author="Mostafa Sameer" w:date="2024-10-16T02:03:00Z" w16du:dateUtc="2024-10-16T06:03:00Z">
                  <w:rPr>
                    <w:sz w:val="24"/>
                    <w:szCs w:val="24"/>
                  </w:rPr>
                </w:rPrChange>
              </w:rPr>
              <w:t>Anirdam</w:t>
            </w:r>
            <w:proofErr w:type="spellEnd"/>
          </w:p>
        </w:tc>
        <w:tc>
          <w:tcPr>
            <w:tcW w:w="1515" w:type="dxa"/>
          </w:tcPr>
          <w:p w14:paraId="17BB84C7" w14:textId="77777777" w:rsidR="00AB1494" w:rsidRPr="002D5D34" w:rsidRDefault="00AB1494" w:rsidP="006E70AB">
            <w:pPr>
              <w:jc w:val="center"/>
              <w:rPr>
                <w:sz w:val="16"/>
                <w:szCs w:val="16"/>
                <w:rPrChange w:id="3917" w:author="Mostafa Sameer" w:date="2024-10-16T02:03:00Z" w16du:dateUtc="2024-10-16T06:03:00Z">
                  <w:rPr>
                    <w:sz w:val="24"/>
                    <w:szCs w:val="24"/>
                  </w:rPr>
                </w:rPrChange>
              </w:rPr>
            </w:pPr>
            <w:r w:rsidRPr="002D5D34">
              <w:rPr>
                <w:sz w:val="16"/>
                <w:szCs w:val="16"/>
                <w:rPrChange w:id="3918" w:author="Mostafa Sameer" w:date="2024-10-16T02:03:00Z" w16du:dateUtc="2024-10-16T06:03:00Z">
                  <w:rPr>
                    <w:sz w:val="24"/>
                    <w:szCs w:val="24"/>
                  </w:rPr>
                </w:rPrChange>
              </w:rPr>
              <w:t>Gan Chowdhury</w:t>
            </w:r>
          </w:p>
        </w:tc>
        <w:tc>
          <w:tcPr>
            <w:tcW w:w="1035" w:type="dxa"/>
          </w:tcPr>
          <w:p w14:paraId="0FE171C1" w14:textId="77777777" w:rsidR="00AB1494" w:rsidRPr="002D5D34" w:rsidRDefault="00AB1494" w:rsidP="006E70AB">
            <w:pPr>
              <w:jc w:val="center"/>
              <w:rPr>
                <w:sz w:val="16"/>
                <w:szCs w:val="16"/>
                <w:rPrChange w:id="3919" w:author="Mostafa Sameer" w:date="2024-10-16T02:03:00Z" w16du:dateUtc="2024-10-16T06:03:00Z">
                  <w:rPr>
                    <w:sz w:val="24"/>
                    <w:szCs w:val="24"/>
                  </w:rPr>
                </w:rPrChange>
              </w:rPr>
            </w:pPr>
            <w:r w:rsidRPr="002D5D34">
              <w:rPr>
                <w:sz w:val="16"/>
                <w:szCs w:val="16"/>
                <w:rPrChange w:id="3920" w:author="Mostafa Sameer" w:date="2024-10-16T02:03:00Z" w16du:dateUtc="2024-10-16T06:03:00Z">
                  <w:rPr>
                    <w:sz w:val="24"/>
                    <w:szCs w:val="24"/>
                  </w:rPr>
                </w:rPrChange>
              </w:rPr>
              <w:t>AGC</w:t>
            </w:r>
          </w:p>
        </w:tc>
        <w:tc>
          <w:tcPr>
            <w:tcW w:w="3930" w:type="dxa"/>
          </w:tcPr>
          <w:p w14:paraId="56D5BA13" w14:textId="34B7D233" w:rsidR="00AB1494" w:rsidRPr="002D5D34" w:rsidRDefault="00714D0B" w:rsidP="006E70AB">
            <w:pPr>
              <w:jc w:val="center"/>
              <w:rPr>
                <w:sz w:val="16"/>
                <w:szCs w:val="16"/>
                <w:rPrChange w:id="3921"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922" w:author="Mostafa Sameer" w:date="2024-10-16T02:03:00Z" w16du:dateUtc="2024-10-16T06:03:00Z">
                  <w:rPr>
                    <w:sz w:val="24"/>
                    <w:szCs w:val="24"/>
                  </w:rPr>
                </w:rPrChange>
              </w:rPr>
              <w:instrText>chowdhur@fiu.edu</w:instrText>
            </w:r>
            <w:r>
              <w:rPr>
                <w:sz w:val="16"/>
                <w:szCs w:val="16"/>
              </w:rPr>
              <w:instrText>"</w:instrText>
            </w:r>
            <w:r>
              <w:rPr>
                <w:sz w:val="16"/>
                <w:szCs w:val="16"/>
              </w:rPr>
            </w:r>
            <w:r>
              <w:rPr>
                <w:sz w:val="16"/>
                <w:szCs w:val="16"/>
              </w:rPr>
              <w:fldChar w:fldCharType="separate"/>
            </w:r>
            <w:r w:rsidRPr="005E01EF">
              <w:rPr>
                <w:rStyle w:val="Hyperlink"/>
                <w:sz w:val="16"/>
                <w:szCs w:val="16"/>
                <w:rPrChange w:id="3923" w:author="Mostafa Sameer" w:date="2024-10-16T02:03:00Z" w16du:dateUtc="2024-10-16T06:03:00Z">
                  <w:rPr>
                    <w:sz w:val="24"/>
                    <w:szCs w:val="24"/>
                  </w:rPr>
                </w:rPrChange>
              </w:rPr>
              <w:t>chowdhur@fiu.edu</w:t>
            </w:r>
            <w:r>
              <w:rPr>
                <w:sz w:val="16"/>
                <w:szCs w:val="16"/>
              </w:rPr>
              <w:fldChar w:fldCharType="end"/>
            </w:r>
            <w:r>
              <w:rPr>
                <w:sz w:val="16"/>
                <w:szCs w:val="16"/>
              </w:rPr>
              <w:t xml:space="preserve"> </w:t>
            </w:r>
          </w:p>
        </w:tc>
        <w:tc>
          <w:tcPr>
            <w:tcW w:w="1245" w:type="dxa"/>
          </w:tcPr>
          <w:p w14:paraId="6050573F" w14:textId="77777777" w:rsidR="00AB1494" w:rsidRPr="002D5D34" w:rsidRDefault="00AB1494" w:rsidP="006E70AB">
            <w:pPr>
              <w:jc w:val="center"/>
              <w:rPr>
                <w:sz w:val="16"/>
                <w:szCs w:val="16"/>
                <w:rPrChange w:id="3924" w:author="Mostafa Sameer" w:date="2024-10-16T02:03:00Z" w16du:dateUtc="2024-10-16T06:03:00Z">
                  <w:rPr>
                    <w:sz w:val="24"/>
                    <w:szCs w:val="24"/>
                  </w:rPr>
                </w:rPrChange>
              </w:rPr>
            </w:pPr>
            <w:r w:rsidRPr="002D5D34">
              <w:rPr>
                <w:sz w:val="16"/>
                <w:szCs w:val="16"/>
                <w:rPrChange w:id="3925" w:author="Mostafa Sameer" w:date="2024-10-16T02:03:00Z" w16du:dateUtc="2024-10-16T06:03:00Z">
                  <w:rPr>
                    <w:sz w:val="24"/>
                    <w:szCs w:val="24"/>
                  </w:rPr>
                </w:rPrChange>
              </w:rPr>
              <w:t>Y</w:t>
            </w:r>
          </w:p>
        </w:tc>
      </w:tr>
      <w:tr w:rsidR="00AB1494" w:rsidRPr="00312C2E" w14:paraId="243607FB" w14:textId="77777777" w:rsidTr="006E70AB">
        <w:tc>
          <w:tcPr>
            <w:tcW w:w="615" w:type="dxa"/>
          </w:tcPr>
          <w:p w14:paraId="1D4CF70D" w14:textId="77777777" w:rsidR="00AB1494" w:rsidRPr="002D5D34" w:rsidRDefault="00AB1494" w:rsidP="006E70AB">
            <w:pPr>
              <w:jc w:val="center"/>
              <w:rPr>
                <w:sz w:val="16"/>
                <w:szCs w:val="16"/>
                <w:rPrChange w:id="3926" w:author="Mostafa Sameer" w:date="2024-10-16T02:03:00Z" w16du:dateUtc="2024-10-16T06:03:00Z">
                  <w:rPr>
                    <w:sz w:val="24"/>
                    <w:szCs w:val="24"/>
                  </w:rPr>
                </w:rPrChange>
              </w:rPr>
            </w:pPr>
            <w:r w:rsidRPr="002D5D34">
              <w:rPr>
                <w:sz w:val="16"/>
                <w:szCs w:val="16"/>
                <w:rPrChange w:id="3927" w:author="Mostafa Sameer" w:date="2024-10-16T02:03:00Z" w16du:dateUtc="2024-10-16T06:03:00Z">
                  <w:rPr>
                    <w:sz w:val="24"/>
                    <w:szCs w:val="24"/>
                  </w:rPr>
                </w:rPrChange>
              </w:rPr>
              <w:t>19</w:t>
            </w:r>
          </w:p>
        </w:tc>
        <w:tc>
          <w:tcPr>
            <w:tcW w:w="1380" w:type="dxa"/>
          </w:tcPr>
          <w:p w14:paraId="2CAE6565" w14:textId="77777777" w:rsidR="00AB1494" w:rsidRPr="002D5D34" w:rsidRDefault="00AB1494" w:rsidP="006E70AB">
            <w:pPr>
              <w:jc w:val="center"/>
              <w:rPr>
                <w:sz w:val="16"/>
                <w:szCs w:val="16"/>
                <w:rPrChange w:id="3928" w:author="Mostafa Sameer" w:date="2024-10-16T02:03:00Z" w16du:dateUtc="2024-10-16T06:03:00Z">
                  <w:rPr>
                    <w:sz w:val="24"/>
                    <w:szCs w:val="24"/>
                  </w:rPr>
                </w:rPrChange>
              </w:rPr>
            </w:pPr>
            <w:r w:rsidRPr="002D5D34">
              <w:rPr>
                <w:sz w:val="16"/>
                <w:szCs w:val="16"/>
                <w:rPrChange w:id="3929" w:author="Mostafa Sameer" w:date="2024-10-16T02:03:00Z" w16du:dateUtc="2024-10-16T06:03:00Z">
                  <w:rPr>
                    <w:sz w:val="24"/>
                    <w:szCs w:val="24"/>
                  </w:rPr>
                </w:rPrChange>
              </w:rPr>
              <w:t>Ryan</w:t>
            </w:r>
          </w:p>
        </w:tc>
        <w:tc>
          <w:tcPr>
            <w:tcW w:w="1515" w:type="dxa"/>
          </w:tcPr>
          <w:p w14:paraId="3974ABF5" w14:textId="77777777" w:rsidR="00AB1494" w:rsidRPr="002D5D34" w:rsidRDefault="00AB1494" w:rsidP="006E70AB">
            <w:pPr>
              <w:jc w:val="center"/>
              <w:rPr>
                <w:sz w:val="16"/>
                <w:szCs w:val="16"/>
                <w:rPrChange w:id="3930" w:author="Mostafa Sameer" w:date="2024-10-16T02:03:00Z" w16du:dateUtc="2024-10-16T06:03:00Z">
                  <w:rPr>
                    <w:sz w:val="24"/>
                    <w:szCs w:val="24"/>
                  </w:rPr>
                </w:rPrChange>
              </w:rPr>
            </w:pPr>
            <w:proofErr w:type="spellStart"/>
            <w:r w:rsidRPr="002D5D34">
              <w:rPr>
                <w:sz w:val="16"/>
                <w:szCs w:val="16"/>
                <w:rPrChange w:id="3931" w:author="Mostafa Sameer" w:date="2024-10-16T02:03:00Z" w16du:dateUtc="2024-10-16T06:03:00Z">
                  <w:rPr>
                    <w:sz w:val="24"/>
                    <w:szCs w:val="24"/>
                  </w:rPr>
                </w:rPrChange>
              </w:rPr>
              <w:t>Catarelli</w:t>
            </w:r>
            <w:proofErr w:type="spellEnd"/>
          </w:p>
        </w:tc>
        <w:tc>
          <w:tcPr>
            <w:tcW w:w="1035" w:type="dxa"/>
          </w:tcPr>
          <w:p w14:paraId="4BF5AECB" w14:textId="77777777" w:rsidR="00AB1494" w:rsidRPr="002D5D34" w:rsidRDefault="00AB1494" w:rsidP="006E70AB">
            <w:pPr>
              <w:jc w:val="center"/>
              <w:rPr>
                <w:sz w:val="16"/>
                <w:szCs w:val="16"/>
                <w:rPrChange w:id="3932" w:author="Mostafa Sameer" w:date="2024-10-16T02:03:00Z" w16du:dateUtc="2024-10-16T06:03:00Z">
                  <w:rPr>
                    <w:sz w:val="24"/>
                    <w:szCs w:val="24"/>
                  </w:rPr>
                </w:rPrChange>
              </w:rPr>
            </w:pPr>
            <w:r w:rsidRPr="002D5D34">
              <w:rPr>
                <w:sz w:val="16"/>
                <w:szCs w:val="16"/>
                <w:rPrChange w:id="3933" w:author="Mostafa Sameer" w:date="2024-10-16T02:03:00Z" w16du:dateUtc="2024-10-16T06:03:00Z">
                  <w:rPr>
                    <w:sz w:val="24"/>
                    <w:szCs w:val="24"/>
                  </w:rPr>
                </w:rPrChange>
              </w:rPr>
              <w:t>RC</w:t>
            </w:r>
          </w:p>
        </w:tc>
        <w:tc>
          <w:tcPr>
            <w:tcW w:w="3930" w:type="dxa"/>
          </w:tcPr>
          <w:p w14:paraId="2B3F84F4" w14:textId="6FD24741" w:rsidR="00AB1494" w:rsidRPr="002D5D34" w:rsidRDefault="00714D0B" w:rsidP="006E70AB">
            <w:pPr>
              <w:jc w:val="center"/>
              <w:rPr>
                <w:sz w:val="16"/>
                <w:szCs w:val="16"/>
                <w:rPrChange w:id="3934"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935" w:author="Mostafa Sameer" w:date="2024-10-16T02:03:00Z" w16du:dateUtc="2024-10-16T06:03:00Z">
                  <w:rPr>
                    <w:sz w:val="24"/>
                    <w:szCs w:val="24"/>
                  </w:rPr>
                </w:rPrChange>
              </w:rPr>
              <w:instrText>ryan.catarelli@essie.ufl.edu</w:instrText>
            </w:r>
            <w:r>
              <w:rPr>
                <w:sz w:val="16"/>
                <w:szCs w:val="16"/>
              </w:rPr>
              <w:instrText>"</w:instrText>
            </w:r>
            <w:r>
              <w:rPr>
                <w:sz w:val="16"/>
                <w:szCs w:val="16"/>
              </w:rPr>
            </w:r>
            <w:r>
              <w:rPr>
                <w:sz w:val="16"/>
                <w:szCs w:val="16"/>
              </w:rPr>
              <w:fldChar w:fldCharType="separate"/>
            </w:r>
            <w:r w:rsidRPr="005E01EF">
              <w:rPr>
                <w:rStyle w:val="Hyperlink"/>
                <w:sz w:val="16"/>
                <w:szCs w:val="16"/>
                <w:rPrChange w:id="3936" w:author="Mostafa Sameer" w:date="2024-10-16T02:03:00Z" w16du:dateUtc="2024-10-16T06:03:00Z">
                  <w:rPr>
                    <w:sz w:val="24"/>
                    <w:szCs w:val="24"/>
                  </w:rPr>
                </w:rPrChange>
              </w:rPr>
              <w:t>ryan.catarelli@essie.ufl.edu</w:t>
            </w:r>
            <w:r>
              <w:rPr>
                <w:sz w:val="16"/>
                <w:szCs w:val="16"/>
              </w:rPr>
              <w:fldChar w:fldCharType="end"/>
            </w:r>
            <w:r>
              <w:rPr>
                <w:sz w:val="16"/>
                <w:szCs w:val="16"/>
              </w:rPr>
              <w:t xml:space="preserve"> </w:t>
            </w:r>
          </w:p>
        </w:tc>
        <w:tc>
          <w:tcPr>
            <w:tcW w:w="1245" w:type="dxa"/>
          </w:tcPr>
          <w:p w14:paraId="3EDC4B00" w14:textId="77777777" w:rsidR="00AB1494" w:rsidRPr="002D5D34" w:rsidRDefault="00AB1494" w:rsidP="006E70AB">
            <w:pPr>
              <w:jc w:val="center"/>
              <w:rPr>
                <w:sz w:val="16"/>
                <w:szCs w:val="16"/>
                <w:rPrChange w:id="3937" w:author="Mostafa Sameer" w:date="2024-10-16T02:03:00Z" w16du:dateUtc="2024-10-16T06:03:00Z">
                  <w:rPr>
                    <w:sz w:val="24"/>
                    <w:szCs w:val="24"/>
                  </w:rPr>
                </w:rPrChange>
              </w:rPr>
            </w:pPr>
            <w:r w:rsidRPr="002D5D34">
              <w:rPr>
                <w:sz w:val="16"/>
                <w:szCs w:val="16"/>
                <w:rPrChange w:id="3938" w:author="Mostafa Sameer" w:date="2024-10-16T02:03:00Z" w16du:dateUtc="2024-10-16T06:03:00Z">
                  <w:rPr>
                    <w:sz w:val="24"/>
                    <w:szCs w:val="24"/>
                  </w:rPr>
                </w:rPrChange>
              </w:rPr>
              <w:t>Y</w:t>
            </w:r>
          </w:p>
        </w:tc>
      </w:tr>
      <w:tr w:rsidR="00AB1494" w:rsidRPr="00312C2E" w14:paraId="42506847" w14:textId="77777777" w:rsidTr="006E70AB">
        <w:tc>
          <w:tcPr>
            <w:tcW w:w="615" w:type="dxa"/>
          </w:tcPr>
          <w:p w14:paraId="47DCFEE0" w14:textId="77777777" w:rsidR="00AB1494" w:rsidRPr="002D5D34" w:rsidRDefault="00AB1494" w:rsidP="006E70AB">
            <w:pPr>
              <w:jc w:val="center"/>
              <w:rPr>
                <w:sz w:val="16"/>
                <w:szCs w:val="16"/>
                <w:rPrChange w:id="3939" w:author="Mostafa Sameer" w:date="2024-10-16T02:03:00Z" w16du:dateUtc="2024-10-16T06:03:00Z">
                  <w:rPr>
                    <w:sz w:val="24"/>
                    <w:szCs w:val="24"/>
                  </w:rPr>
                </w:rPrChange>
              </w:rPr>
            </w:pPr>
            <w:r w:rsidRPr="002D5D34">
              <w:rPr>
                <w:sz w:val="16"/>
                <w:szCs w:val="16"/>
                <w:rPrChange w:id="3940" w:author="Mostafa Sameer" w:date="2024-10-16T02:03:00Z" w16du:dateUtc="2024-10-16T06:03:00Z">
                  <w:rPr>
                    <w:sz w:val="24"/>
                    <w:szCs w:val="24"/>
                  </w:rPr>
                </w:rPrChange>
              </w:rPr>
              <w:t>20</w:t>
            </w:r>
          </w:p>
        </w:tc>
        <w:tc>
          <w:tcPr>
            <w:tcW w:w="1380" w:type="dxa"/>
          </w:tcPr>
          <w:p w14:paraId="042AB74A" w14:textId="77777777" w:rsidR="00AB1494" w:rsidRPr="002D5D34" w:rsidRDefault="00AB1494" w:rsidP="006E70AB">
            <w:pPr>
              <w:jc w:val="center"/>
              <w:rPr>
                <w:sz w:val="16"/>
                <w:szCs w:val="16"/>
                <w:rPrChange w:id="3941" w:author="Mostafa Sameer" w:date="2024-10-16T02:03:00Z" w16du:dateUtc="2024-10-16T06:03:00Z">
                  <w:rPr>
                    <w:sz w:val="24"/>
                    <w:szCs w:val="24"/>
                  </w:rPr>
                </w:rPrChange>
              </w:rPr>
            </w:pPr>
            <w:r w:rsidRPr="002D5D34">
              <w:rPr>
                <w:sz w:val="16"/>
                <w:szCs w:val="16"/>
                <w:rPrChange w:id="3942" w:author="Mostafa Sameer" w:date="2024-10-16T02:03:00Z" w16du:dateUtc="2024-10-16T06:03:00Z">
                  <w:rPr>
                    <w:sz w:val="24"/>
                    <w:szCs w:val="24"/>
                  </w:rPr>
                </w:rPrChange>
              </w:rPr>
              <w:t>Mo</w:t>
            </w:r>
          </w:p>
        </w:tc>
        <w:tc>
          <w:tcPr>
            <w:tcW w:w="1515" w:type="dxa"/>
          </w:tcPr>
          <w:p w14:paraId="75C6322D" w14:textId="77777777" w:rsidR="00AB1494" w:rsidRPr="002D5D34" w:rsidRDefault="00AB1494" w:rsidP="006E70AB">
            <w:pPr>
              <w:jc w:val="center"/>
              <w:rPr>
                <w:sz w:val="16"/>
                <w:szCs w:val="16"/>
                <w:rPrChange w:id="3943" w:author="Mostafa Sameer" w:date="2024-10-16T02:03:00Z" w16du:dateUtc="2024-10-16T06:03:00Z">
                  <w:rPr>
                    <w:sz w:val="24"/>
                    <w:szCs w:val="24"/>
                  </w:rPr>
                </w:rPrChange>
              </w:rPr>
            </w:pPr>
            <w:r w:rsidRPr="002D5D34">
              <w:rPr>
                <w:sz w:val="16"/>
                <w:szCs w:val="16"/>
                <w:rPrChange w:id="3944" w:author="Mostafa Sameer" w:date="2024-10-16T02:03:00Z" w16du:dateUtc="2024-10-16T06:03:00Z">
                  <w:rPr>
                    <w:sz w:val="24"/>
                    <w:szCs w:val="24"/>
                  </w:rPr>
                </w:rPrChange>
              </w:rPr>
              <w:t>Madani</w:t>
            </w:r>
          </w:p>
        </w:tc>
        <w:tc>
          <w:tcPr>
            <w:tcW w:w="1035" w:type="dxa"/>
          </w:tcPr>
          <w:p w14:paraId="4F7FCD33" w14:textId="77777777" w:rsidR="00AB1494" w:rsidRPr="002D5D34" w:rsidRDefault="00AB1494" w:rsidP="006E70AB">
            <w:pPr>
              <w:jc w:val="center"/>
              <w:rPr>
                <w:sz w:val="16"/>
                <w:szCs w:val="16"/>
                <w:rPrChange w:id="3945" w:author="Mostafa Sameer" w:date="2024-10-16T02:03:00Z" w16du:dateUtc="2024-10-16T06:03:00Z">
                  <w:rPr>
                    <w:sz w:val="24"/>
                    <w:szCs w:val="24"/>
                  </w:rPr>
                </w:rPrChange>
              </w:rPr>
            </w:pPr>
            <w:r w:rsidRPr="002D5D34">
              <w:rPr>
                <w:sz w:val="16"/>
                <w:szCs w:val="16"/>
                <w:rPrChange w:id="3946" w:author="Mostafa Sameer" w:date="2024-10-16T02:03:00Z" w16du:dateUtc="2024-10-16T06:03:00Z">
                  <w:rPr>
                    <w:sz w:val="24"/>
                    <w:szCs w:val="24"/>
                  </w:rPr>
                </w:rPrChange>
              </w:rPr>
              <w:t>MM</w:t>
            </w:r>
          </w:p>
        </w:tc>
        <w:tc>
          <w:tcPr>
            <w:tcW w:w="3930" w:type="dxa"/>
          </w:tcPr>
          <w:p w14:paraId="74F00A3F" w14:textId="1932156F" w:rsidR="00AB1494" w:rsidRPr="002D5D34" w:rsidRDefault="00714D0B" w:rsidP="006E70AB">
            <w:pPr>
              <w:jc w:val="center"/>
              <w:rPr>
                <w:sz w:val="16"/>
                <w:szCs w:val="16"/>
                <w:rPrChange w:id="3947" w:author="Mostafa Sameer" w:date="2024-10-16T02:03:00Z" w16du:dateUtc="2024-10-16T06:03:00Z">
                  <w:rPr>
                    <w:sz w:val="24"/>
                    <w:szCs w:val="24"/>
                  </w:rPr>
                </w:rPrChange>
              </w:rPr>
            </w:pPr>
            <w:r>
              <w:rPr>
                <w:sz w:val="16"/>
                <w:szCs w:val="16"/>
              </w:rPr>
              <w:fldChar w:fldCharType="begin"/>
            </w:r>
            <w:r>
              <w:rPr>
                <w:sz w:val="16"/>
                <w:szCs w:val="16"/>
              </w:rPr>
              <w:instrText>HYPERLINK "mailto:</w:instrText>
            </w:r>
            <w:r w:rsidRPr="002D5D34">
              <w:rPr>
                <w:sz w:val="16"/>
                <w:szCs w:val="16"/>
                <w:rPrChange w:id="3948" w:author="Mostafa Sameer" w:date="2024-10-16T02:03:00Z" w16du:dateUtc="2024-10-16T06:03:00Z">
                  <w:rPr>
                    <w:sz w:val="24"/>
                    <w:szCs w:val="24"/>
                  </w:rPr>
                </w:rPrChange>
              </w:rPr>
              <w:instrText>mo.madani@myfloridalicense.com</w:instrText>
            </w:r>
            <w:r>
              <w:rPr>
                <w:sz w:val="16"/>
                <w:szCs w:val="16"/>
              </w:rPr>
              <w:instrText>"</w:instrText>
            </w:r>
            <w:r>
              <w:rPr>
                <w:sz w:val="16"/>
                <w:szCs w:val="16"/>
              </w:rPr>
            </w:r>
            <w:r>
              <w:rPr>
                <w:sz w:val="16"/>
                <w:szCs w:val="16"/>
              </w:rPr>
              <w:fldChar w:fldCharType="separate"/>
            </w:r>
            <w:r w:rsidRPr="005E01EF">
              <w:rPr>
                <w:rStyle w:val="Hyperlink"/>
                <w:sz w:val="16"/>
                <w:szCs w:val="16"/>
                <w:rPrChange w:id="3949" w:author="Mostafa Sameer" w:date="2024-10-16T02:03:00Z" w16du:dateUtc="2024-10-16T06:03:00Z">
                  <w:rPr>
                    <w:sz w:val="24"/>
                    <w:szCs w:val="24"/>
                  </w:rPr>
                </w:rPrChange>
              </w:rPr>
              <w:t>mo.madani@myfloridalicense.com</w:t>
            </w:r>
            <w:r>
              <w:rPr>
                <w:sz w:val="16"/>
                <w:szCs w:val="16"/>
              </w:rPr>
              <w:fldChar w:fldCharType="end"/>
            </w:r>
            <w:r>
              <w:rPr>
                <w:sz w:val="16"/>
                <w:szCs w:val="16"/>
              </w:rPr>
              <w:t xml:space="preserve"> </w:t>
            </w:r>
          </w:p>
        </w:tc>
        <w:tc>
          <w:tcPr>
            <w:tcW w:w="1245" w:type="dxa"/>
          </w:tcPr>
          <w:p w14:paraId="37C6023B" w14:textId="77777777" w:rsidR="00AB1494" w:rsidRPr="002D5D34" w:rsidRDefault="00AB1494" w:rsidP="006E70AB">
            <w:pPr>
              <w:jc w:val="center"/>
              <w:rPr>
                <w:sz w:val="16"/>
                <w:szCs w:val="16"/>
                <w:rPrChange w:id="3950" w:author="Mostafa Sameer" w:date="2024-10-16T02:03:00Z" w16du:dateUtc="2024-10-16T06:03:00Z">
                  <w:rPr>
                    <w:sz w:val="24"/>
                    <w:szCs w:val="24"/>
                  </w:rPr>
                </w:rPrChange>
              </w:rPr>
            </w:pPr>
            <w:r w:rsidRPr="002D5D34">
              <w:rPr>
                <w:sz w:val="16"/>
                <w:szCs w:val="16"/>
                <w:rPrChange w:id="3951" w:author="Mostafa Sameer" w:date="2024-10-16T02:03:00Z" w16du:dateUtc="2024-10-16T06:03:00Z">
                  <w:rPr>
                    <w:sz w:val="24"/>
                    <w:szCs w:val="24"/>
                  </w:rPr>
                </w:rPrChange>
              </w:rPr>
              <w:t>Y</w:t>
            </w:r>
          </w:p>
        </w:tc>
      </w:tr>
    </w:tbl>
    <w:p w14:paraId="53B5EB25" w14:textId="77777777" w:rsidR="002F4E43" w:rsidRPr="002F4E43" w:rsidRDefault="002F4E43" w:rsidP="002F4E43">
      <w:pPr>
        <w:rPr>
          <w:b/>
          <w:bCs/>
        </w:rPr>
      </w:pPr>
    </w:p>
    <w:p w14:paraId="0BD07089" w14:textId="4636CDD2" w:rsidR="002F4E43" w:rsidRPr="001B00A5" w:rsidRDefault="002F4E43" w:rsidP="001B00A5">
      <w:pPr>
        <w:jc w:val="center"/>
        <w:rPr>
          <w:b/>
          <w:bCs/>
          <w:u w:val="single"/>
        </w:rPr>
      </w:pPr>
      <w:r w:rsidRPr="001B00A5">
        <w:rPr>
          <w:b/>
          <w:bCs/>
          <w:u w:val="single"/>
        </w:rPr>
        <w:t>Meeting Summary</w:t>
      </w:r>
    </w:p>
    <w:p w14:paraId="5679EAF2" w14:textId="757056FA" w:rsidR="002F4E43" w:rsidRDefault="002F4E43" w:rsidP="001B00A5">
      <w:r w:rsidRPr="001B00A5">
        <w:rPr>
          <w:b/>
          <w:bCs/>
        </w:rPr>
        <w:t>Introduction by Dr. Omar Nofal</w:t>
      </w:r>
      <w:r w:rsidRPr="000D4128">
        <w:t xml:space="preserve"> </w:t>
      </w:r>
    </w:p>
    <w:p w14:paraId="4C41052C" w14:textId="285BE616" w:rsidR="001B00A5" w:rsidRPr="001B00A5" w:rsidRDefault="001B00A5" w:rsidP="001B00A5">
      <w:pPr>
        <w:jc w:val="both"/>
        <w:rPr>
          <w:b/>
          <w:bCs/>
          <w:lang w:val="en-US"/>
        </w:rPr>
      </w:pPr>
      <w:r>
        <w:rPr>
          <w:b/>
          <w:bCs/>
          <w:lang w:val="en-US"/>
        </w:rPr>
        <w:t xml:space="preserve">Presentation on </w:t>
      </w:r>
      <w:r w:rsidRPr="001B00A5">
        <w:rPr>
          <w:b/>
          <w:bCs/>
          <w:lang w:val="en-US"/>
        </w:rPr>
        <w:t>Reviewing the Standards for Wind-Driven Rain (WDR) Intrusion through Tracks of Sliding Glass Door Systems (SGDs) during Hurricanes</w:t>
      </w:r>
    </w:p>
    <w:p w14:paraId="1E372214" w14:textId="77777777" w:rsidR="002F4E43" w:rsidRDefault="002F4E43" w:rsidP="002F4E43">
      <w:pPr>
        <w:jc w:val="both"/>
      </w:pPr>
      <w:r w:rsidRPr="000D4128">
        <w:t>- Dr. Nofal welcomed participants and outlined the objectives of the session, focusing on</w:t>
      </w:r>
      <w:r>
        <w:t xml:space="preserve"> </w:t>
      </w:r>
      <w:r w:rsidRPr="000D4128">
        <w:t>standards for water penetration testing relevant to sliding glass doors (SGDs) during hurricanes.</w:t>
      </w:r>
    </w:p>
    <w:p w14:paraId="193BC2D1" w14:textId="77777777" w:rsidR="002F4E43" w:rsidRDefault="002F4E43" w:rsidP="002F4E43">
      <w:pPr>
        <w:jc w:val="both"/>
        <w:rPr>
          <w:lang w:val="en-US"/>
        </w:rPr>
      </w:pPr>
      <w:r w:rsidRPr="002F4E43">
        <w:rPr>
          <w:lang w:val="en-US"/>
        </w:rPr>
        <w:t>Dr. Nofal stressed the need to evaluate both the effectiveness of existing standards and areas for improvement, to enhanc</w:t>
      </w:r>
      <w:r>
        <w:rPr>
          <w:lang w:val="en-US"/>
        </w:rPr>
        <w:t>e</w:t>
      </w:r>
      <w:r w:rsidRPr="002F4E43">
        <w:rPr>
          <w:lang w:val="en-US"/>
        </w:rPr>
        <w:t xml:space="preserve"> building resilience and occupant safety. </w:t>
      </w:r>
    </w:p>
    <w:p w14:paraId="76F735EA" w14:textId="54D562CA" w:rsidR="002F4E43" w:rsidRPr="002F4E43" w:rsidRDefault="002F4E43" w:rsidP="002F4E43">
      <w:pPr>
        <w:jc w:val="both"/>
        <w:rPr>
          <w:lang w:val="en-US"/>
        </w:rPr>
      </w:pPr>
      <w:r w:rsidRPr="002F4E43">
        <w:rPr>
          <w:lang w:val="en-US"/>
        </w:rPr>
        <w:t>The meeting also aimed to address gaps in current testing methodologies by exploring the integration of advanced simulations and field-testing data to develop more comprehensive evaluation criteria.</w:t>
      </w:r>
    </w:p>
    <w:p w14:paraId="04DC3B23" w14:textId="5BE86212" w:rsidR="002F4E43" w:rsidRPr="002F4E43" w:rsidRDefault="002F4E43" w:rsidP="002F4E43">
      <w:pPr>
        <w:jc w:val="both"/>
        <w:rPr>
          <w:lang w:val="en-US"/>
        </w:rPr>
      </w:pPr>
      <w:r w:rsidRPr="002F4E43">
        <w:rPr>
          <w:lang w:val="en-US"/>
        </w:rPr>
        <w:t>Moreover, Dr. Nofal outlined the broader objectives of collaborating with regulatory bodies and industry partners to ensure the testing standards align with real-world conditions</w:t>
      </w:r>
      <w:r>
        <w:rPr>
          <w:lang w:val="en-US"/>
        </w:rPr>
        <w:t>.</w:t>
      </w:r>
    </w:p>
    <w:p w14:paraId="1213CB06" w14:textId="77777777" w:rsidR="002F4E43" w:rsidRPr="000D4128" w:rsidRDefault="002F4E43" w:rsidP="002F4E43"/>
    <w:p w14:paraId="1C6058A8" w14:textId="77777777" w:rsidR="002F4E43" w:rsidRPr="000D4128" w:rsidRDefault="002F4E43" w:rsidP="002F4E43">
      <w:r w:rsidRPr="000D4128">
        <w:t xml:space="preserve">2. </w:t>
      </w:r>
      <w:r w:rsidRPr="00430AA0">
        <w:rPr>
          <w:b/>
          <w:bCs/>
        </w:rPr>
        <w:t>Presentation on North American Fenestration Standard (NAFS) 2022 Edition</w:t>
      </w:r>
      <w:r w:rsidRPr="000D4128">
        <w:t xml:space="preserve">  </w:t>
      </w:r>
    </w:p>
    <w:p w14:paraId="3735F6B4" w14:textId="77777777" w:rsidR="002F4E43" w:rsidRPr="000D4128" w:rsidRDefault="002F4E43" w:rsidP="002F4E43">
      <w:r w:rsidRPr="000D4128">
        <w:t xml:space="preserve">Presenters: Brad Fevold and Steve Strawn  </w:t>
      </w:r>
    </w:p>
    <w:p w14:paraId="2C4630C8" w14:textId="77777777" w:rsidR="002F4E43" w:rsidRDefault="002F4E43" w:rsidP="002F4E43">
      <w:r w:rsidRPr="000D4128">
        <w:t xml:space="preserve">- Overview: The NAFS standard (AAMA/WDMA/CSA 101/I.S.2/A440) provides guidelines for testing fenestration products, including sliding glass doors.  </w:t>
      </w:r>
    </w:p>
    <w:p w14:paraId="1BCA36E2" w14:textId="77777777" w:rsidR="0069210F" w:rsidRPr="00E41202" w:rsidRDefault="00586DF4" w:rsidP="002F4E43">
      <w:pPr>
        <w:numPr>
          <w:ilvl w:val="0"/>
          <w:numId w:val="56"/>
        </w:numPr>
        <w:spacing w:line="259" w:lineRule="auto"/>
      </w:pPr>
      <w:r w:rsidRPr="00E41202">
        <w:t>NAFS-22, published 2023 and referenced in 2024 IRC/IBC</w:t>
      </w:r>
    </w:p>
    <w:p w14:paraId="37A847DB" w14:textId="77777777" w:rsidR="0069210F" w:rsidRPr="00E41202" w:rsidRDefault="00586DF4" w:rsidP="002F4E43">
      <w:pPr>
        <w:numPr>
          <w:ilvl w:val="0"/>
          <w:numId w:val="56"/>
        </w:numPr>
        <w:spacing w:line="259" w:lineRule="auto"/>
      </w:pPr>
      <w:r w:rsidRPr="00E41202">
        <w:t>Joint Document Management Group (JDMG)</w:t>
      </w:r>
    </w:p>
    <w:p w14:paraId="4DD96889" w14:textId="77777777" w:rsidR="0069210F" w:rsidRPr="00E41202" w:rsidRDefault="00586DF4" w:rsidP="002F4E43">
      <w:pPr>
        <w:numPr>
          <w:ilvl w:val="1"/>
          <w:numId w:val="56"/>
        </w:numPr>
        <w:spacing w:line="259" w:lineRule="auto"/>
      </w:pPr>
      <w:r w:rsidRPr="00E41202">
        <w:t>FGIA, WDMA, CSA</w:t>
      </w:r>
    </w:p>
    <w:p w14:paraId="288C30A7" w14:textId="77777777" w:rsidR="0069210F" w:rsidRPr="00E41202" w:rsidRDefault="00586DF4" w:rsidP="002F4E43">
      <w:pPr>
        <w:numPr>
          <w:ilvl w:val="0"/>
          <w:numId w:val="56"/>
        </w:numPr>
        <w:spacing w:line="259" w:lineRule="auto"/>
      </w:pPr>
      <w:r w:rsidRPr="00E41202">
        <w:t>149 pages (111 pages with 38 pages of commentary)</w:t>
      </w:r>
    </w:p>
    <w:p w14:paraId="25334B30" w14:textId="77777777" w:rsidR="002F4E43" w:rsidRDefault="00586DF4" w:rsidP="002F4E43">
      <w:pPr>
        <w:numPr>
          <w:ilvl w:val="0"/>
          <w:numId w:val="56"/>
        </w:numPr>
        <w:spacing w:line="259" w:lineRule="auto"/>
      </w:pPr>
      <w:r w:rsidRPr="00E41202">
        <w:t>Referenced in Model Building Codes (IRC, IBC, and NBC)</w:t>
      </w:r>
    </w:p>
    <w:p w14:paraId="3BD84615" w14:textId="77777777" w:rsidR="0069210F" w:rsidRPr="00E41202" w:rsidRDefault="0069210F" w:rsidP="002F4E43">
      <w:pPr>
        <w:spacing w:line="259" w:lineRule="auto"/>
      </w:pPr>
    </w:p>
    <w:p w14:paraId="73055EB4" w14:textId="0E3BEDB0" w:rsidR="002F4E43" w:rsidRDefault="002F4E43" w:rsidP="002F4E43">
      <w:pPr>
        <w:spacing w:line="259" w:lineRule="auto"/>
        <w:jc w:val="both"/>
      </w:pPr>
      <w:r w:rsidRPr="00144504">
        <w:rPr>
          <w:b/>
          <w:bCs/>
        </w:rPr>
        <w:lastRenderedPageBreak/>
        <w:t>2023 FBC, Residential 8</w:t>
      </w:r>
      <w:r w:rsidRPr="00144504">
        <w:rPr>
          <w:b/>
          <w:bCs/>
          <w:vertAlign w:val="superscript"/>
        </w:rPr>
        <w:t>th</w:t>
      </w:r>
      <w:r w:rsidRPr="00144504">
        <w:rPr>
          <w:b/>
          <w:bCs/>
        </w:rPr>
        <w:t xml:space="preserve"> Edition:</w:t>
      </w:r>
      <w:r>
        <w:t xml:space="preserve"> </w:t>
      </w:r>
      <w:r w:rsidRPr="00173D30">
        <w:t>Exterior windows and sliding doors shall be tested by an approved independent laboratory, and bear a label identifying manufacturer, performance characteristics</w:t>
      </w:r>
      <w:r>
        <w:t>,</w:t>
      </w:r>
      <w:r w:rsidRPr="00173D30">
        <w:t xml:space="preserve"> and approved inspection agency to indicate compliance with AAMA/WDMA/CSA 101/I.S.2/A440 or TAS 202 (HVHZ shall comply with TAS 202 and ASTM E1300). Exterior side-hinged doors shall be tested and labeled as conforming to AAMA/WDMA/CSA 101/I.S.2/A440 or ANSI/WMA 100 or comply with Section R609.5. Exterior windows and doors shall be labeled with a permanent label, marking, or etching providing traceability to the manufacturer and product. The following shall also be required either on a permanent label or on a temporary supplemental label applied by the manufacturer: information identifying the manufacturer, the product model/series number, positive and negative design pressure rating, product maximum size tested, impact-resistance rating if applicable, Florida product approval number or Miami-Dade product approval number applicable test standard(s), and approved product certification agency, testing laboratory, evaluation entity or Miami-Dade product approval.</w:t>
      </w:r>
    </w:p>
    <w:p w14:paraId="7FDA1E25" w14:textId="77777777" w:rsidR="002F4E43" w:rsidRPr="001E6DC1" w:rsidRDefault="002F4E43" w:rsidP="002F4E43">
      <w:pPr>
        <w:spacing w:line="259" w:lineRule="auto"/>
        <w:jc w:val="both"/>
        <w:rPr>
          <w:rFonts w:eastAsiaTheme="minorHAnsi"/>
        </w:rPr>
      </w:pPr>
    </w:p>
    <w:p w14:paraId="300F1FBE" w14:textId="77777777" w:rsidR="002F4E43" w:rsidRDefault="002F4E43" w:rsidP="002F4E43">
      <w:pPr>
        <w:pStyle w:val="ListParagraph"/>
        <w:numPr>
          <w:ilvl w:val="0"/>
          <w:numId w:val="58"/>
        </w:numPr>
        <w:spacing w:line="259" w:lineRule="auto"/>
        <w:jc w:val="both"/>
      </w:pPr>
      <w:r w:rsidRPr="00F05D59">
        <w:rPr>
          <w:b/>
          <w:bCs/>
        </w:rPr>
        <w:t>Exceptions:</w:t>
      </w:r>
      <w:r w:rsidRPr="00F05D59">
        <w:t xml:space="preserve"> </w:t>
      </w:r>
    </w:p>
    <w:p w14:paraId="24563CD2" w14:textId="332F954F" w:rsidR="002F4E43" w:rsidRDefault="002F4E43" w:rsidP="002F4E43">
      <w:pPr>
        <w:jc w:val="both"/>
      </w:pPr>
      <w:r w:rsidRPr="002F4E43">
        <w:t>Door assemblies installed in non-habitable areas, where both the door assembly and the area are designed to accommodate water infiltration, are exempt from water infiltration testing. Similarly, door assemblies with an overhang (OH) ratio of 1 or more do not require testing. The OH ratio is calculated as the horizontal length of the overhang divided by its vertical height, where the OH length measures how far the overhang extends from the door surface, and the OH height measures the distance from the door sill to the bottom of the overhang. Additionally, decorative glazed openings and pass-through windows serving from a single-family kitchen, provided they are protected by a roof overhang of at least 5 feet (1.5 meters), are also exempt from water infiltration testing requirements.</w:t>
      </w:r>
    </w:p>
    <w:p w14:paraId="1BC36CBF" w14:textId="77777777" w:rsidR="002F4E43" w:rsidRDefault="002F4E43" w:rsidP="002F4E43">
      <w:pPr>
        <w:jc w:val="both"/>
      </w:pPr>
    </w:p>
    <w:p w14:paraId="1B6808B3" w14:textId="77777777" w:rsidR="002F4E43" w:rsidRPr="00F05D59" w:rsidRDefault="002F4E43" w:rsidP="002F4E43">
      <w:pPr>
        <w:pStyle w:val="ListParagraph"/>
        <w:numPr>
          <w:ilvl w:val="0"/>
          <w:numId w:val="57"/>
        </w:numPr>
        <w:spacing w:line="259" w:lineRule="auto"/>
        <w:jc w:val="both"/>
      </w:pPr>
      <w:r w:rsidRPr="00F05D59">
        <w:rPr>
          <w:b/>
          <w:bCs/>
        </w:rPr>
        <w:t xml:space="preserve">NAFS-22 Clause 0.2.5 Water Penetration Testing: </w:t>
      </w:r>
    </w:p>
    <w:p w14:paraId="2DC89280" w14:textId="52290D00" w:rsidR="002F4E43" w:rsidRDefault="002F4E43" w:rsidP="002F4E43">
      <w:pPr>
        <w:jc w:val="both"/>
      </w:pPr>
      <w:r w:rsidRPr="002F4E43">
        <w:t xml:space="preserve">NAFS Clauses 6 and 8 outline the minimum water penetration resistance test pressure required to achieve a specific Performance Grade (PG). For Performance Classes R, LC, and CW, the test pressure must be at least 15% of the positive Allowable Stress Design (ASD) pressure associated with the PG. For Performance Class AW, the requirement increases to 20% of the positive ASD pressure. Regardless of product type, the water penetration resistance test pressure must never be less than 140 Pa (~2.92 </w:t>
      </w:r>
      <w:proofErr w:type="spellStart"/>
      <w:r w:rsidRPr="002F4E43">
        <w:t>psf</w:t>
      </w:r>
      <w:proofErr w:type="spellEnd"/>
      <w:r w:rsidRPr="002F4E43">
        <w:t xml:space="preserve">) and is capped at 720 Pa (~15.04 </w:t>
      </w:r>
      <w:proofErr w:type="spellStart"/>
      <w:r w:rsidRPr="002F4E43">
        <w:t>psf</w:t>
      </w:r>
      <w:proofErr w:type="spellEnd"/>
      <w:r w:rsidRPr="002F4E43">
        <w:t>). However, Clause 6.2.4 allows for exceptions where certain door systems can have water penetration resistance test pressures lower than these standard requirements.</w:t>
      </w:r>
    </w:p>
    <w:p w14:paraId="5DB67330" w14:textId="77777777" w:rsidR="002F4E43" w:rsidRDefault="002F4E43" w:rsidP="002F4E43">
      <w:pPr>
        <w:jc w:val="both"/>
      </w:pPr>
    </w:p>
    <w:p w14:paraId="02A90B73" w14:textId="77777777" w:rsidR="002F4E43" w:rsidRDefault="002F4E43" w:rsidP="002F4E43">
      <w:pPr>
        <w:jc w:val="both"/>
        <w:rPr>
          <w:b/>
          <w:bCs/>
        </w:rPr>
      </w:pPr>
      <w:r w:rsidRPr="003E5B60">
        <w:rPr>
          <w:b/>
          <w:bCs/>
        </w:rPr>
        <w:t>NAFS-22 Clause 4.6.3.4: Water Penetration Resistance Test Pressure</w:t>
      </w:r>
      <w:r>
        <w:rPr>
          <w:b/>
          <w:bCs/>
        </w:rPr>
        <w:t xml:space="preserve">: </w:t>
      </w:r>
    </w:p>
    <w:p w14:paraId="2A28F12D" w14:textId="77777777" w:rsidR="0069210F" w:rsidRPr="003A0565" w:rsidRDefault="00586DF4" w:rsidP="002F4E43">
      <w:pPr>
        <w:spacing w:line="259" w:lineRule="auto"/>
        <w:jc w:val="both"/>
      </w:pPr>
      <w:r w:rsidRPr="003A0565">
        <w:t xml:space="preserve">The Performance Grade (PG) rating for a product is sometimes limited by the structural performance rather than by water penetration resistance performance.  </w:t>
      </w:r>
    </w:p>
    <w:p w14:paraId="7FB9203D" w14:textId="77777777" w:rsidR="0069210F" w:rsidRPr="003A0565" w:rsidRDefault="00586DF4" w:rsidP="002F4E43">
      <w:pPr>
        <w:numPr>
          <w:ilvl w:val="0"/>
          <w:numId w:val="59"/>
        </w:numPr>
        <w:spacing w:line="259" w:lineRule="auto"/>
        <w:jc w:val="both"/>
      </w:pPr>
      <w:r w:rsidRPr="003A0565">
        <w:t>In these cases, this can be indicated using a Secondary Designator on the label.</w:t>
      </w:r>
    </w:p>
    <w:p w14:paraId="7C16D3A5" w14:textId="77777777" w:rsidR="0069210F" w:rsidRPr="003A0565" w:rsidRDefault="00586DF4" w:rsidP="002F4E43">
      <w:pPr>
        <w:numPr>
          <w:ilvl w:val="0"/>
          <w:numId w:val="59"/>
        </w:numPr>
        <w:spacing w:line="259" w:lineRule="auto"/>
        <w:jc w:val="both"/>
      </w:pPr>
      <w:r w:rsidRPr="003A0565">
        <w:t xml:space="preserve">Reporting a water penetration resistance test pressure below the PG requirement, down to 0 Pa (0.00 </w:t>
      </w:r>
      <w:proofErr w:type="spellStart"/>
      <w:r w:rsidRPr="003A0565">
        <w:t>psf</w:t>
      </w:r>
      <w:proofErr w:type="spellEnd"/>
      <w:r w:rsidRPr="003A0565">
        <w:t>) shall be permitted for Limited Water (LW) side-hinged doors, dual-action side-hinged doors, sliding doors, and folding door systems.</w:t>
      </w:r>
    </w:p>
    <w:p w14:paraId="12C25B27" w14:textId="77777777" w:rsidR="002F4E43" w:rsidRPr="003E5B60" w:rsidRDefault="002F4E43" w:rsidP="002F4E43">
      <w:pPr>
        <w:jc w:val="both"/>
        <w:rPr>
          <w:b/>
          <w:bCs/>
        </w:rPr>
      </w:pPr>
    </w:p>
    <w:p w14:paraId="452FA489" w14:textId="77777777" w:rsidR="002F4E43" w:rsidRPr="000D4128" w:rsidRDefault="002F4E43" w:rsidP="002F4E43">
      <w:r w:rsidRPr="000D4128">
        <w:t xml:space="preserve">- </w:t>
      </w:r>
      <w:r w:rsidRPr="00F05D59">
        <w:rPr>
          <w:b/>
          <w:bCs/>
        </w:rPr>
        <w:t>Key Highlights:</w:t>
      </w:r>
      <w:r w:rsidRPr="000D4128">
        <w:t xml:space="preserve">  </w:t>
      </w:r>
    </w:p>
    <w:p w14:paraId="4FC7EC8B" w14:textId="77777777" w:rsidR="002F4E43" w:rsidRPr="000D4128" w:rsidRDefault="002F4E43" w:rsidP="002F4E43">
      <w:r w:rsidRPr="000D4128">
        <w:t xml:space="preserve">  - Water infiltration testing is essential for product durability during extreme weather.  </w:t>
      </w:r>
    </w:p>
    <w:p w14:paraId="43CA62FE" w14:textId="77777777" w:rsidR="002F4E43" w:rsidRPr="000D4128" w:rsidRDefault="002F4E43" w:rsidP="002F4E43">
      <w:r w:rsidRPr="000D4128">
        <w:lastRenderedPageBreak/>
        <w:t xml:space="preserve">  - The 2022 edition aims to align practices across North America, improving consistency in testing procedures and product classification.</w:t>
      </w:r>
    </w:p>
    <w:p w14:paraId="46448397" w14:textId="77777777" w:rsidR="002F4E43" w:rsidRPr="000D4128" w:rsidRDefault="002F4E43" w:rsidP="002F4E43"/>
    <w:p w14:paraId="4D78FF1D" w14:textId="77777777" w:rsidR="002F4E43" w:rsidRPr="000D4128" w:rsidRDefault="002F4E43" w:rsidP="002F4E43">
      <w:r w:rsidRPr="000D4128">
        <w:t xml:space="preserve">3. </w:t>
      </w:r>
      <w:r w:rsidRPr="00430AA0">
        <w:rPr>
          <w:b/>
          <w:bCs/>
        </w:rPr>
        <w:t>Presentation on ASTM Standards and TAS 202</w:t>
      </w:r>
      <w:r w:rsidRPr="000D4128">
        <w:t xml:space="preserve">  </w:t>
      </w:r>
    </w:p>
    <w:p w14:paraId="35DFCB69" w14:textId="77777777" w:rsidR="002F4E43" w:rsidRPr="000D4128" w:rsidRDefault="002F4E43" w:rsidP="002F4E43">
      <w:r w:rsidRPr="000D4128">
        <w:t xml:space="preserve">Presenter: Lynn Miller  </w:t>
      </w:r>
    </w:p>
    <w:p w14:paraId="658B46BF" w14:textId="77777777" w:rsidR="002F4E43" w:rsidRPr="000D4128" w:rsidRDefault="002F4E43" w:rsidP="002F4E43">
      <w:r w:rsidRPr="000D4128">
        <w:t xml:space="preserve">- Key ASTM Standards Discussed:  </w:t>
      </w:r>
    </w:p>
    <w:p w14:paraId="4AE44266" w14:textId="7B09EE60" w:rsidR="007A73FA" w:rsidRDefault="002F4E43" w:rsidP="007A73FA">
      <w:pPr>
        <w:jc w:val="both"/>
      </w:pPr>
      <w:r w:rsidRPr="000D4128">
        <w:t xml:space="preserve">  </w:t>
      </w:r>
      <w:r w:rsidR="007A73FA">
        <w:t>The ASTM E331-00 (2016) test method plays a crucial role in evaluating the water penetration resistance of exterior components such as windows, curtain walls, skylights, and doors, particularly under static air pressure. This testing standard ensures that these elements can withstand simultaneous exposure to water and air pressure differentials, simulating conditions that occur during severe weather events. Water is applied to the exterior surfaces while uniform static air pressure is exerted at the outdoor face, creating a higher pressure compared to the indoor face, allowing for an accurate assessment of water infiltration risks.</w:t>
      </w:r>
    </w:p>
    <w:p w14:paraId="31D42523" w14:textId="77777777" w:rsidR="007A73FA" w:rsidRDefault="007A73FA" w:rsidP="007A73FA">
      <w:pPr>
        <w:jc w:val="both"/>
      </w:pPr>
    </w:p>
    <w:p w14:paraId="32A180A3" w14:textId="77777777" w:rsidR="007A73FA" w:rsidRDefault="007A73FA" w:rsidP="007A73FA">
      <w:pPr>
        <w:jc w:val="both"/>
      </w:pPr>
      <w:bookmarkStart w:id="3952" w:name="_Hlk180246682"/>
      <w:r>
        <w:t>ASTM E331 is referenced in NAFS-22 for products classified under the AW Performance Grade, which demands the highest level of performance among fenestration products. Additionally, it is indirectly incorporated in TAS 202-94, a standard mandatory for products sold within the High Velocity Hurricane Zone (HVHZ) encompassing Miami-Dade and Broward Counties. Compliance with this standard is essential for ensuring the durability and safety of sliding glass doors and other exterior assemblies in hurricane-prone regions.</w:t>
      </w:r>
    </w:p>
    <w:p w14:paraId="78D0CDA5" w14:textId="77777777" w:rsidR="007A73FA" w:rsidRDefault="007A73FA" w:rsidP="007A73FA">
      <w:pPr>
        <w:jc w:val="both"/>
      </w:pPr>
    </w:p>
    <w:p w14:paraId="75BFB9FE" w14:textId="77777777" w:rsidR="007A73FA" w:rsidRDefault="007A73FA" w:rsidP="007A73FA">
      <w:pPr>
        <w:jc w:val="both"/>
      </w:pPr>
      <w:r>
        <w:t>The testing process utilizes specialized equipment, including a test chamber—either an open-sided box or one with a removable panel—where the specimen is installed and sealed. The air system, comprising a blower or compressed air supply, is designed to create the required air-pressure differentials across the specimen. This system must maintain constant airflow at a fixed pressure throughout the test duration to replicate real-world conditions accurately. The test provides critical data that informs product development and helps manufacturers meet stringent building codes and performance expectations for water infiltration resistance.</w:t>
      </w:r>
    </w:p>
    <w:p w14:paraId="6CEA92C3" w14:textId="77777777" w:rsidR="007A73FA" w:rsidRDefault="007A73FA" w:rsidP="007A73FA">
      <w:pPr>
        <w:jc w:val="both"/>
      </w:pPr>
    </w:p>
    <w:p w14:paraId="51F592B0" w14:textId="6C2C2CCE" w:rsidR="0069210F" w:rsidRPr="0001315F" w:rsidRDefault="002F4E43" w:rsidP="007A73FA">
      <w:pPr>
        <w:jc w:val="center"/>
      </w:pPr>
      <w:r w:rsidRPr="008E0F10">
        <w:rPr>
          <w:noProof/>
        </w:rPr>
        <w:drawing>
          <wp:inline distT="0" distB="0" distL="0" distR="0" wp14:anchorId="30308562" wp14:editId="5079D68B">
            <wp:extent cx="2941320" cy="1950720"/>
            <wp:effectExtent l="0" t="0" r="0" b="0"/>
            <wp:docPr id="4" name="Picture 3" descr="Diagram of a pressure gauge&#10;&#10;Description automatically generated">
              <a:extLst xmlns:a="http://schemas.openxmlformats.org/drawingml/2006/main">
                <a:ext uri="{FF2B5EF4-FFF2-40B4-BE49-F238E27FC236}">
                  <a16:creationId xmlns:a16="http://schemas.microsoft.com/office/drawing/2014/main" id="{7D984B43-75B0-4C87-C103-00F785DC7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of a pressure gauge&#10;&#10;Description automatically generated">
                      <a:extLst>
                        <a:ext uri="{FF2B5EF4-FFF2-40B4-BE49-F238E27FC236}">
                          <a16:creationId xmlns:a16="http://schemas.microsoft.com/office/drawing/2014/main" id="{7D984B43-75B0-4C87-C103-00F785DC799E}"/>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t="2191"/>
                    <a:stretch/>
                  </pic:blipFill>
                  <pic:spPr>
                    <a:xfrm>
                      <a:off x="0" y="0"/>
                      <a:ext cx="2961352" cy="1964005"/>
                    </a:xfrm>
                    <a:prstGeom prst="rect">
                      <a:avLst/>
                    </a:prstGeom>
                  </pic:spPr>
                </pic:pic>
              </a:graphicData>
            </a:graphic>
          </wp:inline>
        </w:drawing>
      </w:r>
    </w:p>
    <w:p w14:paraId="604EB165" w14:textId="77777777" w:rsidR="0069210F" w:rsidRDefault="002F4E43" w:rsidP="002F4E43">
      <w:pPr>
        <w:spacing w:line="259" w:lineRule="auto"/>
        <w:jc w:val="center"/>
      </w:pPr>
      <w:r w:rsidRPr="008E0F10">
        <w:rPr>
          <w:noProof/>
        </w:rPr>
        <w:lastRenderedPageBreak/>
        <w:drawing>
          <wp:inline distT="0" distB="0" distL="0" distR="0" wp14:anchorId="6D287972" wp14:editId="44C7FA48">
            <wp:extent cx="3105150" cy="1849604"/>
            <wp:effectExtent l="0" t="0" r="0" b="0"/>
            <wp:docPr id="189489279" name="Picture 3" descr="A diagram of a spray system&#10;&#10;Description automatically generated">
              <a:extLst xmlns:a="http://schemas.openxmlformats.org/drawingml/2006/main">
                <a:ext uri="{FF2B5EF4-FFF2-40B4-BE49-F238E27FC236}">
                  <a16:creationId xmlns:a16="http://schemas.microsoft.com/office/drawing/2014/main" id="{648B9656-E165-A8EA-37D4-42827A284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279" name="Picture 3" descr="A diagram of a spray system&#10;&#10;Description automatically generated">
                      <a:extLst>
                        <a:ext uri="{FF2B5EF4-FFF2-40B4-BE49-F238E27FC236}">
                          <a16:creationId xmlns:a16="http://schemas.microsoft.com/office/drawing/2014/main" id="{648B9656-E165-A8EA-37D4-42827A284BD2}"/>
                        </a:ext>
                      </a:extLst>
                    </pic:cNvPr>
                    <pic:cNvPicPr>
                      <a:picLocks noChangeAspect="1"/>
                    </pic:cNvPicPr>
                  </pic:nvPicPr>
                  <pic:blipFill>
                    <a:blip r:embed="rId16"/>
                    <a:stretch>
                      <a:fillRect/>
                    </a:stretch>
                  </pic:blipFill>
                  <pic:spPr>
                    <a:xfrm>
                      <a:off x="0" y="0"/>
                      <a:ext cx="3122423" cy="1859893"/>
                    </a:xfrm>
                    <a:custGeom>
                      <a:avLst/>
                      <a:gdLst/>
                      <a:ahLst/>
                      <a:cxnLst/>
                      <a:rect l="l" t="t" r="r" b="b"/>
                      <a:pathLst>
                        <a:path w="4114800" h="5712488">
                          <a:moveTo>
                            <a:pt x="133155" y="0"/>
                          </a:moveTo>
                          <a:lnTo>
                            <a:pt x="3981645" y="0"/>
                          </a:lnTo>
                          <a:cubicBezTo>
                            <a:pt x="4055184" y="0"/>
                            <a:pt x="4114800" y="59616"/>
                            <a:pt x="4114800" y="133155"/>
                          </a:cubicBezTo>
                          <a:lnTo>
                            <a:pt x="4114800" y="5579333"/>
                          </a:lnTo>
                          <a:cubicBezTo>
                            <a:pt x="4114800" y="5652872"/>
                            <a:pt x="4055184" y="5712488"/>
                            <a:pt x="3981645" y="5712488"/>
                          </a:cubicBezTo>
                          <a:lnTo>
                            <a:pt x="133155" y="5712488"/>
                          </a:lnTo>
                          <a:cubicBezTo>
                            <a:pt x="59616" y="5712488"/>
                            <a:pt x="0" y="5652872"/>
                            <a:pt x="0" y="5579333"/>
                          </a:cubicBezTo>
                          <a:lnTo>
                            <a:pt x="0" y="133155"/>
                          </a:lnTo>
                          <a:cubicBezTo>
                            <a:pt x="0" y="59616"/>
                            <a:pt x="59616" y="0"/>
                            <a:pt x="133155" y="0"/>
                          </a:cubicBezTo>
                          <a:close/>
                        </a:path>
                      </a:pathLst>
                    </a:custGeom>
                  </pic:spPr>
                </pic:pic>
              </a:graphicData>
            </a:graphic>
          </wp:inline>
        </w:drawing>
      </w:r>
    </w:p>
    <w:p w14:paraId="59D27CC8" w14:textId="77777777" w:rsidR="0069210F" w:rsidRPr="0001315F" w:rsidRDefault="0069210F" w:rsidP="002F4E43">
      <w:pPr>
        <w:spacing w:line="259" w:lineRule="auto"/>
        <w:jc w:val="center"/>
      </w:pPr>
    </w:p>
    <w:p w14:paraId="102A89E4" w14:textId="77777777" w:rsidR="007A73FA" w:rsidRPr="007A73FA" w:rsidRDefault="007A73FA" w:rsidP="007A73FA">
      <w:pPr>
        <w:numPr>
          <w:ilvl w:val="0"/>
          <w:numId w:val="50"/>
        </w:numPr>
        <w:spacing w:line="259" w:lineRule="auto"/>
        <w:jc w:val="both"/>
      </w:pPr>
      <w:r w:rsidRPr="007A73FA">
        <w:t>In addition to the test chamber and air system, the ASTM E331-00 (2016) standard requires specific equipment to ensure accurate measurement and effective water application during testing. One such critical component is the pressure-measuring apparatus, which is essential for determining the pressure difference across the specimen. This device must be calibrated to maintain a tolerance of 62% or 62.5 Pa (approximately 60.01 inches of water column), whichever value is greater. This precision is crucial as it directly influences the reliability of the test results, allowing for a thorough assessment of the water penetration resistance under varying air pressure conditions.</w:t>
      </w:r>
    </w:p>
    <w:p w14:paraId="4AF8A5A0" w14:textId="77777777" w:rsidR="007A73FA" w:rsidRPr="007A73FA" w:rsidRDefault="007A73FA" w:rsidP="007A73FA">
      <w:pPr>
        <w:spacing w:line="259" w:lineRule="auto"/>
        <w:ind w:left="360"/>
        <w:jc w:val="both"/>
      </w:pPr>
    </w:p>
    <w:p w14:paraId="6163357D" w14:textId="40F791B7" w:rsidR="0069210F" w:rsidRPr="0001315F" w:rsidRDefault="007A73FA" w:rsidP="007A73FA">
      <w:pPr>
        <w:numPr>
          <w:ilvl w:val="0"/>
          <w:numId w:val="50"/>
        </w:numPr>
        <w:spacing w:line="259" w:lineRule="auto"/>
        <w:jc w:val="both"/>
      </w:pPr>
      <w:r w:rsidRPr="007A73FA">
        <w:t>Furthermore, the water-spray system is designed to apply water uniformly across the exterior surface of the test specimen. To meet the requirements outlined in the ASTM standard, the system must deliver water at a minimum rate of 3.4 liters per square meter per minute (or 5.0 U.S. gallons per square foot per hour). This uniform distribution is critical for replicating realistic conditions and</w:t>
      </w:r>
      <w:r>
        <w:t> </w:t>
      </w:r>
      <w:r w:rsidRPr="007A73FA">
        <w:t>simulating the impact of heavy rainfall on sliding glass doors and other fenestration products during storm events. By maintaining these rigorous testing parameters, manufacturers can ensure that their products comply with industry standards and are capable of withstanding extreme weather conditions, ultimately enhancing the safety and durability of structures in hurricane-prone areas.</w:t>
      </w:r>
    </w:p>
    <w:bookmarkEnd w:id="3952"/>
    <w:p w14:paraId="3607F678" w14:textId="77777777" w:rsidR="002F4E43" w:rsidRPr="000D4128" w:rsidRDefault="002F4E43" w:rsidP="002F4E43"/>
    <w:p w14:paraId="46CA9719" w14:textId="77777777" w:rsidR="007A73FA" w:rsidRDefault="002F4E43" w:rsidP="007A73FA">
      <w:pPr>
        <w:jc w:val="both"/>
      </w:pPr>
      <w:r w:rsidRPr="000D4128">
        <w:t xml:space="preserve">  2. </w:t>
      </w:r>
      <w:bookmarkStart w:id="3953" w:name="_Hlk180246742"/>
      <w:r w:rsidRPr="000D4128">
        <w:t xml:space="preserve">ASTM E547-00 (2016): </w:t>
      </w:r>
      <w:r w:rsidR="007A73FA">
        <w:t>The ASTM E547-00 (2016) standard outlines a critical method for evaluating the water penetration resistance of exterior windows, curtain walls, skylights, and doors when subjected to cyclic air pressure. This test assesses how effectively these structures can withstand water intrusion when water is applied to the outdoor surface and edges simultaneously, alongside cyclic static air pressure that is higher on the outdoor face compared to the indoor side. ASTM E547 is specifically referenced in NAFS-22 for products rated under R, LC, CW, and AW categories, emphasizing its importance in ensuring the durability and reliability of fenestration systems.</w:t>
      </w:r>
    </w:p>
    <w:p w14:paraId="65137352" w14:textId="77777777" w:rsidR="007A73FA" w:rsidRDefault="007A73FA" w:rsidP="007A73FA">
      <w:pPr>
        <w:jc w:val="both"/>
      </w:pPr>
    </w:p>
    <w:p w14:paraId="363BF771" w14:textId="77777777" w:rsidR="007A73FA" w:rsidRDefault="007A73FA" w:rsidP="007A73FA">
      <w:pPr>
        <w:jc w:val="both"/>
      </w:pPr>
      <w:r>
        <w:t xml:space="preserve">The testing setup includes a test chamber—a sealed enclosure designed to facilitate the installation of the specimen—and an air system capable of generating the necessary air-pressure difference across the specimen. This system must provide consistent airflow at a fixed pressure throughout the test duration, mimicking real-world conditions that sliding glass doors and other fenestration products would face during severe weather events. </w:t>
      </w:r>
    </w:p>
    <w:p w14:paraId="35907E0C" w14:textId="77777777" w:rsidR="007A73FA" w:rsidRDefault="007A73FA" w:rsidP="007A73FA"/>
    <w:p w14:paraId="03405D97" w14:textId="77777777" w:rsidR="007A73FA" w:rsidRDefault="007A73FA" w:rsidP="007A73FA">
      <w:pPr>
        <w:jc w:val="both"/>
      </w:pPr>
      <w:r>
        <w:lastRenderedPageBreak/>
        <w:t>Central to the testing apparatus is the pressure-measuring apparatus, which monitors the pressure difference with a tolerance of 62% or 62.5 Pa (approximately 60.01 inches of water column), ensuring precise data collection. Additionally, the water-spray system is designed to deliver water uniformly against the test specimen at a minimum rate of 3.4 liters per square meter per minute (or 5.0 U.S. gallons per square foot per hour). This uniform application is crucial for accurately simulating the effects of wind-driven rain on these structures.</w:t>
      </w:r>
    </w:p>
    <w:p w14:paraId="57532B6B" w14:textId="77777777" w:rsidR="007A73FA" w:rsidRDefault="007A73FA" w:rsidP="007A73FA">
      <w:pPr>
        <w:jc w:val="both"/>
      </w:pPr>
    </w:p>
    <w:p w14:paraId="012BC74D" w14:textId="77777777" w:rsidR="007A73FA" w:rsidRDefault="007A73FA" w:rsidP="007A73FA">
      <w:pPr>
        <w:jc w:val="both"/>
      </w:pPr>
      <w:r>
        <w:t>Moreover, calibration of the water-spray system must align with the requirements of ASTM E331 to guarantee consistent wetting of the specimen. Water penetration is defined in Section 3.2.3 of the standard as the intrusion of water beyond a vertical plane parallel to the glazing that intersects the innermost projection of the test specimen, excluding any interior trim and hardware. This definition underscores the significance of testing in establishing the integrity of building envelope components, and the NAFS-22 standard provides visual guidance for interpreting the critical measurements associated with this testing process.</w:t>
      </w:r>
    </w:p>
    <w:p w14:paraId="41615FAB" w14:textId="77777777" w:rsidR="007A73FA" w:rsidRDefault="007A73FA" w:rsidP="007A73FA"/>
    <w:p w14:paraId="1719665B" w14:textId="6700ED7C" w:rsidR="002F4E43" w:rsidRDefault="002F4E43" w:rsidP="001B00A5">
      <w:pPr>
        <w:jc w:val="center"/>
      </w:pPr>
      <w:r w:rsidRPr="00AA2CB1">
        <w:rPr>
          <w:noProof/>
        </w:rPr>
        <w:drawing>
          <wp:inline distT="0" distB="0" distL="0" distR="0" wp14:anchorId="46D97D57" wp14:editId="635F74F2">
            <wp:extent cx="2400300" cy="1927225"/>
            <wp:effectExtent l="0" t="0" r="0" b="0"/>
            <wp:docPr id="2049612096" name="Picture 3" descr="Diagram of a pressure gauge&#10;&#10;Description automatically generated">
              <a:extLst xmlns:a="http://schemas.openxmlformats.org/drawingml/2006/main">
                <a:ext uri="{FF2B5EF4-FFF2-40B4-BE49-F238E27FC236}">
                  <a16:creationId xmlns:a16="http://schemas.microsoft.com/office/drawing/2014/main" id="{7D984B43-75B0-4C87-C103-00F785DC7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of a pressure gauge&#10;&#10;Description automatically generated">
                      <a:extLst>
                        <a:ext uri="{FF2B5EF4-FFF2-40B4-BE49-F238E27FC236}">
                          <a16:creationId xmlns:a16="http://schemas.microsoft.com/office/drawing/2014/main" id="{7D984B43-75B0-4C87-C103-00F785DC799E}"/>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t="2191"/>
                    <a:stretch/>
                  </pic:blipFill>
                  <pic:spPr>
                    <a:xfrm>
                      <a:off x="0" y="0"/>
                      <a:ext cx="2413808" cy="1938071"/>
                    </a:xfrm>
                    <a:prstGeom prst="rect">
                      <a:avLst/>
                    </a:prstGeom>
                  </pic:spPr>
                </pic:pic>
              </a:graphicData>
            </a:graphic>
          </wp:inline>
        </w:drawing>
      </w:r>
      <w:r w:rsidR="001B00A5">
        <w:t xml:space="preserve">  </w:t>
      </w:r>
      <w:r w:rsidRPr="002617E5">
        <w:rPr>
          <w:noProof/>
        </w:rPr>
        <w:drawing>
          <wp:inline distT="0" distB="0" distL="0" distR="0" wp14:anchorId="3DE4FE60" wp14:editId="5F47C46E">
            <wp:extent cx="2712295" cy="1911350"/>
            <wp:effectExtent l="0" t="0" r="0" b="0"/>
            <wp:docPr id="1635733728" name="Picture 3" descr="A diagram of a spray system&#10;&#10;Description automatically generated">
              <a:extLst xmlns:a="http://schemas.openxmlformats.org/drawingml/2006/main">
                <a:ext uri="{FF2B5EF4-FFF2-40B4-BE49-F238E27FC236}">
                  <a16:creationId xmlns:a16="http://schemas.microsoft.com/office/drawing/2014/main" id="{648B9656-E165-A8EA-37D4-42827A284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33728" name="Picture 3" descr="A diagram of a spray system&#10;&#10;Description automatically generated">
                      <a:extLst>
                        <a:ext uri="{FF2B5EF4-FFF2-40B4-BE49-F238E27FC236}">
                          <a16:creationId xmlns:a16="http://schemas.microsoft.com/office/drawing/2014/main" id="{648B9656-E165-A8EA-37D4-42827A284BD2}"/>
                        </a:ext>
                      </a:extLst>
                    </pic:cNvPr>
                    <pic:cNvPicPr>
                      <a:picLocks noChangeAspect="1"/>
                    </pic:cNvPicPr>
                  </pic:nvPicPr>
                  <pic:blipFill>
                    <a:blip r:embed="rId16"/>
                    <a:stretch>
                      <a:fillRect/>
                    </a:stretch>
                  </pic:blipFill>
                  <pic:spPr>
                    <a:xfrm>
                      <a:off x="0" y="0"/>
                      <a:ext cx="2741121" cy="1931664"/>
                    </a:xfrm>
                    <a:custGeom>
                      <a:avLst/>
                      <a:gdLst/>
                      <a:ahLst/>
                      <a:cxnLst/>
                      <a:rect l="l" t="t" r="r" b="b"/>
                      <a:pathLst>
                        <a:path w="4114800" h="5712488">
                          <a:moveTo>
                            <a:pt x="133155" y="0"/>
                          </a:moveTo>
                          <a:lnTo>
                            <a:pt x="3981645" y="0"/>
                          </a:lnTo>
                          <a:cubicBezTo>
                            <a:pt x="4055184" y="0"/>
                            <a:pt x="4114800" y="59616"/>
                            <a:pt x="4114800" y="133155"/>
                          </a:cubicBezTo>
                          <a:lnTo>
                            <a:pt x="4114800" y="5579333"/>
                          </a:lnTo>
                          <a:cubicBezTo>
                            <a:pt x="4114800" y="5652872"/>
                            <a:pt x="4055184" y="5712488"/>
                            <a:pt x="3981645" y="5712488"/>
                          </a:cubicBezTo>
                          <a:lnTo>
                            <a:pt x="133155" y="5712488"/>
                          </a:lnTo>
                          <a:cubicBezTo>
                            <a:pt x="59616" y="5712488"/>
                            <a:pt x="0" y="5652872"/>
                            <a:pt x="0" y="5579333"/>
                          </a:cubicBezTo>
                          <a:lnTo>
                            <a:pt x="0" y="133155"/>
                          </a:lnTo>
                          <a:cubicBezTo>
                            <a:pt x="0" y="59616"/>
                            <a:pt x="59616" y="0"/>
                            <a:pt x="133155" y="0"/>
                          </a:cubicBezTo>
                          <a:close/>
                        </a:path>
                      </a:pathLst>
                    </a:custGeom>
                  </pic:spPr>
                </pic:pic>
              </a:graphicData>
            </a:graphic>
          </wp:inline>
        </w:drawing>
      </w:r>
    </w:p>
    <w:p w14:paraId="210244F9" w14:textId="77777777" w:rsidR="002F4E43" w:rsidRPr="000D4128" w:rsidRDefault="002F4E43" w:rsidP="002F4E43">
      <w:r w:rsidRPr="000D4128">
        <w:t xml:space="preserve"> </w:t>
      </w:r>
    </w:p>
    <w:p w14:paraId="66501A88" w14:textId="77777777" w:rsidR="007A73FA" w:rsidRDefault="002F4E43" w:rsidP="007A73FA">
      <w:pPr>
        <w:jc w:val="both"/>
      </w:pPr>
      <w:r w:rsidRPr="000D4128">
        <w:t xml:space="preserve">- </w:t>
      </w:r>
      <w:r w:rsidR="007A73FA">
        <w:t>The TAS 202-94 standard offers essential guidelines for evaluating the performance of building components under uniform air pressure, with a particular emphasis on both impact and non-impact-resistant products. A key aspect of this standard is its specification for water testing, which mandates that components must endure a minimum water pressure equivalent to 15% of the positive allowable stress design (ASD) pressure for a duration of 15 minutes. This requirement serves as an indirect reference to ASTM E331, ensuring that products meet stringent water resistance criteria.</w:t>
      </w:r>
    </w:p>
    <w:p w14:paraId="2A16BC62" w14:textId="77777777" w:rsidR="007A73FA" w:rsidRDefault="007A73FA" w:rsidP="007A73FA">
      <w:pPr>
        <w:jc w:val="both"/>
      </w:pPr>
    </w:p>
    <w:p w14:paraId="4545C16F" w14:textId="77777777" w:rsidR="007A73FA" w:rsidRDefault="007A73FA" w:rsidP="007A73FA">
      <w:pPr>
        <w:jc w:val="both"/>
      </w:pPr>
      <w:r>
        <w:t>The testing procedure outlined in TAS 202-94 involves several critical steps to accurately assess the water penetration resistance of the test specimen. Initially, the test specimen must be securely installed within the test chamber to create a controlled environment for the assessment. Once in place, operable units are subjected to five cycles of opening, closing, and locking, simulating normal operational stresses prior to the water penetration test.</w:t>
      </w:r>
    </w:p>
    <w:p w14:paraId="201AA441" w14:textId="77777777" w:rsidR="007A73FA" w:rsidRDefault="007A73FA" w:rsidP="007A73FA">
      <w:pPr>
        <w:jc w:val="both"/>
      </w:pPr>
    </w:p>
    <w:p w14:paraId="25084BFB" w14:textId="391C1ECA" w:rsidR="002F4E43" w:rsidRDefault="007A73FA" w:rsidP="007A73FA">
      <w:pPr>
        <w:jc w:val="both"/>
      </w:pPr>
      <w:r>
        <w:t xml:space="preserve">Following this preconditioning phase, the water spray is adjusted to achieve the specified rate, and the air-pressure difference is applied within a 15-second window. This pressure, combined with the water spray, must be maintained for the full 15-minute testing period to ensure that the components are thoroughly evaluated under realistic conditions. After the test duration, the air </w:t>
      </w:r>
      <w:r>
        <w:lastRenderedPageBreak/>
        <w:t>pressure and water spray are removed, and any observed water penetration is meticulously recorded. This systematic approach outlined in TAS 202-94 not only enhances the reliability of the testing process but also ensures that products meet the necessary performance standards to withstand harsh weather conditions.</w:t>
      </w:r>
    </w:p>
    <w:p w14:paraId="069C2C27" w14:textId="77777777" w:rsidR="007A73FA" w:rsidRDefault="007A73FA" w:rsidP="007A73FA">
      <w:pPr>
        <w:jc w:val="both"/>
      </w:pPr>
    </w:p>
    <w:p w14:paraId="4A579FEB" w14:textId="77777777" w:rsidR="0069210F" w:rsidRPr="006C49CD" w:rsidRDefault="002F4E43" w:rsidP="002F4E43">
      <w:pPr>
        <w:spacing w:line="259" w:lineRule="auto"/>
        <w:jc w:val="center"/>
        <w:rPr>
          <w:b/>
          <w:bCs/>
          <w:u w:val="single"/>
        </w:rPr>
      </w:pPr>
      <w:r w:rsidRPr="002E3EC0">
        <w:rPr>
          <w:b/>
          <w:bCs/>
          <w:u w:val="single"/>
        </w:rPr>
        <w:t>TEST SEQUENCE COMPARISON</w:t>
      </w:r>
    </w:p>
    <w:tbl>
      <w:tblPr>
        <w:tblStyle w:val="TableGrid"/>
        <w:tblW w:w="0" w:type="auto"/>
        <w:tblLook w:val="04A0" w:firstRow="1" w:lastRow="0" w:firstColumn="1" w:lastColumn="0" w:noHBand="0" w:noVBand="1"/>
      </w:tblPr>
      <w:tblGrid>
        <w:gridCol w:w="4675"/>
        <w:gridCol w:w="4675"/>
      </w:tblGrid>
      <w:tr w:rsidR="002F4E43" w14:paraId="444E41A2" w14:textId="77777777" w:rsidTr="006E70AB">
        <w:tc>
          <w:tcPr>
            <w:tcW w:w="4675" w:type="dxa"/>
          </w:tcPr>
          <w:p w14:paraId="1E9EDC01" w14:textId="77777777" w:rsidR="002F4E43" w:rsidRDefault="002F4E43" w:rsidP="006E70AB">
            <w:pPr>
              <w:ind w:left="720"/>
              <w:jc w:val="center"/>
              <w:rPr>
                <w:rFonts w:ascii="Arial" w:hAnsi="Arial" w:cs="Arial"/>
                <w:b/>
                <w:bCs/>
              </w:rPr>
            </w:pPr>
            <w:r w:rsidRPr="003C49FF">
              <w:rPr>
                <w:rFonts w:ascii="Arial" w:hAnsi="Arial" w:cs="Arial"/>
                <w:b/>
                <w:bCs/>
              </w:rPr>
              <w:t>TAS 202-94</w:t>
            </w:r>
          </w:p>
          <w:p w14:paraId="4F6ADFD7" w14:textId="77777777" w:rsidR="002F4E43" w:rsidRPr="003C49FF" w:rsidRDefault="002F4E43" w:rsidP="006E70AB">
            <w:pPr>
              <w:ind w:left="720"/>
              <w:jc w:val="center"/>
              <w:rPr>
                <w:rFonts w:ascii="Arial" w:hAnsi="Arial" w:cs="Arial"/>
                <w:b/>
                <w:bCs/>
              </w:rPr>
            </w:pPr>
          </w:p>
          <w:p w14:paraId="1B6B8BEC"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sz w:val="20"/>
                <w:szCs w:val="20"/>
              </w:rPr>
              <w:t>The sequence of testing for evaluating the performance of building components, particularly sliding glass doors (SGDs), involves a systematic approach designed to ensure comprehensive assessment under various conditions. Each load is held for 30 seconds to allow for accurate measurement and observation.</w:t>
            </w:r>
          </w:p>
          <w:p w14:paraId="07E3A39F"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t>Air Infiltration Testing</w:t>
            </w:r>
            <w:r w:rsidRPr="005849E7">
              <w:rPr>
                <w:rFonts w:ascii="Arial" w:hAnsi="Arial" w:cs="Arial"/>
                <w:sz w:val="20"/>
                <w:szCs w:val="20"/>
              </w:rPr>
              <w:t>: The procedure begins with testing for air infiltration according to ASTM E283. This standard determines the air leakage rates of the product, establishing its energy efficiency and potential for weather resistance.</w:t>
            </w:r>
          </w:p>
          <w:p w14:paraId="4308B7CB"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t>Application of Positive Loads</w:t>
            </w:r>
            <w:r w:rsidRPr="005849E7">
              <w:rPr>
                <w:rFonts w:ascii="Arial" w:hAnsi="Arial" w:cs="Arial"/>
                <w:sz w:val="20"/>
                <w:szCs w:val="20"/>
              </w:rPr>
              <w:t>: Next, the product is subjected to a load of 0.5 times the positive test load, which is calculated as 1.5 times the product's design pressure rating. This step is crucial for assessing the structural integrity of the component under reduced pressure conditions.</w:t>
            </w:r>
          </w:p>
          <w:p w14:paraId="407FC6F4"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t>Full Positive Design Pressure Load</w:t>
            </w:r>
            <w:r w:rsidRPr="005849E7">
              <w:rPr>
                <w:rFonts w:ascii="Arial" w:hAnsi="Arial" w:cs="Arial"/>
                <w:sz w:val="20"/>
                <w:szCs w:val="20"/>
              </w:rPr>
              <w:t>: After the initial load, the product is then loaded to its full positive design pressure. This step ensures that the component can withstand maximum anticipated pressures during a storm or extreme weather event.</w:t>
            </w:r>
          </w:p>
          <w:p w14:paraId="0100612D"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t>Negative Load Testing</w:t>
            </w:r>
            <w:r w:rsidRPr="005849E7">
              <w:rPr>
                <w:rFonts w:ascii="Arial" w:hAnsi="Arial" w:cs="Arial"/>
                <w:sz w:val="20"/>
                <w:szCs w:val="20"/>
              </w:rPr>
              <w:t>: The testing process is then repeated for negative loads, where steps 2 and 3 are applied again to evaluate the performance of the product under suction forces. This dual approach helps to understand how the component behaves under both positive and negative pressure conditions.</w:t>
            </w:r>
          </w:p>
          <w:p w14:paraId="069CA95C"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t>Water Infiltration Resistance Testing</w:t>
            </w:r>
            <w:r w:rsidRPr="005849E7">
              <w:rPr>
                <w:rFonts w:ascii="Arial" w:hAnsi="Arial" w:cs="Arial"/>
                <w:sz w:val="20"/>
                <w:szCs w:val="20"/>
              </w:rPr>
              <w:t>: Following the load tests, the product is assessed for water infiltration resistance at the corresponding pressure, with a minimum requirement of 15% of the positive design load. This test determines the product’s ability to prevent water penetration under pressure, which is vital for ensuring durability and functionality during heavy rainfall or storms.</w:t>
            </w:r>
          </w:p>
          <w:p w14:paraId="4319CFC4"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lastRenderedPageBreak/>
              <w:t>Full Positive and Negative Test Loads</w:t>
            </w:r>
            <w:r w:rsidRPr="005849E7">
              <w:rPr>
                <w:rFonts w:ascii="Arial" w:hAnsi="Arial" w:cs="Arial"/>
                <w:sz w:val="20"/>
                <w:szCs w:val="20"/>
              </w:rPr>
              <w:t>: The next phase involves applying full positive and negative test loads to further validate the structural performance and resilience of the product under extreme conditions.</w:t>
            </w:r>
          </w:p>
          <w:p w14:paraId="50447105" w14:textId="77777777" w:rsidR="005849E7" w:rsidRPr="005849E7" w:rsidRDefault="005849E7" w:rsidP="005849E7">
            <w:pPr>
              <w:numPr>
                <w:ilvl w:val="0"/>
                <w:numId w:val="54"/>
              </w:numPr>
              <w:jc w:val="both"/>
              <w:rPr>
                <w:rFonts w:ascii="Arial" w:hAnsi="Arial" w:cs="Arial"/>
                <w:sz w:val="20"/>
                <w:szCs w:val="20"/>
              </w:rPr>
            </w:pPr>
            <w:r w:rsidRPr="005849E7">
              <w:rPr>
                <w:rFonts w:ascii="Arial" w:hAnsi="Arial" w:cs="Arial"/>
                <w:b/>
                <w:bCs/>
                <w:sz w:val="20"/>
                <w:szCs w:val="20"/>
              </w:rPr>
              <w:t>Forced Entry Testing</w:t>
            </w:r>
            <w:r w:rsidRPr="005849E7">
              <w:rPr>
                <w:rFonts w:ascii="Arial" w:hAnsi="Arial" w:cs="Arial"/>
                <w:sz w:val="20"/>
                <w:szCs w:val="20"/>
              </w:rPr>
              <w:t>: Finally, forced entry testing is conducted to evaluate the security features of the product. This test simulates attempts to breach the door or window system, ensuring that it meets the necessary security standards.</w:t>
            </w:r>
          </w:p>
          <w:p w14:paraId="3623BFA0" w14:textId="77777777" w:rsidR="002F4E43" w:rsidRDefault="002F4E43" w:rsidP="006E70AB">
            <w:pPr>
              <w:rPr>
                <w:rFonts w:ascii="Arial" w:hAnsi="Arial" w:cs="Arial"/>
              </w:rPr>
            </w:pPr>
          </w:p>
        </w:tc>
        <w:tc>
          <w:tcPr>
            <w:tcW w:w="4675" w:type="dxa"/>
          </w:tcPr>
          <w:p w14:paraId="147B2A27" w14:textId="77777777" w:rsidR="002F4E43" w:rsidRDefault="002F4E43" w:rsidP="006E70AB">
            <w:pPr>
              <w:jc w:val="center"/>
              <w:rPr>
                <w:rFonts w:ascii="Arial" w:hAnsi="Arial" w:cs="Arial"/>
                <w:b/>
                <w:bCs/>
              </w:rPr>
            </w:pPr>
            <w:r w:rsidRPr="003C49FF">
              <w:rPr>
                <w:rFonts w:ascii="Arial" w:hAnsi="Arial" w:cs="Arial"/>
                <w:b/>
                <w:bCs/>
              </w:rPr>
              <w:lastRenderedPageBreak/>
              <w:t>NAFS-22 (R, LC, and CW products)</w:t>
            </w:r>
          </w:p>
          <w:p w14:paraId="540CE984" w14:textId="77777777" w:rsidR="002F4E43" w:rsidRPr="003C49FF" w:rsidRDefault="002F4E43" w:rsidP="006E70AB">
            <w:pPr>
              <w:jc w:val="center"/>
              <w:rPr>
                <w:rFonts w:ascii="Arial" w:hAnsi="Arial" w:cs="Arial"/>
                <w:b/>
                <w:bCs/>
              </w:rPr>
            </w:pPr>
          </w:p>
          <w:p w14:paraId="6081C502" w14:textId="24517AF6"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The testing sequence for evaluating the performance of building components, particularly sliding glass doors (SGDs), employs a systematic approach that ensures a comprehensive assessment under various conditions. Each load during the testing process is held for 30 seconds, allowing for accurate measurements and observations.</w:t>
            </w:r>
          </w:p>
          <w:p w14:paraId="76CD0EB3" w14:textId="590FF570"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Air Infiltration Testing serves as the initial step, following the ASTM E283 standard, which assesses the air leakage rates of the product. This evaluation is crucial for establishing the component's energy efficiency and potential resistance to adverse weather conditions.</w:t>
            </w:r>
          </w:p>
          <w:p w14:paraId="7DD95251" w14:textId="2C03F3F9"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Following this, the Application of Positive Loads occurs, where the product is subjected to a load of 0.5 times the positive test load. This load is calculated as 1.5 times the product's design pressure rating. This step is essential for determining the structural integrity of the component under reduced pressure conditions, thereby ensuring its reliability.</w:t>
            </w:r>
          </w:p>
          <w:p w14:paraId="1B62454F" w14:textId="55089DFD"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 xml:space="preserve">Next, the testing progresses to Full Positive Design Pressure Load, where the product is loaded to its full </w:t>
            </w:r>
            <w:r>
              <w:rPr>
                <w:rFonts w:ascii="Arial" w:hAnsi="Arial" w:cs="Arial"/>
                <w:sz w:val="20"/>
                <w:szCs w:val="20"/>
              </w:rPr>
              <w:t>P</w:t>
            </w:r>
            <w:r w:rsidRPr="005849E7">
              <w:rPr>
                <w:rFonts w:ascii="Arial" w:hAnsi="Arial" w:cs="Arial"/>
                <w:sz w:val="20"/>
                <w:szCs w:val="20"/>
              </w:rPr>
              <w:t xml:space="preserve">ositive </w:t>
            </w:r>
            <w:r>
              <w:rPr>
                <w:rFonts w:ascii="Arial" w:hAnsi="Arial" w:cs="Arial"/>
                <w:sz w:val="20"/>
                <w:szCs w:val="20"/>
              </w:rPr>
              <w:t>D</w:t>
            </w:r>
            <w:r w:rsidRPr="005849E7">
              <w:rPr>
                <w:rFonts w:ascii="Arial" w:hAnsi="Arial" w:cs="Arial"/>
                <w:sz w:val="20"/>
                <w:szCs w:val="20"/>
              </w:rPr>
              <w:t xml:space="preserve">esign </w:t>
            </w:r>
            <w:r>
              <w:rPr>
                <w:rFonts w:ascii="Arial" w:hAnsi="Arial" w:cs="Arial"/>
                <w:sz w:val="20"/>
                <w:szCs w:val="20"/>
              </w:rPr>
              <w:t>P</w:t>
            </w:r>
            <w:r w:rsidRPr="005849E7">
              <w:rPr>
                <w:rFonts w:ascii="Arial" w:hAnsi="Arial" w:cs="Arial"/>
                <w:sz w:val="20"/>
                <w:szCs w:val="20"/>
              </w:rPr>
              <w:t>ressure. This ensures that the component can endure maximum anticipated pressures that may arise during storms or extreme weather events.</w:t>
            </w:r>
          </w:p>
          <w:p w14:paraId="1F3F82C6" w14:textId="683FA5F1"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Negative Load Testing then follows, where the same steps (application of 0.5 times and full positive design pressure) are repeated for negative loads. This dual approach provides insight into how the component performs under suction forces, allowing for a comprehensive understanding of its behavior under both positive and negative pressure conditions.</w:t>
            </w:r>
          </w:p>
          <w:p w14:paraId="2E0A559A" w14:textId="0687BE49"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 xml:space="preserve">After completing the load tests, the product undergoes Water Infiltration Resistance Testing at the corresponding pressure, with a minimum requirement of 15% of the positive design load. This assessment is </w:t>
            </w:r>
            <w:r w:rsidRPr="005849E7">
              <w:rPr>
                <w:rFonts w:ascii="Arial" w:hAnsi="Arial" w:cs="Arial"/>
                <w:sz w:val="20"/>
                <w:szCs w:val="20"/>
              </w:rPr>
              <w:lastRenderedPageBreak/>
              <w:t>critical in determining the product’s capability to prevent water penetration under pressure, which is vital for maintaining durability and functionality during heavy rainfall or storms.</w:t>
            </w:r>
          </w:p>
          <w:p w14:paraId="7A361560" w14:textId="7339115F"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The testing phase then involves applying Full Positive and Negative Test Loads to further validate the structural performance and resilience of the product in extreme conditions.</w:t>
            </w:r>
          </w:p>
          <w:p w14:paraId="10563455" w14:textId="275431C0" w:rsidR="005849E7" w:rsidRPr="005849E7" w:rsidRDefault="005849E7" w:rsidP="005849E7">
            <w:pPr>
              <w:numPr>
                <w:ilvl w:val="0"/>
                <w:numId w:val="55"/>
              </w:numPr>
              <w:jc w:val="both"/>
              <w:rPr>
                <w:rFonts w:ascii="Arial" w:hAnsi="Arial" w:cs="Arial"/>
                <w:sz w:val="20"/>
                <w:szCs w:val="20"/>
              </w:rPr>
            </w:pPr>
            <w:r w:rsidRPr="005849E7">
              <w:rPr>
                <w:rFonts w:ascii="Arial" w:hAnsi="Arial" w:cs="Arial"/>
                <w:sz w:val="20"/>
                <w:szCs w:val="20"/>
              </w:rPr>
              <w:t>Finally, Forced Entry Testing is performed to evaluate the security features of the product. This test simulates attempts to breach the door or window system, ensuring that it complies with necessary security standards.</w:t>
            </w:r>
          </w:p>
          <w:p w14:paraId="1F817410" w14:textId="56224B96" w:rsidR="002F4E43" w:rsidRDefault="005849E7" w:rsidP="005849E7">
            <w:pPr>
              <w:numPr>
                <w:ilvl w:val="0"/>
                <w:numId w:val="55"/>
              </w:numPr>
              <w:jc w:val="both"/>
              <w:rPr>
                <w:rFonts w:ascii="Arial" w:hAnsi="Arial" w:cs="Arial"/>
              </w:rPr>
            </w:pPr>
            <w:r w:rsidRPr="005849E7">
              <w:rPr>
                <w:rFonts w:ascii="Arial" w:hAnsi="Arial" w:cs="Arial"/>
                <w:sz w:val="20"/>
                <w:szCs w:val="20"/>
              </w:rPr>
              <w:t>Through this comprehensive testing sequence, sliding glass doors and similar components can be thoroughly evaluated for their performance, durability, and security, ultimately contributing to safer and more resilient building designs.</w:t>
            </w:r>
          </w:p>
        </w:tc>
      </w:tr>
      <w:bookmarkEnd w:id="3953"/>
    </w:tbl>
    <w:p w14:paraId="62AC4BA2" w14:textId="77777777" w:rsidR="002F4E43" w:rsidRPr="000D4128" w:rsidRDefault="002F4E43" w:rsidP="002F4E43"/>
    <w:p w14:paraId="06DE69CF" w14:textId="77777777" w:rsidR="002F4E43" w:rsidRPr="00430AA0" w:rsidRDefault="002F4E43" w:rsidP="002F4E43">
      <w:pPr>
        <w:rPr>
          <w:b/>
          <w:bCs/>
        </w:rPr>
      </w:pPr>
      <w:r w:rsidRPr="000D4128">
        <w:t xml:space="preserve">4. </w:t>
      </w:r>
      <w:r w:rsidRPr="00430AA0">
        <w:rPr>
          <w:b/>
          <w:bCs/>
        </w:rPr>
        <w:t xml:space="preserve">Interim Report Final Version Discussion  </w:t>
      </w:r>
    </w:p>
    <w:p w14:paraId="1D8DE984" w14:textId="77777777" w:rsidR="002F4E43" w:rsidRPr="000D4128" w:rsidRDefault="002F4E43" w:rsidP="002F4E43">
      <w:r w:rsidRPr="000D4128">
        <w:t xml:space="preserve">Time: 12:45 P.M. – 12:55 P.M.  </w:t>
      </w:r>
    </w:p>
    <w:p w14:paraId="68443315" w14:textId="77777777" w:rsidR="002F4E43" w:rsidRPr="000D4128" w:rsidRDefault="002F4E43" w:rsidP="002F4E43">
      <w:r w:rsidRPr="000D4128">
        <w:t xml:space="preserve">- Dr. Nofal led the discussion on the final version of the interim report.  </w:t>
      </w:r>
    </w:p>
    <w:p w14:paraId="1B68AD6F" w14:textId="77777777" w:rsidR="002F4E43" w:rsidRPr="000D4128" w:rsidRDefault="002F4E43" w:rsidP="002F4E43"/>
    <w:p w14:paraId="19D23805" w14:textId="77777777" w:rsidR="002F4E43" w:rsidRPr="000D4128" w:rsidRDefault="002F4E43" w:rsidP="002F4E43">
      <w:r w:rsidRPr="000D4128">
        <w:t xml:space="preserve">5. Meeting Adjournment  </w:t>
      </w:r>
    </w:p>
    <w:p w14:paraId="30BBD03D" w14:textId="77777777" w:rsidR="002F4E43" w:rsidRPr="00654D0D" w:rsidRDefault="002F4E43" w:rsidP="002F4E43">
      <w:r w:rsidRPr="000D4128">
        <w:t>- The meeting concluded at 1:00 P.M.</w:t>
      </w:r>
    </w:p>
    <w:p w14:paraId="000002C6" w14:textId="77777777" w:rsidR="00A67222" w:rsidRPr="00312C2E" w:rsidRDefault="00A67222"/>
    <w:sectPr w:rsidR="00A67222" w:rsidRPr="00312C2E" w:rsidSect="00182C83">
      <w:pgSz w:w="12240" w:h="15840"/>
      <w:pgMar w:top="1440" w:right="1440" w:bottom="1440" w:left="1440" w:header="720" w:footer="720" w:gutter="0"/>
      <w:cols w:space="720"/>
      <w:docGrid w:linePitch="299"/>
      <w:sectPrChange w:id="3954" w:author="Mostafa Sameer" w:date="2024-10-16T01:56:00Z" w16du:dateUtc="2024-10-16T05:56:00Z">
        <w:sectPr w:rsidR="00A67222" w:rsidRPr="00312C2E" w:rsidSect="00182C83">
          <w:pgMar w:top="1440" w:right="1440" w:bottom="1440" w:left="144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04" w:author="Mostafa Sameer" w:date="2024-09-30T21:57:00Z" w:initials="">
    <w:p w14:paraId="000002CB" w14:textId="77777777" w:rsidR="00A67222" w:rsidRDefault="005F6334">
      <w:pPr>
        <w:widowControl w:val="0"/>
        <w:pBdr>
          <w:top w:val="nil"/>
          <w:left w:val="nil"/>
          <w:bottom w:val="nil"/>
          <w:right w:val="nil"/>
          <w:between w:val="nil"/>
        </w:pBdr>
        <w:spacing w:line="240" w:lineRule="auto"/>
        <w:rPr>
          <w:color w:val="000000"/>
        </w:rPr>
      </w:pPr>
      <w:r>
        <w:rPr>
          <w:color w:val="000000"/>
        </w:rPr>
        <w:t>Kathy Comments</w:t>
      </w:r>
    </w:p>
  </w:comment>
  <w:comment w:id="305" w:author="Omar Magdy Nofal" w:date="2024-10-03T18:52:00Z" w:initials="">
    <w:p w14:paraId="000002CC" w14:textId="77777777" w:rsidR="00A67222" w:rsidRDefault="005F6334">
      <w:pPr>
        <w:widowControl w:val="0"/>
        <w:pBdr>
          <w:top w:val="nil"/>
          <w:left w:val="nil"/>
          <w:bottom w:val="nil"/>
          <w:right w:val="nil"/>
          <w:between w:val="nil"/>
        </w:pBdr>
        <w:spacing w:line="240" w:lineRule="auto"/>
        <w:rPr>
          <w:color w:val="000000"/>
        </w:rPr>
      </w:pPr>
      <w:r>
        <w:rPr>
          <w:color w:val="000000"/>
        </w:rPr>
        <w:t>Can you please check the reference, you can ask Kathy for that?</w:t>
      </w:r>
    </w:p>
  </w:comment>
  <w:comment w:id="299" w:author="Omar Magdy Nofal" w:date="2024-10-02T14:20:00Z" w:initials="">
    <w:p w14:paraId="000002C8" w14:textId="77777777" w:rsidR="00A67222" w:rsidRDefault="005F6334">
      <w:pPr>
        <w:widowControl w:val="0"/>
        <w:pBdr>
          <w:top w:val="nil"/>
          <w:left w:val="nil"/>
          <w:bottom w:val="nil"/>
          <w:right w:val="nil"/>
          <w:between w:val="nil"/>
        </w:pBdr>
        <w:spacing w:line="240" w:lineRule="auto"/>
        <w:rPr>
          <w:color w:val="000000"/>
        </w:rPr>
      </w:pPr>
      <w:r>
        <w:rPr>
          <w:color w:val="000000"/>
        </w:rPr>
        <w:t>Please check the storm armur device. They have uploaded reports on their products here:</w:t>
      </w:r>
    </w:p>
    <w:p w14:paraId="000002C9" w14:textId="77777777" w:rsidR="00A67222" w:rsidRDefault="005F6334">
      <w:pPr>
        <w:widowControl w:val="0"/>
        <w:pBdr>
          <w:top w:val="nil"/>
          <w:left w:val="nil"/>
          <w:bottom w:val="nil"/>
          <w:right w:val="nil"/>
          <w:between w:val="nil"/>
        </w:pBdr>
        <w:spacing w:line="240" w:lineRule="auto"/>
        <w:rPr>
          <w:color w:val="000000"/>
        </w:rPr>
      </w:pPr>
      <w:r>
        <w:rPr>
          <w:color w:val="000000"/>
        </w:rPr>
        <w:t>https://drive.google.com/drive/folders/1MqGPM_ucc-v2BTduykNAKwIqkdjkphGv?usp=drive_link</w:t>
      </w:r>
    </w:p>
  </w:comment>
  <w:comment w:id="300" w:author="Mostafa Sameer" w:date="2024-10-02T14:48:00Z" w:initials="">
    <w:p w14:paraId="000002CA" w14:textId="77777777" w:rsidR="00A67222" w:rsidRDefault="005F6334">
      <w:pPr>
        <w:widowControl w:val="0"/>
        <w:pBdr>
          <w:top w:val="nil"/>
          <w:left w:val="nil"/>
          <w:bottom w:val="nil"/>
          <w:right w:val="nil"/>
          <w:between w:val="nil"/>
        </w:pBdr>
        <w:spacing w:line="240" w:lineRule="auto"/>
        <w:rPr>
          <w:color w:val="000000"/>
        </w:rPr>
      </w:pPr>
      <w:r>
        <w:rPr>
          <w:color w:val="000000"/>
        </w:rPr>
        <w:t>Ok</w:t>
      </w:r>
    </w:p>
  </w:comment>
  <w:comment w:id="665" w:author="Omar Nofal" w:date="2024-10-06T21:07:00Z" w:initials="ON">
    <w:p w14:paraId="74D2226B" w14:textId="77777777" w:rsidR="00A34F19" w:rsidRDefault="00A34F19" w:rsidP="00A34F19">
      <w:pPr>
        <w:pStyle w:val="CommentText"/>
      </w:pPr>
      <w:r>
        <w:rPr>
          <w:rStyle w:val="CommentReference"/>
        </w:rPr>
        <w:annotationRef/>
      </w:r>
      <w:r>
        <w:t xml:space="preserve">Also these standards should not be the first to present since it is a voluntary. </w:t>
      </w:r>
    </w:p>
  </w:comment>
  <w:comment w:id="666" w:author="Omar Nofal" w:date="2024-10-06T21:07:00Z" w:initials="ON">
    <w:p w14:paraId="0ED32997" w14:textId="77777777" w:rsidR="00A34F19" w:rsidRDefault="00A34F19" w:rsidP="00A34F19">
      <w:pPr>
        <w:pStyle w:val="CommentText"/>
      </w:pPr>
      <w:r>
        <w:rPr>
          <w:rStyle w:val="CommentReference"/>
        </w:rPr>
        <w:annotationRef/>
      </w:r>
      <w:r>
        <w:t>We need to review these first: AAMA/WDMA/CSA 101/I.S.2/A440 and put them up front which the main standards.</w:t>
      </w:r>
    </w:p>
  </w:comment>
  <w:comment w:id="667" w:author="Omar Nofal" w:date="2024-10-06T21:08:00Z" w:initials="ON">
    <w:p w14:paraId="62C28046" w14:textId="77777777" w:rsidR="00A34F19" w:rsidRDefault="00A34F19" w:rsidP="00A34F19">
      <w:pPr>
        <w:pStyle w:val="CommentText"/>
        <w:numPr>
          <w:ilvl w:val="0"/>
          <w:numId w:val="13"/>
        </w:numPr>
      </w:pPr>
      <w:r>
        <w:rPr>
          <w:rStyle w:val="CommentReference"/>
        </w:rPr>
        <w:annotationRef/>
      </w:r>
      <w:r>
        <w:t>We need to follow the top order that we listed in reviewing the standards:</w:t>
      </w:r>
    </w:p>
    <w:p w14:paraId="5ABFFA8F" w14:textId="77777777" w:rsidR="00A34F19" w:rsidRDefault="00A34F19" w:rsidP="00A34F19">
      <w:pPr>
        <w:pStyle w:val="CommentText"/>
      </w:pPr>
    </w:p>
    <w:p w14:paraId="11FC26D4" w14:textId="77777777" w:rsidR="00A34F19" w:rsidRDefault="00A34F19" w:rsidP="00A34F19">
      <w:pPr>
        <w:pStyle w:val="CommentText"/>
        <w:numPr>
          <w:ilvl w:val="0"/>
          <w:numId w:val="14"/>
        </w:numPr>
      </w:pPr>
      <w:r>
        <w:rPr>
          <w:b/>
          <w:bCs/>
          <w:lang w:val="en-US"/>
        </w:rPr>
        <w:t xml:space="preserve">TAS 202-94 </w:t>
      </w:r>
      <w:r>
        <w:rPr>
          <w:lang w:val="en-US"/>
        </w:rPr>
        <w:t>– Criteria for Testing Impact and Nonimpact Resistant Building Envelope Components Using Uniform Static Air Pressure Loading</w:t>
      </w:r>
    </w:p>
    <w:p w14:paraId="116A558E" w14:textId="77777777" w:rsidR="00A34F19" w:rsidRDefault="00A34F19" w:rsidP="00A34F19">
      <w:pPr>
        <w:pStyle w:val="CommentText"/>
        <w:numPr>
          <w:ilvl w:val="0"/>
          <w:numId w:val="14"/>
        </w:numPr>
      </w:pPr>
      <w:r>
        <w:rPr>
          <w:b/>
          <w:bCs/>
          <w:lang w:val="en-US"/>
        </w:rPr>
        <w:t>AAMA/WDMA/CSA101/I.S.2/A440-22</w:t>
      </w:r>
      <w:r>
        <w:rPr>
          <w:lang w:val="en-US"/>
        </w:rPr>
        <w:t xml:space="preserve"> – Standard Specifications for Windows, Doors, and Unit Skylights</w:t>
      </w:r>
    </w:p>
    <w:p w14:paraId="3760E774" w14:textId="77777777" w:rsidR="00A34F19" w:rsidRDefault="00A34F19" w:rsidP="00A34F19">
      <w:pPr>
        <w:pStyle w:val="CommentText"/>
        <w:numPr>
          <w:ilvl w:val="0"/>
          <w:numId w:val="14"/>
        </w:numPr>
      </w:pPr>
      <w:r>
        <w:rPr>
          <w:b/>
          <w:bCs/>
          <w:lang w:val="en-US"/>
        </w:rPr>
        <w:t>AAMA/WDMA/101/I.S. 2/NAFS-02</w:t>
      </w:r>
      <w:r>
        <w:rPr>
          <w:lang w:val="en-US"/>
        </w:rPr>
        <w:t xml:space="preserve"> – Voluntary Performance Specification for Windows, Skylights and Glass Doors</w:t>
      </w:r>
    </w:p>
    <w:p w14:paraId="1B9C0FD4" w14:textId="77777777" w:rsidR="00A34F19" w:rsidRDefault="00A34F19" w:rsidP="00A34F19">
      <w:pPr>
        <w:pStyle w:val="CommentText"/>
        <w:numPr>
          <w:ilvl w:val="0"/>
          <w:numId w:val="14"/>
        </w:numPr>
      </w:pPr>
      <w:r>
        <w:rPr>
          <w:b/>
          <w:bCs/>
          <w:lang w:val="en-US"/>
        </w:rPr>
        <w:t xml:space="preserve">ASTM E 331 </w:t>
      </w:r>
      <w:r>
        <w:rPr>
          <w:lang w:val="en-US"/>
        </w:rPr>
        <w:t>– Standard Test Method for Water Penetration of Exterior Windows, Skylights, Doors, and Curtain Walls by Uniform Static Air Pressure Difference</w:t>
      </w:r>
    </w:p>
    <w:p w14:paraId="4D1804D1" w14:textId="77777777" w:rsidR="00A34F19" w:rsidRDefault="00A34F19" w:rsidP="00A34F19">
      <w:pPr>
        <w:pStyle w:val="CommentText"/>
        <w:numPr>
          <w:ilvl w:val="0"/>
          <w:numId w:val="14"/>
        </w:numPr>
      </w:pPr>
      <w:r>
        <w:rPr>
          <w:b/>
          <w:bCs/>
          <w:lang w:val="en-US"/>
        </w:rPr>
        <w:t>ASTM E 547</w:t>
      </w:r>
      <w:r>
        <w:rPr>
          <w:lang w:val="en-US"/>
        </w:rPr>
        <w:t xml:space="preserve"> – Standard Test Method for Water Penetration of Exterior Windows, Skylights, Doors, and Curtain Walls by Cyclic Static Air Pressure Difference</w:t>
      </w:r>
    </w:p>
    <w:p w14:paraId="2D7DA6BC" w14:textId="77777777" w:rsidR="00A34F19" w:rsidRDefault="00A34F19" w:rsidP="00A34F19">
      <w:pPr>
        <w:pStyle w:val="CommentText"/>
        <w:numPr>
          <w:ilvl w:val="0"/>
          <w:numId w:val="14"/>
        </w:numPr>
      </w:pPr>
      <w:r>
        <w:rPr>
          <w:b/>
          <w:bCs/>
          <w:lang w:val="en-US"/>
        </w:rPr>
        <w:t>ASTM E1105</w:t>
      </w:r>
      <w:r>
        <w:rPr>
          <w:lang w:val="en-US"/>
        </w:rPr>
        <w:t xml:space="preserve"> – Standard Test Method for Field Determination of Water Penetration of Installed Exterior Windows, Skylights, Doors, and Curtain Walls by Uniform or Cyclic Static Air Pressure Difference</w:t>
      </w:r>
    </w:p>
    <w:p w14:paraId="26FF3C87" w14:textId="77777777" w:rsidR="00A34F19" w:rsidRDefault="00A34F19" w:rsidP="00A34F19">
      <w:pPr>
        <w:pStyle w:val="CommentText"/>
        <w:numPr>
          <w:ilvl w:val="0"/>
          <w:numId w:val="14"/>
        </w:numPr>
      </w:pPr>
      <w:r>
        <w:rPr>
          <w:b/>
          <w:bCs/>
          <w:lang w:val="en-US"/>
        </w:rPr>
        <w:t>ASTM E2128</w:t>
      </w:r>
      <w:r>
        <w:rPr>
          <w:lang w:val="en-US"/>
        </w:rPr>
        <w:t xml:space="preserve"> – Standard Guide for Evaluating Water Leakage of Building Walls.</w:t>
      </w:r>
    </w:p>
  </w:comment>
  <w:comment w:id="661" w:author="Omar Nofal" w:date="2024-10-06T21:00:00Z" w:initials="ON">
    <w:p w14:paraId="6635F61C" w14:textId="633B2998" w:rsidR="008923AD" w:rsidRDefault="008923AD" w:rsidP="008923AD">
      <w:pPr>
        <w:pStyle w:val="CommentText"/>
      </w:pPr>
      <w:r>
        <w:rPr>
          <w:rStyle w:val="CommentReference"/>
        </w:rPr>
        <w:annotationRef/>
      </w:r>
      <w:r>
        <w:t xml:space="preserve">Mostafa, this is not what I am looking for in terms of Standards review. I read this standards and what you have here does not have anything to do with the standards. </w:t>
      </w:r>
    </w:p>
  </w:comment>
  <w:comment w:id="662" w:author="Omar Nofal" w:date="2024-10-06T21:02:00Z" w:initials="ON">
    <w:p w14:paraId="036F4A1D" w14:textId="77777777" w:rsidR="008923AD" w:rsidRDefault="008923AD" w:rsidP="008923AD">
      <w:pPr>
        <w:pStyle w:val="CommentText"/>
      </w:pPr>
      <w:r>
        <w:rPr>
          <w:rStyle w:val="CommentReference"/>
        </w:rPr>
        <w:annotationRef/>
      </w:r>
      <w:r>
        <w:t>That is what I found</w:t>
      </w:r>
    </w:p>
  </w:comment>
  <w:comment w:id="663" w:author="Mostafa Sameer [2]" w:date="2024-10-16T18:46:00Z" w:initials="MS">
    <w:p w14:paraId="170B6C56" w14:textId="77777777" w:rsidR="00861F33" w:rsidRDefault="00861F33" w:rsidP="00861F33">
      <w:pPr>
        <w:pStyle w:val="CommentText"/>
      </w:pPr>
      <w:r>
        <w:rPr>
          <w:rStyle w:val="CommentReference"/>
        </w:rPr>
        <w:annotationRef/>
      </w:r>
      <w:r>
        <w:t xml:space="preserve">In </w:t>
      </w:r>
      <w:r>
        <w:rPr>
          <w:b/>
          <w:bCs/>
          <w:lang w:val="en-US"/>
        </w:rPr>
        <w:t>AAMA/WDMA/CSA101/I.S.2/A440-22 there is nothing mention about sliding glass doors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2CB" w15:done="0"/>
  <w15:commentEx w15:paraId="000002CC" w15:paraIdParent="000002CB" w15:done="0"/>
  <w15:commentEx w15:paraId="000002C9" w15:done="0"/>
  <w15:commentEx w15:paraId="000002CA" w15:paraIdParent="000002C9" w15:done="0"/>
  <w15:commentEx w15:paraId="74D2226B" w15:done="0"/>
  <w15:commentEx w15:paraId="0ED32997" w15:paraIdParent="74D2226B" w15:done="0"/>
  <w15:commentEx w15:paraId="26FF3C87" w15:paraIdParent="74D2226B" w15:done="0"/>
  <w15:commentEx w15:paraId="6635F61C" w15:done="0"/>
  <w15:commentEx w15:paraId="036F4A1D" w15:paraIdParent="6635F61C" w15:done="0"/>
  <w15:commentEx w15:paraId="170B6C56" w15:paraIdParent="6635F6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24D98F7" w16cex:dateUtc="2024-10-07T01:07:00Z"/>
  <w16cex:commentExtensible w16cex:durableId="754E17A9" w16cex:dateUtc="2024-10-07T01:07:00Z"/>
  <w16cex:commentExtensible w16cex:durableId="0F0BCCDF" w16cex:dateUtc="2024-10-07T01:08:00Z"/>
  <w16cex:commentExtensible w16cex:durableId="5A48B1C6" w16cex:dateUtc="2024-10-07T01:00:00Z"/>
  <w16cex:commentExtensible w16cex:durableId="2B5A3141" w16cex:dateUtc="2024-10-07T01:02:00Z"/>
  <w16cex:commentExtensible w16cex:durableId="5DB5DB04" w16cex:dateUtc="2024-10-16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2CB" w16cid:durableId="6F536FA1"/>
  <w16cid:commentId w16cid:paraId="000002CC" w16cid:durableId="5E2CEACD"/>
  <w16cid:commentId w16cid:paraId="000002C9" w16cid:durableId="47430A30"/>
  <w16cid:commentId w16cid:paraId="000002CA" w16cid:durableId="4BEAC6FC"/>
  <w16cid:commentId w16cid:paraId="74D2226B" w16cid:durableId="424D98F7"/>
  <w16cid:commentId w16cid:paraId="0ED32997" w16cid:durableId="754E17A9"/>
  <w16cid:commentId w16cid:paraId="26FF3C87" w16cid:durableId="0F0BCCDF"/>
  <w16cid:commentId w16cid:paraId="6635F61C" w16cid:durableId="5A48B1C6"/>
  <w16cid:commentId w16cid:paraId="036F4A1D" w16cid:durableId="2B5A3141"/>
  <w16cid:commentId w16cid:paraId="170B6C56" w16cid:durableId="5DB5D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24B2D4" w14:textId="77777777" w:rsidR="00DA06C7" w:rsidRDefault="00DA06C7">
      <w:pPr>
        <w:spacing w:line="240" w:lineRule="auto"/>
      </w:pPr>
      <w:r>
        <w:separator/>
      </w:r>
    </w:p>
  </w:endnote>
  <w:endnote w:type="continuationSeparator" w:id="0">
    <w:p w14:paraId="36561F26" w14:textId="77777777" w:rsidR="00DA06C7" w:rsidRDefault="00DA06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C7" w14:textId="12B88623" w:rsidR="00A67222" w:rsidRDefault="005F6334">
    <w:pPr>
      <w:jc w:val="right"/>
    </w:pPr>
    <w:r>
      <w:fldChar w:fldCharType="begin"/>
    </w:r>
    <w:r>
      <w:instrText>PAGE</w:instrText>
    </w:r>
    <w:r>
      <w:fldChar w:fldCharType="separate"/>
    </w:r>
    <w:r w:rsidR="00673B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844EBC" w14:textId="77777777" w:rsidR="00DA06C7" w:rsidRDefault="00DA06C7">
      <w:pPr>
        <w:spacing w:line="240" w:lineRule="auto"/>
      </w:pPr>
      <w:r>
        <w:separator/>
      </w:r>
    </w:p>
  </w:footnote>
  <w:footnote w:type="continuationSeparator" w:id="0">
    <w:p w14:paraId="5E0A6DCA" w14:textId="77777777" w:rsidR="00DA06C7" w:rsidRDefault="00DA06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E6105"/>
    <w:multiLevelType w:val="multilevel"/>
    <w:tmpl w:val="A0F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7EEA"/>
    <w:multiLevelType w:val="hybridMultilevel"/>
    <w:tmpl w:val="6F3E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B2942"/>
    <w:multiLevelType w:val="hybridMultilevel"/>
    <w:tmpl w:val="776847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A11163"/>
    <w:multiLevelType w:val="hybridMultilevel"/>
    <w:tmpl w:val="6808608E"/>
    <w:lvl w:ilvl="0" w:tplc="96445C4A">
      <w:start w:val="1"/>
      <w:numFmt w:val="bullet"/>
      <w:lvlText w:val=""/>
      <w:lvlJc w:val="left"/>
      <w:pPr>
        <w:ind w:left="720" w:hanging="360"/>
      </w:pPr>
      <w:rPr>
        <w:rFonts w:ascii="Symbol" w:hAnsi="Symbol"/>
      </w:rPr>
    </w:lvl>
    <w:lvl w:ilvl="1" w:tplc="06FEB664">
      <w:start w:val="1"/>
      <w:numFmt w:val="bullet"/>
      <w:lvlText w:val=""/>
      <w:lvlJc w:val="left"/>
      <w:pPr>
        <w:ind w:left="720" w:hanging="360"/>
      </w:pPr>
      <w:rPr>
        <w:rFonts w:ascii="Symbol" w:hAnsi="Symbol"/>
      </w:rPr>
    </w:lvl>
    <w:lvl w:ilvl="2" w:tplc="C8725D32">
      <w:start w:val="1"/>
      <w:numFmt w:val="bullet"/>
      <w:lvlText w:val=""/>
      <w:lvlJc w:val="left"/>
      <w:pPr>
        <w:ind w:left="720" w:hanging="360"/>
      </w:pPr>
      <w:rPr>
        <w:rFonts w:ascii="Symbol" w:hAnsi="Symbol"/>
      </w:rPr>
    </w:lvl>
    <w:lvl w:ilvl="3" w:tplc="B672E914">
      <w:start w:val="1"/>
      <w:numFmt w:val="bullet"/>
      <w:lvlText w:val=""/>
      <w:lvlJc w:val="left"/>
      <w:pPr>
        <w:ind w:left="720" w:hanging="360"/>
      </w:pPr>
      <w:rPr>
        <w:rFonts w:ascii="Symbol" w:hAnsi="Symbol"/>
      </w:rPr>
    </w:lvl>
    <w:lvl w:ilvl="4" w:tplc="3528CD62">
      <w:start w:val="1"/>
      <w:numFmt w:val="bullet"/>
      <w:lvlText w:val=""/>
      <w:lvlJc w:val="left"/>
      <w:pPr>
        <w:ind w:left="720" w:hanging="360"/>
      </w:pPr>
      <w:rPr>
        <w:rFonts w:ascii="Symbol" w:hAnsi="Symbol"/>
      </w:rPr>
    </w:lvl>
    <w:lvl w:ilvl="5" w:tplc="D94026D0">
      <w:start w:val="1"/>
      <w:numFmt w:val="bullet"/>
      <w:lvlText w:val=""/>
      <w:lvlJc w:val="left"/>
      <w:pPr>
        <w:ind w:left="720" w:hanging="360"/>
      </w:pPr>
      <w:rPr>
        <w:rFonts w:ascii="Symbol" w:hAnsi="Symbol"/>
      </w:rPr>
    </w:lvl>
    <w:lvl w:ilvl="6" w:tplc="5984735A">
      <w:start w:val="1"/>
      <w:numFmt w:val="bullet"/>
      <w:lvlText w:val=""/>
      <w:lvlJc w:val="left"/>
      <w:pPr>
        <w:ind w:left="720" w:hanging="360"/>
      </w:pPr>
      <w:rPr>
        <w:rFonts w:ascii="Symbol" w:hAnsi="Symbol"/>
      </w:rPr>
    </w:lvl>
    <w:lvl w:ilvl="7" w:tplc="D81AFB3E">
      <w:start w:val="1"/>
      <w:numFmt w:val="bullet"/>
      <w:lvlText w:val=""/>
      <w:lvlJc w:val="left"/>
      <w:pPr>
        <w:ind w:left="720" w:hanging="360"/>
      </w:pPr>
      <w:rPr>
        <w:rFonts w:ascii="Symbol" w:hAnsi="Symbol"/>
      </w:rPr>
    </w:lvl>
    <w:lvl w:ilvl="8" w:tplc="FF74B2A0">
      <w:start w:val="1"/>
      <w:numFmt w:val="bullet"/>
      <w:lvlText w:val=""/>
      <w:lvlJc w:val="left"/>
      <w:pPr>
        <w:ind w:left="720" w:hanging="360"/>
      </w:pPr>
      <w:rPr>
        <w:rFonts w:ascii="Symbol" w:hAnsi="Symbol"/>
      </w:rPr>
    </w:lvl>
  </w:abstractNum>
  <w:abstractNum w:abstractNumId="4" w15:restartNumberingAfterBreak="0">
    <w:nsid w:val="07975493"/>
    <w:multiLevelType w:val="multilevel"/>
    <w:tmpl w:val="7FF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3A7B"/>
    <w:multiLevelType w:val="multilevel"/>
    <w:tmpl w:val="A24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B1975"/>
    <w:multiLevelType w:val="hybridMultilevel"/>
    <w:tmpl w:val="9CB0A1B4"/>
    <w:lvl w:ilvl="0" w:tplc="749AB2DE">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7432B"/>
    <w:multiLevelType w:val="multilevel"/>
    <w:tmpl w:val="3B06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2EF2"/>
    <w:multiLevelType w:val="multilevel"/>
    <w:tmpl w:val="4AEEF9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9E6DC5"/>
    <w:multiLevelType w:val="hybridMultilevel"/>
    <w:tmpl w:val="FE803A8A"/>
    <w:lvl w:ilvl="0" w:tplc="4F06EC48">
      <w:start w:val="1"/>
      <w:numFmt w:val="bullet"/>
      <w:lvlText w:val="•"/>
      <w:lvlJc w:val="left"/>
      <w:pPr>
        <w:tabs>
          <w:tab w:val="num" w:pos="720"/>
        </w:tabs>
        <w:ind w:left="720" w:hanging="360"/>
      </w:pPr>
      <w:rPr>
        <w:rFonts w:ascii="Arial" w:hAnsi="Arial" w:hint="default"/>
      </w:rPr>
    </w:lvl>
    <w:lvl w:ilvl="1" w:tplc="0ACA49B8" w:tentative="1">
      <w:start w:val="1"/>
      <w:numFmt w:val="bullet"/>
      <w:lvlText w:val="•"/>
      <w:lvlJc w:val="left"/>
      <w:pPr>
        <w:tabs>
          <w:tab w:val="num" w:pos="1440"/>
        </w:tabs>
        <w:ind w:left="1440" w:hanging="360"/>
      </w:pPr>
      <w:rPr>
        <w:rFonts w:ascii="Arial" w:hAnsi="Arial" w:hint="default"/>
      </w:rPr>
    </w:lvl>
    <w:lvl w:ilvl="2" w:tplc="80D03896" w:tentative="1">
      <w:start w:val="1"/>
      <w:numFmt w:val="bullet"/>
      <w:lvlText w:val="•"/>
      <w:lvlJc w:val="left"/>
      <w:pPr>
        <w:tabs>
          <w:tab w:val="num" w:pos="2160"/>
        </w:tabs>
        <w:ind w:left="2160" w:hanging="360"/>
      </w:pPr>
      <w:rPr>
        <w:rFonts w:ascii="Arial" w:hAnsi="Arial" w:hint="default"/>
      </w:rPr>
    </w:lvl>
    <w:lvl w:ilvl="3" w:tplc="34DA20D8" w:tentative="1">
      <w:start w:val="1"/>
      <w:numFmt w:val="bullet"/>
      <w:lvlText w:val="•"/>
      <w:lvlJc w:val="left"/>
      <w:pPr>
        <w:tabs>
          <w:tab w:val="num" w:pos="2880"/>
        </w:tabs>
        <w:ind w:left="2880" w:hanging="360"/>
      </w:pPr>
      <w:rPr>
        <w:rFonts w:ascii="Arial" w:hAnsi="Arial" w:hint="default"/>
      </w:rPr>
    </w:lvl>
    <w:lvl w:ilvl="4" w:tplc="54687124" w:tentative="1">
      <w:start w:val="1"/>
      <w:numFmt w:val="bullet"/>
      <w:lvlText w:val="•"/>
      <w:lvlJc w:val="left"/>
      <w:pPr>
        <w:tabs>
          <w:tab w:val="num" w:pos="3600"/>
        </w:tabs>
        <w:ind w:left="3600" w:hanging="360"/>
      </w:pPr>
      <w:rPr>
        <w:rFonts w:ascii="Arial" w:hAnsi="Arial" w:hint="default"/>
      </w:rPr>
    </w:lvl>
    <w:lvl w:ilvl="5" w:tplc="E6388110" w:tentative="1">
      <w:start w:val="1"/>
      <w:numFmt w:val="bullet"/>
      <w:lvlText w:val="•"/>
      <w:lvlJc w:val="left"/>
      <w:pPr>
        <w:tabs>
          <w:tab w:val="num" w:pos="4320"/>
        </w:tabs>
        <w:ind w:left="4320" w:hanging="360"/>
      </w:pPr>
      <w:rPr>
        <w:rFonts w:ascii="Arial" w:hAnsi="Arial" w:hint="default"/>
      </w:rPr>
    </w:lvl>
    <w:lvl w:ilvl="6" w:tplc="A8229696" w:tentative="1">
      <w:start w:val="1"/>
      <w:numFmt w:val="bullet"/>
      <w:lvlText w:val="•"/>
      <w:lvlJc w:val="left"/>
      <w:pPr>
        <w:tabs>
          <w:tab w:val="num" w:pos="5040"/>
        </w:tabs>
        <w:ind w:left="5040" w:hanging="360"/>
      </w:pPr>
      <w:rPr>
        <w:rFonts w:ascii="Arial" w:hAnsi="Arial" w:hint="default"/>
      </w:rPr>
    </w:lvl>
    <w:lvl w:ilvl="7" w:tplc="7BA6F046" w:tentative="1">
      <w:start w:val="1"/>
      <w:numFmt w:val="bullet"/>
      <w:lvlText w:val="•"/>
      <w:lvlJc w:val="left"/>
      <w:pPr>
        <w:tabs>
          <w:tab w:val="num" w:pos="5760"/>
        </w:tabs>
        <w:ind w:left="5760" w:hanging="360"/>
      </w:pPr>
      <w:rPr>
        <w:rFonts w:ascii="Arial" w:hAnsi="Arial" w:hint="default"/>
      </w:rPr>
    </w:lvl>
    <w:lvl w:ilvl="8" w:tplc="629EE47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FE32D59"/>
    <w:multiLevelType w:val="hybridMultilevel"/>
    <w:tmpl w:val="DE24B25C"/>
    <w:lvl w:ilvl="0" w:tplc="F7AC299A">
      <w:start w:val="1"/>
      <w:numFmt w:val="bullet"/>
      <w:lvlText w:val="•"/>
      <w:lvlJc w:val="left"/>
      <w:pPr>
        <w:tabs>
          <w:tab w:val="num" w:pos="720"/>
        </w:tabs>
        <w:ind w:left="720" w:hanging="360"/>
      </w:pPr>
      <w:rPr>
        <w:rFonts w:ascii="Arial" w:hAnsi="Arial" w:hint="default"/>
      </w:rPr>
    </w:lvl>
    <w:lvl w:ilvl="1" w:tplc="75628B90" w:tentative="1">
      <w:start w:val="1"/>
      <w:numFmt w:val="bullet"/>
      <w:lvlText w:val="•"/>
      <w:lvlJc w:val="left"/>
      <w:pPr>
        <w:tabs>
          <w:tab w:val="num" w:pos="1440"/>
        </w:tabs>
        <w:ind w:left="1440" w:hanging="360"/>
      </w:pPr>
      <w:rPr>
        <w:rFonts w:ascii="Arial" w:hAnsi="Arial" w:hint="default"/>
      </w:rPr>
    </w:lvl>
    <w:lvl w:ilvl="2" w:tplc="A176D5E6" w:tentative="1">
      <w:start w:val="1"/>
      <w:numFmt w:val="bullet"/>
      <w:lvlText w:val="•"/>
      <w:lvlJc w:val="left"/>
      <w:pPr>
        <w:tabs>
          <w:tab w:val="num" w:pos="2160"/>
        </w:tabs>
        <w:ind w:left="2160" w:hanging="360"/>
      </w:pPr>
      <w:rPr>
        <w:rFonts w:ascii="Arial" w:hAnsi="Arial" w:hint="default"/>
      </w:rPr>
    </w:lvl>
    <w:lvl w:ilvl="3" w:tplc="71706978" w:tentative="1">
      <w:start w:val="1"/>
      <w:numFmt w:val="bullet"/>
      <w:lvlText w:val="•"/>
      <w:lvlJc w:val="left"/>
      <w:pPr>
        <w:tabs>
          <w:tab w:val="num" w:pos="2880"/>
        </w:tabs>
        <w:ind w:left="2880" w:hanging="360"/>
      </w:pPr>
      <w:rPr>
        <w:rFonts w:ascii="Arial" w:hAnsi="Arial" w:hint="default"/>
      </w:rPr>
    </w:lvl>
    <w:lvl w:ilvl="4" w:tplc="A50408C0" w:tentative="1">
      <w:start w:val="1"/>
      <w:numFmt w:val="bullet"/>
      <w:lvlText w:val="•"/>
      <w:lvlJc w:val="left"/>
      <w:pPr>
        <w:tabs>
          <w:tab w:val="num" w:pos="3600"/>
        </w:tabs>
        <w:ind w:left="3600" w:hanging="360"/>
      </w:pPr>
      <w:rPr>
        <w:rFonts w:ascii="Arial" w:hAnsi="Arial" w:hint="default"/>
      </w:rPr>
    </w:lvl>
    <w:lvl w:ilvl="5" w:tplc="31640E74" w:tentative="1">
      <w:start w:val="1"/>
      <w:numFmt w:val="bullet"/>
      <w:lvlText w:val="•"/>
      <w:lvlJc w:val="left"/>
      <w:pPr>
        <w:tabs>
          <w:tab w:val="num" w:pos="4320"/>
        </w:tabs>
        <w:ind w:left="4320" w:hanging="360"/>
      </w:pPr>
      <w:rPr>
        <w:rFonts w:ascii="Arial" w:hAnsi="Arial" w:hint="default"/>
      </w:rPr>
    </w:lvl>
    <w:lvl w:ilvl="6" w:tplc="DFD21D72" w:tentative="1">
      <w:start w:val="1"/>
      <w:numFmt w:val="bullet"/>
      <w:lvlText w:val="•"/>
      <w:lvlJc w:val="left"/>
      <w:pPr>
        <w:tabs>
          <w:tab w:val="num" w:pos="5040"/>
        </w:tabs>
        <w:ind w:left="5040" w:hanging="360"/>
      </w:pPr>
      <w:rPr>
        <w:rFonts w:ascii="Arial" w:hAnsi="Arial" w:hint="default"/>
      </w:rPr>
    </w:lvl>
    <w:lvl w:ilvl="7" w:tplc="05AC1B8A" w:tentative="1">
      <w:start w:val="1"/>
      <w:numFmt w:val="bullet"/>
      <w:lvlText w:val="•"/>
      <w:lvlJc w:val="left"/>
      <w:pPr>
        <w:tabs>
          <w:tab w:val="num" w:pos="5760"/>
        </w:tabs>
        <w:ind w:left="5760" w:hanging="360"/>
      </w:pPr>
      <w:rPr>
        <w:rFonts w:ascii="Arial" w:hAnsi="Arial" w:hint="default"/>
      </w:rPr>
    </w:lvl>
    <w:lvl w:ilvl="8" w:tplc="BE7C314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2126276"/>
    <w:multiLevelType w:val="multilevel"/>
    <w:tmpl w:val="45180DDC"/>
    <w:lvl w:ilvl="0">
      <w:start w:val="6"/>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12741ED1"/>
    <w:multiLevelType w:val="multilevel"/>
    <w:tmpl w:val="F2B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90161"/>
    <w:multiLevelType w:val="hybridMultilevel"/>
    <w:tmpl w:val="1F7A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B3BDA"/>
    <w:multiLevelType w:val="multilevel"/>
    <w:tmpl w:val="F2B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22C0B"/>
    <w:multiLevelType w:val="multilevel"/>
    <w:tmpl w:val="D66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81427"/>
    <w:multiLevelType w:val="multilevel"/>
    <w:tmpl w:val="A68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95CB4"/>
    <w:multiLevelType w:val="multilevel"/>
    <w:tmpl w:val="526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D2260"/>
    <w:multiLevelType w:val="hybridMultilevel"/>
    <w:tmpl w:val="D1A07898"/>
    <w:lvl w:ilvl="0" w:tplc="D9C2A378">
      <w:start w:val="1"/>
      <w:numFmt w:val="bullet"/>
      <w:lvlText w:val="•"/>
      <w:lvlJc w:val="left"/>
      <w:pPr>
        <w:tabs>
          <w:tab w:val="num" w:pos="720"/>
        </w:tabs>
        <w:ind w:left="720" w:hanging="360"/>
      </w:pPr>
      <w:rPr>
        <w:rFonts w:ascii="Arial" w:hAnsi="Arial" w:hint="default"/>
      </w:rPr>
    </w:lvl>
    <w:lvl w:ilvl="1" w:tplc="DC4AB7F2">
      <w:start w:val="1"/>
      <w:numFmt w:val="decimal"/>
      <w:lvlText w:val="%2."/>
      <w:lvlJc w:val="left"/>
      <w:pPr>
        <w:tabs>
          <w:tab w:val="num" w:pos="1440"/>
        </w:tabs>
        <w:ind w:left="1440" w:hanging="360"/>
      </w:pPr>
    </w:lvl>
    <w:lvl w:ilvl="2" w:tplc="4F8AFB14" w:tentative="1">
      <w:start w:val="1"/>
      <w:numFmt w:val="bullet"/>
      <w:lvlText w:val="•"/>
      <w:lvlJc w:val="left"/>
      <w:pPr>
        <w:tabs>
          <w:tab w:val="num" w:pos="2160"/>
        </w:tabs>
        <w:ind w:left="2160" w:hanging="360"/>
      </w:pPr>
      <w:rPr>
        <w:rFonts w:ascii="Arial" w:hAnsi="Arial" w:hint="default"/>
      </w:rPr>
    </w:lvl>
    <w:lvl w:ilvl="3" w:tplc="C4F43B90" w:tentative="1">
      <w:start w:val="1"/>
      <w:numFmt w:val="bullet"/>
      <w:lvlText w:val="•"/>
      <w:lvlJc w:val="left"/>
      <w:pPr>
        <w:tabs>
          <w:tab w:val="num" w:pos="2880"/>
        </w:tabs>
        <w:ind w:left="2880" w:hanging="360"/>
      </w:pPr>
      <w:rPr>
        <w:rFonts w:ascii="Arial" w:hAnsi="Arial" w:hint="default"/>
      </w:rPr>
    </w:lvl>
    <w:lvl w:ilvl="4" w:tplc="5A025EC0" w:tentative="1">
      <w:start w:val="1"/>
      <w:numFmt w:val="bullet"/>
      <w:lvlText w:val="•"/>
      <w:lvlJc w:val="left"/>
      <w:pPr>
        <w:tabs>
          <w:tab w:val="num" w:pos="3600"/>
        </w:tabs>
        <w:ind w:left="3600" w:hanging="360"/>
      </w:pPr>
      <w:rPr>
        <w:rFonts w:ascii="Arial" w:hAnsi="Arial" w:hint="default"/>
      </w:rPr>
    </w:lvl>
    <w:lvl w:ilvl="5" w:tplc="56F68942" w:tentative="1">
      <w:start w:val="1"/>
      <w:numFmt w:val="bullet"/>
      <w:lvlText w:val="•"/>
      <w:lvlJc w:val="left"/>
      <w:pPr>
        <w:tabs>
          <w:tab w:val="num" w:pos="4320"/>
        </w:tabs>
        <w:ind w:left="4320" w:hanging="360"/>
      </w:pPr>
      <w:rPr>
        <w:rFonts w:ascii="Arial" w:hAnsi="Arial" w:hint="default"/>
      </w:rPr>
    </w:lvl>
    <w:lvl w:ilvl="6" w:tplc="123867F0" w:tentative="1">
      <w:start w:val="1"/>
      <w:numFmt w:val="bullet"/>
      <w:lvlText w:val="•"/>
      <w:lvlJc w:val="left"/>
      <w:pPr>
        <w:tabs>
          <w:tab w:val="num" w:pos="5040"/>
        </w:tabs>
        <w:ind w:left="5040" w:hanging="360"/>
      </w:pPr>
      <w:rPr>
        <w:rFonts w:ascii="Arial" w:hAnsi="Arial" w:hint="default"/>
      </w:rPr>
    </w:lvl>
    <w:lvl w:ilvl="7" w:tplc="ECFE68B2" w:tentative="1">
      <w:start w:val="1"/>
      <w:numFmt w:val="bullet"/>
      <w:lvlText w:val="•"/>
      <w:lvlJc w:val="left"/>
      <w:pPr>
        <w:tabs>
          <w:tab w:val="num" w:pos="5760"/>
        </w:tabs>
        <w:ind w:left="5760" w:hanging="360"/>
      </w:pPr>
      <w:rPr>
        <w:rFonts w:ascii="Arial" w:hAnsi="Arial" w:hint="default"/>
      </w:rPr>
    </w:lvl>
    <w:lvl w:ilvl="8" w:tplc="066E01D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53B76A8"/>
    <w:multiLevelType w:val="multilevel"/>
    <w:tmpl w:val="BCB6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32E89"/>
    <w:multiLevelType w:val="multilevel"/>
    <w:tmpl w:val="0FFE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A63FF9"/>
    <w:multiLevelType w:val="hybridMultilevel"/>
    <w:tmpl w:val="033EA244"/>
    <w:lvl w:ilvl="0" w:tplc="81FE50B2">
      <w:start w:val="1"/>
      <w:numFmt w:val="bullet"/>
      <w:lvlText w:val="•"/>
      <w:lvlJc w:val="left"/>
      <w:pPr>
        <w:tabs>
          <w:tab w:val="num" w:pos="720"/>
        </w:tabs>
        <w:ind w:left="720" w:hanging="360"/>
      </w:pPr>
      <w:rPr>
        <w:rFonts w:ascii="Arial" w:hAnsi="Arial" w:hint="default"/>
      </w:rPr>
    </w:lvl>
    <w:lvl w:ilvl="1" w:tplc="30C432E4" w:tentative="1">
      <w:start w:val="1"/>
      <w:numFmt w:val="bullet"/>
      <w:lvlText w:val="•"/>
      <w:lvlJc w:val="left"/>
      <w:pPr>
        <w:tabs>
          <w:tab w:val="num" w:pos="1440"/>
        </w:tabs>
        <w:ind w:left="1440" w:hanging="360"/>
      </w:pPr>
      <w:rPr>
        <w:rFonts w:ascii="Arial" w:hAnsi="Arial" w:hint="default"/>
      </w:rPr>
    </w:lvl>
    <w:lvl w:ilvl="2" w:tplc="DE6EB256" w:tentative="1">
      <w:start w:val="1"/>
      <w:numFmt w:val="bullet"/>
      <w:lvlText w:val="•"/>
      <w:lvlJc w:val="left"/>
      <w:pPr>
        <w:tabs>
          <w:tab w:val="num" w:pos="2160"/>
        </w:tabs>
        <w:ind w:left="2160" w:hanging="360"/>
      </w:pPr>
      <w:rPr>
        <w:rFonts w:ascii="Arial" w:hAnsi="Arial" w:hint="default"/>
      </w:rPr>
    </w:lvl>
    <w:lvl w:ilvl="3" w:tplc="07F0E3EE" w:tentative="1">
      <w:start w:val="1"/>
      <w:numFmt w:val="bullet"/>
      <w:lvlText w:val="•"/>
      <w:lvlJc w:val="left"/>
      <w:pPr>
        <w:tabs>
          <w:tab w:val="num" w:pos="2880"/>
        </w:tabs>
        <w:ind w:left="2880" w:hanging="360"/>
      </w:pPr>
      <w:rPr>
        <w:rFonts w:ascii="Arial" w:hAnsi="Arial" w:hint="default"/>
      </w:rPr>
    </w:lvl>
    <w:lvl w:ilvl="4" w:tplc="9C026B4C" w:tentative="1">
      <w:start w:val="1"/>
      <w:numFmt w:val="bullet"/>
      <w:lvlText w:val="•"/>
      <w:lvlJc w:val="left"/>
      <w:pPr>
        <w:tabs>
          <w:tab w:val="num" w:pos="3600"/>
        </w:tabs>
        <w:ind w:left="3600" w:hanging="360"/>
      </w:pPr>
      <w:rPr>
        <w:rFonts w:ascii="Arial" w:hAnsi="Arial" w:hint="default"/>
      </w:rPr>
    </w:lvl>
    <w:lvl w:ilvl="5" w:tplc="C9DC9954" w:tentative="1">
      <w:start w:val="1"/>
      <w:numFmt w:val="bullet"/>
      <w:lvlText w:val="•"/>
      <w:lvlJc w:val="left"/>
      <w:pPr>
        <w:tabs>
          <w:tab w:val="num" w:pos="4320"/>
        </w:tabs>
        <w:ind w:left="4320" w:hanging="360"/>
      </w:pPr>
      <w:rPr>
        <w:rFonts w:ascii="Arial" w:hAnsi="Arial" w:hint="default"/>
      </w:rPr>
    </w:lvl>
    <w:lvl w:ilvl="6" w:tplc="9CEC8294" w:tentative="1">
      <w:start w:val="1"/>
      <w:numFmt w:val="bullet"/>
      <w:lvlText w:val="•"/>
      <w:lvlJc w:val="left"/>
      <w:pPr>
        <w:tabs>
          <w:tab w:val="num" w:pos="5040"/>
        </w:tabs>
        <w:ind w:left="5040" w:hanging="360"/>
      </w:pPr>
      <w:rPr>
        <w:rFonts w:ascii="Arial" w:hAnsi="Arial" w:hint="default"/>
      </w:rPr>
    </w:lvl>
    <w:lvl w:ilvl="7" w:tplc="FA60E602" w:tentative="1">
      <w:start w:val="1"/>
      <w:numFmt w:val="bullet"/>
      <w:lvlText w:val="•"/>
      <w:lvlJc w:val="left"/>
      <w:pPr>
        <w:tabs>
          <w:tab w:val="num" w:pos="5760"/>
        </w:tabs>
        <w:ind w:left="5760" w:hanging="360"/>
      </w:pPr>
      <w:rPr>
        <w:rFonts w:ascii="Arial" w:hAnsi="Arial" w:hint="default"/>
      </w:rPr>
    </w:lvl>
    <w:lvl w:ilvl="8" w:tplc="6DA0F38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EAF290F"/>
    <w:multiLevelType w:val="multilevel"/>
    <w:tmpl w:val="B58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50F47"/>
    <w:multiLevelType w:val="multilevel"/>
    <w:tmpl w:val="8C1455B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98240B"/>
    <w:multiLevelType w:val="multilevel"/>
    <w:tmpl w:val="E612C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790E81"/>
    <w:multiLevelType w:val="multilevel"/>
    <w:tmpl w:val="3ED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13C2C"/>
    <w:multiLevelType w:val="hybridMultilevel"/>
    <w:tmpl w:val="67AE0F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A839CE"/>
    <w:multiLevelType w:val="hybridMultilevel"/>
    <w:tmpl w:val="C2B2D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A55DAA"/>
    <w:multiLevelType w:val="multilevel"/>
    <w:tmpl w:val="1C7ADCD6"/>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3A993AC5"/>
    <w:multiLevelType w:val="hybridMultilevel"/>
    <w:tmpl w:val="9016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693F9C"/>
    <w:multiLevelType w:val="multilevel"/>
    <w:tmpl w:val="F4C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30091"/>
    <w:multiLevelType w:val="multilevel"/>
    <w:tmpl w:val="BBD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11B45"/>
    <w:multiLevelType w:val="hybridMultilevel"/>
    <w:tmpl w:val="BD367574"/>
    <w:lvl w:ilvl="0" w:tplc="472264FA">
      <w:start w:val="1"/>
      <w:numFmt w:val="bullet"/>
      <w:lvlText w:val="•"/>
      <w:lvlJc w:val="left"/>
      <w:pPr>
        <w:tabs>
          <w:tab w:val="num" w:pos="720"/>
        </w:tabs>
        <w:ind w:left="720" w:hanging="360"/>
      </w:pPr>
      <w:rPr>
        <w:rFonts w:ascii="Arial" w:hAnsi="Arial" w:hint="default"/>
      </w:rPr>
    </w:lvl>
    <w:lvl w:ilvl="1" w:tplc="2A881184">
      <w:numFmt w:val="bullet"/>
      <w:lvlText w:val="•"/>
      <w:lvlJc w:val="left"/>
      <w:pPr>
        <w:tabs>
          <w:tab w:val="num" w:pos="1440"/>
        </w:tabs>
        <w:ind w:left="1440" w:hanging="360"/>
      </w:pPr>
      <w:rPr>
        <w:rFonts w:ascii="Arial" w:hAnsi="Arial" w:hint="default"/>
      </w:rPr>
    </w:lvl>
    <w:lvl w:ilvl="2" w:tplc="574ECAD8" w:tentative="1">
      <w:start w:val="1"/>
      <w:numFmt w:val="bullet"/>
      <w:lvlText w:val="•"/>
      <w:lvlJc w:val="left"/>
      <w:pPr>
        <w:tabs>
          <w:tab w:val="num" w:pos="2160"/>
        </w:tabs>
        <w:ind w:left="2160" w:hanging="360"/>
      </w:pPr>
      <w:rPr>
        <w:rFonts w:ascii="Arial" w:hAnsi="Arial" w:hint="default"/>
      </w:rPr>
    </w:lvl>
    <w:lvl w:ilvl="3" w:tplc="6D66771A" w:tentative="1">
      <w:start w:val="1"/>
      <w:numFmt w:val="bullet"/>
      <w:lvlText w:val="•"/>
      <w:lvlJc w:val="left"/>
      <w:pPr>
        <w:tabs>
          <w:tab w:val="num" w:pos="2880"/>
        </w:tabs>
        <w:ind w:left="2880" w:hanging="360"/>
      </w:pPr>
      <w:rPr>
        <w:rFonts w:ascii="Arial" w:hAnsi="Arial" w:hint="default"/>
      </w:rPr>
    </w:lvl>
    <w:lvl w:ilvl="4" w:tplc="C6CAE1AC" w:tentative="1">
      <w:start w:val="1"/>
      <w:numFmt w:val="bullet"/>
      <w:lvlText w:val="•"/>
      <w:lvlJc w:val="left"/>
      <w:pPr>
        <w:tabs>
          <w:tab w:val="num" w:pos="3600"/>
        </w:tabs>
        <w:ind w:left="3600" w:hanging="360"/>
      </w:pPr>
      <w:rPr>
        <w:rFonts w:ascii="Arial" w:hAnsi="Arial" w:hint="default"/>
      </w:rPr>
    </w:lvl>
    <w:lvl w:ilvl="5" w:tplc="38E4CEF4" w:tentative="1">
      <w:start w:val="1"/>
      <w:numFmt w:val="bullet"/>
      <w:lvlText w:val="•"/>
      <w:lvlJc w:val="left"/>
      <w:pPr>
        <w:tabs>
          <w:tab w:val="num" w:pos="4320"/>
        </w:tabs>
        <w:ind w:left="4320" w:hanging="360"/>
      </w:pPr>
      <w:rPr>
        <w:rFonts w:ascii="Arial" w:hAnsi="Arial" w:hint="default"/>
      </w:rPr>
    </w:lvl>
    <w:lvl w:ilvl="6" w:tplc="E1AE77F2" w:tentative="1">
      <w:start w:val="1"/>
      <w:numFmt w:val="bullet"/>
      <w:lvlText w:val="•"/>
      <w:lvlJc w:val="left"/>
      <w:pPr>
        <w:tabs>
          <w:tab w:val="num" w:pos="5040"/>
        </w:tabs>
        <w:ind w:left="5040" w:hanging="360"/>
      </w:pPr>
      <w:rPr>
        <w:rFonts w:ascii="Arial" w:hAnsi="Arial" w:hint="default"/>
      </w:rPr>
    </w:lvl>
    <w:lvl w:ilvl="7" w:tplc="DB4A210C" w:tentative="1">
      <w:start w:val="1"/>
      <w:numFmt w:val="bullet"/>
      <w:lvlText w:val="•"/>
      <w:lvlJc w:val="left"/>
      <w:pPr>
        <w:tabs>
          <w:tab w:val="num" w:pos="5760"/>
        </w:tabs>
        <w:ind w:left="5760" w:hanging="360"/>
      </w:pPr>
      <w:rPr>
        <w:rFonts w:ascii="Arial" w:hAnsi="Arial" w:hint="default"/>
      </w:rPr>
    </w:lvl>
    <w:lvl w:ilvl="8" w:tplc="31F4BE3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0AF4376"/>
    <w:multiLevelType w:val="multilevel"/>
    <w:tmpl w:val="90FA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B4617"/>
    <w:multiLevelType w:val="multilevel"/>
    <w:tmpl w:val="605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813020"/>
    <w:multiLevelType w:val="multilevel"/>
    <w:tmpl w:val="F044FF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4193724"/>
    <w:multiLevelType w:val="multilevel"/>
    <w:tmpl w:val="340AB4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4FC368D"/>
    <w:multiLevelType w:val="multilevel"/>
    <w:tmpl w:val="DEA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E1203"/>
    <w:multiLevelType w:val="multilevel"/>
    <w:tmpl w:val="F2B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8E5AAF"/>
    <w:multiLevelType w:val="multilevel"/>
    <w:tmpl w:val="48B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B03E3"/>
    <w:multiLevelType w:val="hybridMultilevel"/>
    <w:tmpl w:val="B1EAE0C6"/>
    <w:lvl w:ilvl="0" w:tplc="C1905E78">
      <w:start w:val="1"/>
      <w:numFmt w:val="decimal"/>
      <w:lvlText w:val="%1."/>
      <w:lvlJc w:val="left"/>
      <w:pPr>
        <w:tabs>
          <w:tab w:val="num" w:pos="720"/>
        </w:tabs>
        <w:ind w:left="720" w:hanging="360"/>
      </w:pPr>
    </w:lvl>
    <w:lvl w:ilvl="1" w:tplc="775A374C" w:tentative="1">
      <w:start w:val="1"/>
      <w:numFmt w:val="decimal"/>
      <w:lvlText w:val="%2."/>
      <w:lvlJc w:val="left"/>
      <w:pPr>
        <w:tabs>
          <w:tab w:val="num" w:pos="1440"/>
        </w:tabs>
        <w:ind w:left="1440" w:hanging="360"/>
      </w:pPr>
    </w:lvl>
    <w:lvl w:ilvl="2" w:tplc="AFAA96AC" w:tentative="1">
      <w:start w:val="1"/>
      <w:numFmt w:val="decimal"/>
      <w:lvlText w:val="%3."/>
      <w:lvlJc w:val="left"/>
      <w:pPr>
        <w:tabs>
          <w:tab w:val="num" w:pos="2160"/>
        </w:tabs>
        <w:ind w:left="2160" w:hanging="360"/>
      </w:pPr>
    </w:lvl>
    <w:lvl w:ilvl="3" w:tplc="C10C965E" w:tentative="1">
      <w:start w:val="1"/>
      <w:numFmt w:val="decimal"/>
      <w:lvlText w:val="%4."/>
      <w:lvlJc w:val="left"/>
      <w:pPr>
        <w:tabs>
          <w:tab w:val="num" w:pos="2880"/>
        </w:tabs>
        <w:ind w:left="2880" w:hanging="360"/>
      </w:pPr>
    </w:lvl>
    <w:lvl w:ilvl="4" w:tplc="087CCB3E" w:tentative="1">
      <w:start w:val="1"/>
      <w:numFmt w:val="decimal"/>
      <w:lvlText w:val="%5."/>
      <w:lvlJc w:val="left"/>
      <w:pPr>
        <w:tabs>
          <w:tab w:val="num" w:pos="3600"/>
        </w:tabs>
        <w:ind w:left="3600" w:hanging="360"/>
      </w:pPr>
    </w:lvl>
    <w:lvl w:ilvl="5" w:tplc="99282042" w:tentative="1">
      <w:start w:val="1"/>
      <w:numFmt w:val="decimal"/>
      <w:lvlText w:val="%6."/>
      <w:lvlJc w:val="left"/>
      <w:pPr>
        <w:tabs>
          <w:tab w:val="num" w:pos="4320"/>
        </w:tabs>
        <w:ind w:left="4320" w:hanging="360"/>
      </w:pPr>
    </w:lvl>
    <w:lvl w:ilvl="6" w:tplc="FDCC248A" w:tentative="1">
      <w:start w:val="1"/>
      <w:numFmt w:val="decimal"/>
      <w:lvlText w:val="%7."/>
      <w:lvlJc w:val="left"/>
      <w:pPr>
        <w:tabs>
          <w:tab w:val="num" w:pos="5040"/>
        </w:tabs>
        <w:ind w:left="5040" w:hanging="360"/>
      </w:pPr>
    </w:lvl>
    <w:lvl w:ilvl="7" w:tplc="42589DAE" w:tentative="1">
      <w:start w:val="1"/>
      <w:numFmt w:val="decimal"/>
      <w:lvlText w:val="%8."/>
      <w:lvlJc w:val="left"/>
      <w:pPr>
        <w:tabs>
          <w:tab w:val="num" w:pos="5760"/>
        </w:tabs>
        <w:ind w:left="5760" w:hanging="360"/>
      </w:pPr>
    </w:lvl>
    <w:lvl w:ilvl="8" w:tplc="9A10D4D8" w:tentative="1">
      <w:start w:val="1"/>
      <w:numFmt w:val="decimal"/>
      <w:lvlText w:val="%9."/>
      <w:lvlJc w:val="left"/>
      <w:pPr>
        <w:tabs>
          <w:tab w:val="num" w:pos="6480"/>
        </w:tabs>
        <w:ind w:left="6480" w:hanging="360"/>
      </w:pPr>
    </w:lvl>
  </w:abstractNum>
  <w:abstractNum w:abstractNumId="41" w15:restartNumberingAfterBreak="0">
    <w:nsid w:val="4C0F2A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FC17500"/>
    <w:multiLevelType w:val="multilevel"/>
    <w:tmpl w:val="A72CBFE0"/>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518E79BB"/>
    <w:multiLevelType w:val="multilevel"/>
    <w:tmpl w:val="9D5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C1645"/>
    <w:multiLevelType w:val="multilevel"/>
    <w:tmpl w:val="F454F0F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7FA58BC"/>
    <w:multiLevelType w:val="multilevel"/>
    <w:tmpl w:val="C49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849BA"/>
    <w:multiLevelType w:val="multilevel"/>
    <w:tmpl w:val="3B6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E1821"/>
    <w:multiLevelType w:val="hybridMultilevel"/>
    <w:tmpl w:val="B2F29A74"/>
    <w:lvl w:ilvl="0" w:tplc="C5142C08">
      <w:start w:val="1"/>
      <w:numFmt w:val="bullet"/>
      <w:lvlText w:val="•"/>
      <w:lvlJc w:val="left"/>
      <w:pPr>
        <w:tabs>
          <w:tab w:val="num" w:pos="720"/>
        </w:tabs>
        <w:ind w:left="720" w:hanging="360"/>
      </w:pPr>
      <w:rPr>
        <w:rFonts w:ascii="Arial" w:hAnsi="Arial" w:hint="default"/>
      </w:rPr>
    </w:lvl>
    <w:lvl w:ilvl="1" w:tplc="B9C8C01A" w:tentative="1">
      <w:start w:val="1"/>
      <w:numFmt w:val="bullet"/>
      <w:lvlText w:val="•"/>
      <w:lvlJc w:val="left"/>
      <w:pPr>
        <w:tabs>
          <w:tab w:val="num" w:pos="1440"/>
        </w:tabs>
        <w:ind w:left="1440" w:hanging="360"/>
      </w:pPr>
      <w:rPr>
        <w:rFonts w:ascii="Arial" w:hAnsi="Arial" w:hint="default"/>
      </w:rPr>
    </w:lvl>
    <w:lvl w:ilvl="2" w:tplc="15E09B30" w:tentative="1">
      <w:start w:val="1"/>
      <w:numFmt w:val="bullet"/>
      <w:lvlText w:val="•"/>
      <w:lvlJc w:val="left"/>
      <w:pPr>
        <w:tabs>
          <w:tab w:val="num" w:pos="2160"/>
        </w:tabs>
        <w:ind w:left="2160" w:hanging="360"/>
      </w:pPr>
      <w:rPr>
        <w:rFonts w:ascii="Arial" w:hAnsi="Arial" w:hint="default"/>
      </w:rPr>
    </w:lvl>
    <w:lvl w:ilvl="3" w:tplc="FEB8A2E2" w:tentative="1">
      <w:start w:val="1"/>
      <w:numFmt w:val="bullet"/>
      <w:lvlText w:val="•"/>
      <w:lvlJc w:val="left"/>
      <w:pPr>
        <w:tabs>
          <w:tab w:val="num" w:pos="2880"/>
        </w:tabs>
        <w:ind w:left="2880" w:hanging="360"/>
      </w:pPr>
      <w:rPr>
        <w:rFonts w:ascii="Arial" w:hAnsi="Arial" w:hint="default"/>
      </w:rPr>
    </w:lvl>
    <w:lvl w:ilvl="4" w:tplc="5304450E" w:tentative="1">
      <w:start w:val="1"/>
      <w:numFmt w:val="bullet"/>
      <w:lvlText w:val="•"/>
      <w:lvlJc w:val="left"/>
      <w:pPr>
        <w:tabs>
          <w:tab w:val="num" w:pos="3600"/>
        </w:tabs>
        <w:ind w:left="3600" w:hanging="360"/>
      </w:pPr>
      <w:rPr>
        <w:rFonts w:ascii="Arial" w:hAnsi="Arial" w:hint="default"/>
      </w:rPr>
    </w:lvl>
    <w:lvl w:ilvl="5" w:tplc="8E7832C4" w:tentative="1">
      <w:start w:val="1"/>
      <w:numFmt w:val="bullet"/>
      <w:lvlText w:val="•"/>
      <w:lvlJc w:val="left"/>
      <w:pPr>
        <w:tabs>
          <w:tab w:val="num" w:pos="4320"/>
        </w:tabs>
        <w:ind w:left="4320" w:hanging="360"/>
      </w:pPr>
      <w:rPr>
        <w:rFonts w:ascii="Arial" w:hAnsi="Arial" w:hint="default"/>
      </w:rPr>
    </w:lvl>
    <w:lvl w:ilvl="6" w:tplc="18246456" w:tentative="1">
      <w:start w:val="1"/>
      <w:numFmt w:val="bullet"/>
      <w:lvlText w:val="•"/>
      <w:lvlJc w:val="left"/>
      <w:pPr>
        <w:tabs>
          <w:tab w:val="num" w:pos="5040"/>
        </w:tabs>
        <w:ind w:left="5040" w:hanging="360"/>
      </w:pPr>
      <w:rPr>
        <w:rFonts w:ascii="Arial" w:hAnsi="Arial" w:hint="default"/>
      </w:rPr>
    </w:lvl>
    <w:lvl w:ilvl="7" w:tplc="8EA6E252" w:tentative="1">
      <w:start w:val="1"/>
      <w:numFmt w:val="bullet"/>
      <w:lvlText w:val="•"/>
      <w:lvlJc w:val="left"/>
      <w:pPr>
        <w:tabs>
          <w:tab w:val="num" w:pos="5760"/>
        </w:tabs>
        <w:ind w:left="5760" w:hanging="360"/>
      </w:pPr>
      <w:rPr>
        <w:rFonts w:ascii="Arial" w:hAnsi="Arial" w:hint="default"/>
      </w:rPr>
    </w:lvl>
    <w:lvl w:ilvl="8" w:tplc="1EC24DA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F910E2B"/>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FDF34D7"/>
    <w:multiLevelType w:val="multilevel"/>
    <w:tmpl w:val="95E8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5374D"/>
    <w:multiLevelType w:val="multilevel"/>
    <w:tmpl w:val="95F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401E81"/>
    <w:multiLevelType w:val="multilevel"/>
    <w:tmpl w:val="028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01AB8"/>
    <w:multiLevelType w:val="multilevel"/>
    <w:tmpl w:val="709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13455"/>
    <w:multiLevelType w:val="hybridMultilevel"/>
    <w:tmpl w:val="AE9E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774412"/>
    <w:multiLevelType w:val="multilevel"/>
    <w:tmpl w:val="4042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11B11"/>
    <w:multiLevelType w:val="hybridMultilevel"/>
    <w:tmpl w:val="39863FD4"/>
    <w:lvl w:ilvl="0" w:tplc="15FCD5D4">
      <w:start w:val="1"/>
      <w:numFmt w:val="bullet"/>
      <w:lvlText w:val="•"/>
      <w:lvlJc w:val="left"/>
      <w:pPr>
        <w:tabs>
          <w:tab w:val="num" w:pos="720"/>
        </w:tabs>
        <w:ind w:left="720" w:hanging="360"/>
      </w:pPr>
      <w:rPr>
        <w:rFonts w:ascii="Arial" w:hAnsi="Arial" w:hint="default"/>
      </w:rPr>
    </w:lvl>
    <w:lvl w:ilvl="1" w:tplc="A426EB5C">
      <w:start w:val="1"/>
      <w:numFmt w:val="decimal"/>
      <w:lvlText w:val="%2."/>
      <w:lvlJc w:val="left"/>
      <w:pPr>
        <w:tabs>
          <w:tab w:val="num" w:pos="1440"/>
        </w:tabs>
        <w:ind w:left="1440" w:hanging="360"/>
      </w:pPr>
    </w:lvl>
    <w:lvl w:ilvl="2" w:tplc="CC267E76" w:tentative="1">
      <w:start w:val="1"/>
      <w:numFmt w:val="bullet"/>
      <w:lvlText w:val="•"/>
      <w:lvlJc w:val="left"/>
      <w:pPr>
        <w:tabs>
          <w:tab w:val="num" w:pos="2160"/>
        </w:tabs>
        <w:ind w:left="2160" w:hanging="360"/>
      </w:pPr>
      <w:rPr>
        <w:rFonts w:ascii="Arial" w:hAnsi="Arial" w:hint="default"/>
      </w:rPr>
    </w:lvl>
    <w:lvl w:ilvl="3" w:tplc="E9807E06" w:tentative="1">
      <w:start w:val="1"/>
      <w:numFmt w:val="bullet"/>
      <w:lvlText w:val="•"/>
      <w:lvlJc w:val="left"/>
      <w:pPr>
        <w:tabs>
          <w:tab w:val="num" w:pos="2880"/>
        </w:tabs>
        <w:ind w:left="2880" w:hanging="360"/>
      </w:pPr>
      <w:rPr>
        <w:rFonts w:ascii="Arial" w:hAnsi="Arial" w:hint="default"/>
      </w:rPr>
    </w:lvl>
    <w:lvl w:ilvl="4" w:tplc="1C0077C6" w:tentative="1">
      <w:start w:val="1"/>
      <w:numFmt w:val="bullet"/>
      <w:lvlText w:val="•"/>
      <w:lvlJc w:val="left"/>
      <w:pPr>
        <w:tabs>
          <w:tab w:val="num" w:pos="3600"/>
        </w:tabs>
        <w:ind w:left="3600" w:hanging="360"/>
      </w:pPr>
      <w:rPr>
        <w:rFonts w:ascii="Arial" w:hAnsi="Arial" w:hint="default"/>
      </w:rPr>
    </w:lvl>
    <w:lvl w:ilvl="5" w:tplc="546AB5FE" w:tentative="1">
      <w:start w:val="1"/>
      <w:numFmt w:val="bullet"/>
      <w:lvlText w:val="•"/>
      <w:lvlJc w:val="left"/>
      <w:pPr>
        <w:tabs>
          <w:tab w:val="num" w:pos="4320"/>
        </w:tabs>
        <w:ind w:left="4320" w:hanging="360"/>
      </w:pPr>
      <w:rPr>
        <w:rFonts w:ascii="Arial" w:hAnsi="Arial" w:hint="default"/>
      </w:rPr>
    </w:lvl>
    <w:lvl w:ilvl="6" w:tplc="77741CB8" w:tentative="1">
      <w:start w:val="1"/>
      <w:numFmt w:val="bullet"/>
      <w:lvlText w:val="•"/>
      <w:lvlJc w:val="left"/>
      <w:pPr>
        <w:tabs>
          <w:tab w:val="num" w:pos="5040"/>
        </w:tabs>
        <w:ind w:left="5040" w:hanging="360"/>
      </w:pPr>
      <w:rPr>
        <w:rFonts w:ascii="Arial" w:hAnsi="Arial" w:hint="default"/>
      </w:rPr>
    </w:lvl>
    <w:lvl w:ilvl="7" w:tplc="2186946C" w:tentative="1">
      <w:start w:val="1"/>
      <w:numFmt w:val="bullet"/>
      <w:lvlText w:val="•"/>
      <w:lvlJc w:val="left"/>
      <w:pPr>
        <w:tabs>
          <w:tab w:val="num" w:pos="5760"/>
        </w:tabs>
        <w:ind w:left="5760" w:hanging="360"/>
      </w:pPr>
      <w:rPr>
        <w:rFonts w:ascii="Arial" w:hAnsi="Arial" w:hint="default"/>
      </w:rPr>
    </w:lvl>
    <w:lvl w:ilvl="8" w:tplc="6B44A4F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4106727"/>
    <w:multiLevelType w:val="multilevel"/>
    <w:tmpl w:val="30D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4E7157"/>
    <w:multiLevelType w:val="multilevel"/>
    <w:tmpl w:val="F17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64E4E"/>
    <w:multiLevelType w:val="hybridMultilevel"/>
    <w:tmpl w:val="12C4501E"/>
    <w:lvl w:ilvl="0" w:tplc="5D44566E">
      <w:start w:val="2"/>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2031EC"/>
    <w:multiLevelType w:val="multilevel"/>
    <w:tmpl w:val="EFD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B7D00"/>
    <w:multiLevelType w:val="multilevel"/>
    <w:tmpl w:val="5452629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E9F6B18"/>
    <w:multiLevelType w:val="hybridMultilevel"/>
    <w:tmpl w:val="6D944E50"/>
    <w:lvl w:ilvl="0" w:tplc="A62C65AA">
      <w:start w:val="1"/>
      <w:numFmt w:val="bullet"/>
      <w:lvlText w:val=""/>
      <w:lvlJc w:val="left"/>
      <w:pPr>
        <w:ind w:left="720" w:hanging="360"/>
      </w:pPr>
      <w:rPr>
        <w:rFonts w:ascii="Symbol" w:hAnsi="Symbol"/>
      </w:rPr>
    </w:lvl>
    <w:lvl w:ilvl="1" w:tplc="844E0BA8">
      <w:start w:val="1"/>
      <w:numFmt w:val="bullet"/>
      <w:lvlText w:val=""/>
      <w:lvlJc w:val="left"/>
      <w:pPr>
        <w:ind w:left="720" w:hanging="360"/>
      </w:pPr>
      <w:rPr>
        <w:rFonts w:ascii="Symbol" w:hAnsi="Symbol"/>
      </w:rPr>
    </w:lvl>
    <w:lvl w:ilvl="2" w:tplc="8B8CF5D2">
      <w:start w:val="1"/>
      <w:numFmt w:val="bullet"/>
      <w:lvlText w:val=""/>
      <w:lvlJc w:val="left"/>
      <w:pPr>
        <w:ind w:left="720" w:hanging="360"/>
      </w:pPr>
      <w:rPr>
        <w:rFonts w:ascii="Symbol" w:hAnsi="Symbol"/>
      </w:rPr>
    </w:lvl>
    <w:lvl w:ilvl="3" w:tplc="08C6F08A">
      <w:start w:val="1"/>
      <w:numFmt w:val="bullet"/>
      <w:lvlText w:val=""/>
      <w:lvlJc w:val="left"/>
      <w:pPr>
        <w:ind w:left="720" w:hanging="360"/>
      </w:pPr>
      <w:rPr>
        <w:rFonts w:ascii="Symbol" w:hAnsi="Symbol"/>
      </w:rPr>
    </w:lvl>
    <w:lvl w:ilvl="4" w:tplc="61A69B8C">
      <w:start w:val="1"/>
      <w:numFmt w:val="bullet"/>
      <w:lvlText w:val=""/>
      <w:lvlJc w:val="left"/>
      <w:pPr>
        <w:ind w:left="720" w:hanging="360"/>
      </w:pPr>
      <w:rPr>
        <w:rFonts w:ascii="Symbol" w:hAnsi="Symbol"/>
      </w:rPr>
    </w:lvl>
    <w:lvl w:ilvl="5" w:tplc="DE285972">
      <w:start w:val="1"/>
      <w:numFmt w:val="bullet"/>
      <w:lvlText w:val=""/>
      <w:lvlJc w:val="left"/>
      <w:pPr>
        <w:ind w:left="720" w:hanging="360"/>
      </w:pPr>
      <w:rPr>
        <w:rFonts w:ascii="Symbol" w:hAnsi="Symbol"/>
      </w:rPr>
    </w:lvl>
    <w:lvl w:ilvl="6" w:tplc="F1CCAFA0">
      <w:start w:val="1"/>
      <w:numFmt w:val="bullet"/>
      <w:lvlText w:val=""/>
      <w:lvlJc w:val="left"/>
      <w:pPr>
        <w:ind w:left="720" w:hanging="360"/>
      </w:pPr>
      <w:rPr>
        <w:rFonts w:ascii="Symbol" w:hAnsi="Symbol"/>
      </w:rPr>
    </w:lvl>
    <w:lvl w:ilvl="7" w:tplc="3BF22890">
      <w:start w:val="1"/>
      <w:numFmt w:val="bullet"/>
      <w:lvlText w:val=""/>
      <w:lvlJc w:val="left"/>
      <w:pPr>
        <w:ind w:left="720" w:hanging="360"/>
      </w:pPr>
      <w:rPr>
        <w:rFonts w:ascii="Symbol" w:hAnsi="Symbol"/>
      </w:rPr>
    </w:lvl>
    <w:lvl w:ilvl="8" w:tplc="A71433C8">
      <w:start w:val="1"/>
      <w:numFmt w:val="bullet"/>
      <w:lvlText w:val=""/>
      <w:lvlJc w:val="left"/>
      <w:pPr>
        <w:ind w:left="720" w:hanging="360"/>
      </w:pPr>
      <w:rPr>
        <w:rFonts w:ascii="Symbol" w:hAnsi="Symbol"/>
      </w:rPr>
    </w:lvl>
  </w:abstractNum>
  <w:num w:numId="1" w16cid:durableId="1691954599">
    <w:abstractNumId w:val="36"/>
  </w:num>
  <w:num w:numId="2" w16cid:durableId="787091272">
    <w:abstractNumId w:val="23"/>
  </w:num>
  <w:num w:numId="3" w16cid:durableId="698748651">
    <w:abstractNumId w:val="24"/>
  </w:num>
  <w:num w:numId="4" w16cid:durableId="1139956151">
    <w:abstractNumId w:val="20"/>
  </w:num>
  <w:num w:numId="5" w16cid:durableId="544106228">
    <w:abstractNumId w:val="48"/>
  </w:num>
  <w:num w:numId="6" w16cid:durableId="1391343404">
    <w:abstractNumId w:val="41"/>
  </w:num>
  <w:num w:numId="7" w16cid:durableId="1726101127">
    <w:abstractNumId w:val="44"/>
  </w:num>
  <w:num w:numId="8" w16cid:durableId="259721690">
    <w:abstractNumId w:val="58"/>
  </w:num>
  <w:num w:numId="9" w16cid:durableId="1710492869">
    <w:abstractNumId w:val="8"/>
  </w:num>
  <w:num w:numId="10" w16cid:durableId="198130314">
    <w:abstractNumId w:val="60"/>
  </w:num>
  <w:num w:numId="11" w16cid:durableId="1603300646">
    <w:abstractNumId w:val="13"/>
  </w:num>
  <w:num w:numId="12" w16cid:durableId="1850024232">
    <w:abstractNumId w:val="6"/>
  </w:num>
  <w:num w:numId="13" w16cid:durableId="2087871438">
    <w:abstractNumId w:val="61"/>
  </w:num>
  <w:num w:numId="14" w16cid:durableId="138352815">
    <w:abstractNumId w:val="3"/>
  </w:num>
  <w:num w:numId="15" w16cid:durableId="1618177816">
    <w:abstractNumId w:val="28"/>
  </w:num>
  <w:num w:numId="16" w16cid:durableId="888997007">
    <w:abstractNumId w:val="15"/>
  </w:num>
  <w:num w:numId="17" w16cid:durableId="415908865">
    <w:abstractNumId w:val="46"/>
  </w:num>
  <w:num w:numId="18" w16cid:durableId="1213271630">
    <w:abstractNumId w:val="51"/>
  </w:num>
  <w:num w:numId="19" w16cid:durableId="1858422601">
    <w:abstractNumId w:val="33"/>
  </w:num>
  <w:num w:numId="20" w16cid:durableId="1083719574">
    <w:abstractNumId w:val="0"/>
  </w:num>
  <w:num w:numId="21" w16cid:durableId="642854126">
    <w:abstractNumId w:val="17"/>
  </w:num>
  <w:num w:numId="22" w16cid:durableId="451751367">
    <w:abstractNumId w:val="57"/>
  </w:num>
  <w:num w:numId="23" w16cid:durableId="827552031">
    <w:abstractNumId w:val="30"/>
  </w:num>
  <w:num w:numId="24" w16cid:durableId="455687184">
    <w:abstractNumId w:val="12"/>
  </w:num>
  <w:num w:numId="25" w16cid:durableId="640385014">
    <w:abstractNumId w:val="56"/>
  </w:num>
  <w:num w:numId="26" w16cid:durableId="164126429">
    <w:abstractNumId w:val="50"/>
  </w:num>
  <w:num w:numId="27" w16cid:durableId="1253009491">
    <w:abstractNumId w:val="59"/>
  </w:num>
  <w:num w:numId="28" w16cid:durableId="156844908">
    <w:abstractNumId w:val="11"/>
  </w:num>
  <w:num w:numId="29" w16cid:durableId="1127548650">
    <w:abstractNumId w:val="35"/>
  </w:num>
  <w:num w:numId="30" w16cid:durableId="948320485">
    <w:abstractNumId w:val="42"/>
  </w:num>
  <w:num w:numId="31" w16cid:durableId="1476488289">
    <w:abstractNumId w:val="1"/>
  </w:num>
  <w:num w:numId="32" w16cid:durableId="1881890571">
    <w:abstractNumId w:val="54"/>
  </w:num>
  <w:num w:numId="33" w16cid:durableId="60375429">
    <w:abstractNumId w:val="52"/>
  </w:num>
  <w:num w:numId="34" w16cid:durableId="1773356067">
    <w:abstractNumId w:val="49"/>
  </w:num>
  <w:num w:numId="35" w16cid:durableId="1861042608">
    <w:abstractNumId w:val="31"/>
  </w:num>
  <w:num w:numId="36" w16cid:durableId="1388995642">
    <w:abstractNumId w:val="22"/>
  </w:num>
  <w:num w:numId="37" w16cid:durableId="1702582588">
    <w:abstractNumId w:val="34"/>
  </w:num>
  <w:num w:numId="38" w16cid:durableId="1223449122">
    <w:abstractNumId w:val="5"/>
  </w:num>
  <w:num w:numId="39" w16cid:durableId="1205600950">
    <w:abstractNumId w:val="29"/>
  </w:num>
  <w:num w:numId="40" w16cid:durableId="2115830188">
    <w:abstractNumId w:val="38"/>
  </w:num>
  <w:num w:numId="41" w16cid:durableId="359743766">
    <w:abstractNumId w:val="14"/>
  </w:num>
  <w:num w:numId="42" w16cid:durableId="87191938">
    <w:abstractNumId w:val="25"/>
  </w:num>
  <w:num w:numId="43" w16cid:durableId="1078359081">
    <w:abstractNumId w:val="43"/>
  </w:num>
  <w:num w:numId="44" w16cid:durableId="1777093530">
    <w:abstractNumId w:val="4"/>
  </w:num>
  <w:num w:numId="45" w16cid:durableId="1530415549">
    <w:abstractNumId w:val="7"/>
  </w:num>
  <w:num w:numId="46" w16cid:durableId="523519035">
    <w:abstractNumId w:val="16"/>
  </w:num>
  <w:num w:numId="47" w16cid:durableId="155267600">
    <w:abstractNumId w:val="37"/>
  </w:num>
  <w:num w:numId="48" w16cid:durableId="1394230718">
    <w:abstractNumId w:val="39"/>
  </w:num>
  <w:num w:numId="49" w16cid:durableId="1458795250">
    <w:abstractNumId w:val="2"/>
  </w:num>
  <w:num w:numId="50" w16cid:durableId="69737740">
    <w:abstractNumId w:val="10"/>
  </w:num>
  <w:num w:numId="51" w16cid:durableId="2003005756">
    <w:abstractNumId w:val="47"/>
  </w:num>
  <w:num w:numId="52" w16cid:durableId="1730768031">
    <w:abstractNumId w:val="21"/>
  </w:num>
  <w:num w:numId="53" w16cid:durableId="243296030">
    <w:abstractNumId w:val="40"/>
  </w:num>
  <w:num w:numId="54" w16cid:durableId="1218660220">
    <w:abstractNumId w:val="55"/>
  </w:num>
  <w:num w:numId="55" w16cid:durableId="844132347">
    <w:abstractNumId w:val="18"/>
  </w:num>
  <w:num w:numId="56" w16cid:durableId="1916472235">
    <w:abstractNumId w:val="32"/>
  </w:num>
  <w:num w:numId="57" w16cid:durableId="1763259637">
    <w:abstractNumId w:val="53"/>
  </w:num>
  <w:num w:numId="58" w16cid:durableId="960919888">
    <w:abstractNumId w:val="27"/>
  </w:num>
  <w:num w:numId="59" w16cid:durableId="976951151">
    <w:abstractNumId w:val="9"/>
  </w:num>
  <w:num w:numId="60" w16cid:durableId="1973945613">
    <w:abstractNumId w:val="19"/>
  </w:num>
  <w:num w:numId="61" w16cid:durableId="597758741">
    <w:abstractNumId w:val="26"/>
  </w:num>
  <w:num w:numId="62" w16cid:durableId="326786516">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stafa Sameer">
    <w15:presenceInfo w15:providerId="AD" w15:userId="S::msame009@fiu.edu::9b4910c8-ee49-4ab9-ae17-424c04c97f6d"/>
  </w15:person>
  <w15:person w15:author="Omar Nofal">
    <w15:presenceInfo w15:providerId="AD" w15:userId="S::onofal@fiu.edu::b6d0f75f-b61c-4d11-9bd9-3b8f417e9a06"/>
  </w15:person>
  <w15:person w15:author="Mostafa Sameer [2]">
    <w15:presenceInfo w15:providerId="AD" w15:userId="S::msameer@fiu.edu::89e2d504-4fea-4f60-9291-efeb66d0a94c"/>
  </w15:person>
</w15:people>
</file>

<file path=word/people1.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stafa Sameer">
    <w15:presenceInfo w15:providerId="AD" w15:userId="S::msame009@fiu.edu::9b4910c8-ee49-4ab9-ae17-424c04c97f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222"/>
    <w:rsid w:val="00021A52"/>
    <w:rsid w:val="00031927"/>
    <w:rsid w:val="00050478"/>
    <w:rsid w:val="00056F97"/>
    <w:rsid w:val="000660BC"/>
    <w:rsid w:val="00095F77"/>
    <w:rsid w:val="0009617E"/>
    <w:rsid w:val="000C67A6"/>
    <w:rsid w:val="000D6DE9"/>
    <w:rsid w:val="000F39E8"/>
    <w:rsid w:val="000F4CA8"/>
    <w:rsid w:val="00125309"/>
    <w:rsid w:val="00126C4D"/>
    <w:rsid w:val="00134C27"/>
    <w:rsid w:val="00144108"/>
    <w:rsid w:val="00173653"/>
    <w:rsid w:val="00182C83"/>
    <w:rsid w:val="0018596C"/>
    <w:rsid w:val="001969AC"/>
    <w:rsid w:val="001A32F2"/>
    <w:rsid w:val="001B00A5"/>
    <w:rsid w:val="001F3107"/>
    <w:rsid w:val="002131B1"/>
    <w:rsid w:val="002326A1"/>
    <w:rsid w:val="00234D73"/>
    <w:rsid w:val="00240050"/>
    <w:rsid w:val="0024042C"/>
    <w:rsid w:val="0027592E"/>
    <w:rsid w:val="00294AB4"/>
    <w:rsid w:val="002A6442"/>
    <w:rsid w:val="002B65AB"/>
    <w:rsid w:val="002D36E5"/>
    <w:rsid w:val="002D5D34"/>
    <w:rsid w:val="002E3BDF"/>
    <w:rsid w:val="002F4E43"/>
    <w:rsid w:val="00312C2E"/>
    <w:rsid w:val="00336B20"/>
    <w:rsid w:val="00337706"/>
    <w:rsid w:val="0036219E"/>
    <w:rsid w:val="0038056B"/>
    <w:rsid w:val="00386303"/>
    <w:rsid w:val="003E2C36"/>
    <w:rsid w:val="003F5B75"/>
    <w:rsid w:val="004029B7"/>
    <w:rsid w:val="00402E01"/>
    <w:rsid w:val="00425059"/>
    <w:rsid w:val="0046091A"/>
    <w:rsid w:val="00466F4D"/>
    <w:rsid w:val="004D1FE3"/>
    <w:rsid w:val="0050197D"/>
    <w:rsid w:val="0050215F"/>
    <w:rsid w:val="00507FEF"/>
    <w:rsid w:val="00515B1B"/>
    <w:rsid w:val="005315EA"/>
    <w:rsid w:val="00574A45"/>
    <w:rsid w:val="005849E7"/>
    <w:rsid w:val="00586DF4"/>
    <w:rsid w:val="00595E45"/>
    <w:rsid w:val="005B1F02"/>
    <w:rsid w:val="005B72BF"/>
    <w:rsid w:val="005C41EB"/>
    <w:rsid w:val="005C4511"/>
    <w:rsid w:val="005F6334"/>
    <w:rsid w:val="006062DB"/>
    <w:rsid w:val="0065797C"/>
    <w:rsid w:val="00673BEF"/>
    <w:rsid w:val="0069210F"/>
    <w:rsid w:val="00693A23"/>
    <w:rsid w:val="006A7075"/>
    <w:rsid w:val="006F0FA3"/>
    <w:rsid w:val="00714D0B"/>
    <w:rsid w:val="00715127"/>
    <w:rsid w:val="00716C6D"/>
    <w:rsid w:val="00760B8C"/>
    <w:rsid w:val="0076405F"/>
    <w:rsid w:val="00767E09"/>
    <w:rsid w:val="00792097"/>
    <w:rsid w:val="007A73FA"/>
    <w:rsid w:val="007A7A73"/>
    <w:rsid w:val="007E06D8"/>
    <w:rsid w:val="007E7A6B"/>
    <w:rsid w:val="0080664B"/>
    <w:rsid w:val="00825B94"/>
    <w:rsid w:val="00833215"/>
    <w:rsid w:val="0085383D"/>
    <w:rsid w:val="008573C1"/>
    <w:rsid w:val="00861F33"/>
    <w:rsid w:val="008923AD"/>
    <w:rsid w:val="008B3F5F"/>
    <w:rsid w:val="008E666E"/>
    <w:rsid w:val="008E74D1"/>
    <w:rsid w:val="00907593"/>
    <w:rsid w:val="009243A1"/>
    <w:rsid w:val="009360F4"/>
    <w:rsid w:val="0094720B"/>
    <w:rsid w:val="00976C04"/>
    <w:rsid w:val="009B2BC5"/>
    <w:rsid w:val="00A07692"/>
    <w:rsid w:val="00A25788"/>
    <w:rsid w:val="00A34F19"/>
    <w:rsid w:val="00A3752C"/>
    <w:rsid w:val="00A5539E"/>
    <w:rsid w:val="00A64677"/>
    <w:rsid w:val="00A67222"/>
    <w:rsid w:val="00A8000F"/>
    <w:rsid w:val="00AB1494"/>
    <w:rsid w:val="00AC267D"/>
    <w:rsid w:val="00AE2635"/>
    <w:rsid w:val="00AF090D"/>
    <w:rsid w:val="00B00039"/>
    <w:rsid w:val="00B076F3"/>
    <w:rsid w:val="00B078B2"/>
    <w:rsid w:val="00B2470E"/>
    <w:rsid w:val="00B44039"/>
    <w:rsid w:val="00B7747F"/>
    <w:rsid w:val="00B83B56"/>
    <w:rsid w:val="00BA7518"/>
    <w:rsid w:val="00BC5FE4"/>
    <w:rsid w:val="00BE5505"/>
    <w:rsid w:val="00BE6966"/>
    <w:rsid w:val="00C40AE7"/>
    <w:rsid w:val="00C4697E"/>
    <w:rsid w:val="00C61C15"/>
    <w:rsid w:val="00C70B50"/>
    <w:rsid w:val="00C74169"/>
    <w:rsid w:val="00CC1050"/>
    <w:rsid w:val="00CC3E34"/>
    <w:rsid w:val="00CC4D14"/>
    <w:rsid w:val="00D10AC2"/>
    <w:rsid w:val="00D13C05"/>
    <w:rsid w:val="00D56B93"/>
    <w:rsid w:val="00D77B41"/>
    <w:rsid w:val="00D84D71"/>
    <w:rsid w:val="00D86FF4"/>
    <w:rsid w:val="00DA06C7"/>
    <w:rsid w:val="00DA7442"/>
    <w:rsid w:val="00DB5FD9"/>
    <w:rsid w:val="00EB4DF4"/>
    <w:rsid w:val="00EE09B4"/>
    <w:rsid w:val="00EF5B8B"/>
    <w:rsid w:val="00F15DFF"/>
    <w:rsid w:val="00F70C4C"/>
    <w:rsid w:val="00FC2085"/>
    <w:rsid w:val="00FC3B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A933C"/>
  <w15:docId w15:val="{300EAA32-D17B-4678-BA81-1B8CA4B6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0E5BCE"/>
    <w:rPr>
      <w:sz w:val="16"/>
      <w:szCs w:val="16"/>
    </w:rPr>
  </w:style>
  <w:style w:type="paragraph" w:styleId="CommentText">
    <w:name w:val="annotation text"/>
    <w:basedOn w:val="Normal"/>
    <w:link w:val="CommentTextChar"/>
    <w:uiPriority w:val="99"/>
    <w:unhideWhenUsed/>
    <w:rsid w:val="000E5BCE"/>
    <w:pPr>
      <w:spacing w:line="240" w:lineRule="auto"/>
    </w:pPr>
    <w:rPr>
      <w:sz w:val="20"/>
      <w:szCs w:val="20"/>
    </w:rPr>
  </w:style>
  <w:style w:type="character" w:customStyle="1" w:styleId="CommentTextChar">
    <w:name w:val="Comment Text Char"/>
    <w:basedOn w:val="DefaultParagraphFont"/>
    <w:link w:val="CommentText"/>
    <w:uiPriority w:val="99"/>
    <w:rsid w:val="000E5BCE"/>
    <w:rPr>
      <w:sz w:val="20"/>
      <w:szCs w:val="20"/>
    </w:rPr>
  </w:style>
  <w:style w:type="paragraph" w:styleId="CommentSubject">
    <w:name w:val="annotation subject"/>
    <w:basedOn w:val="CommentText"/>
    <w:next w:val="CommentText"/>
    <w:link w:val="CommentSubjectChar"/>
    <w:uiPriority w:val="99"/>
    <w:semiHidden/>
    <w:unhideWhenUsed/>
    <w:rsid w:val="000E5BCE"/>
    <w:rPr>
      <w:b/>
      <w:bCs/>
    </w:rPr>
  </w:style>
  <w:style w:type="character" w:customStyle="1" w:styleId="CommentSubjectChar">
    <w:name w:val="Comment Subject Char"/>
    <w:basedOn w:val="CommentTextChar"/>
    <w:link w:val="CommentSubject"/>
    <w:uiPriority w:val="99"/>
    <w:semiHidden/>
    <w:rsid w:val="000E5BCE"/>
    <w:rPr>
      <w:b/>
      <w:bCs/>
      <w:sz w:val="20"/>
      <w:szCs w:val="20"/>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1B53D9"/>
    <w:rPr>
      <w:color w:val="666666"/>
    </w:rPr>
  </w:style>
  <w:style w:type="paragraph" w:styleId="ListParagraph">
    <w:name w:val="List Paragraph"/>
    <w:aliases w:val="Bullets,Table bullet,List Paragraph (numbered (a)),Resume Title,heading 4"/>
    <w:basedOn w:val="Normal"/>
    <w:link w:val="ListParagraphChar"/>
    <w:uiPriority w:val="34"/>
    <w:qFormat/>
    <w:rsid w:val="00AB1CF6"/>
    <w:pPr>
      <w:ind w:left="720"/>
      <w:contextualSpacing/>
    </w:p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4667A"/>
    <w:rPr>
      <w:color w:val="0000FF" w:themeColor="hyperlink"/>
      <w:u w:val="single"/>
    </w:rPr>
  </w:style>
  <w:style w:type="character" w:styleId="UnresolvedMention">
    <w:name w:val="Unresolved Mention"/>
    <w:basedOn w:val="DefaultParagraphFont"/>
    <w:uiPriority w:val="99"/>
    <w:semiHidden/>
    <w:unhideWhenUsed/>
    <w:rsid w:val="00B4667A"/>
    <w:rPr>
      <w:color w:val="605E5C"/>
      <w:shd w:val="clear" w:color="auto" w:fill="E1DFDD"/>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673BEF"/>
    <w:pPr>
      <w:spacing w:line="240" w:lineRule="auto"/>
    </w:pPr>
  </w:style>
  <w:style w:type="character" w:customStyle="1" w:styleId="ListParagraphChar">
    <w:name w:val="List Paragraph Char"/>
    <w:aliases w:val="Bullets Char,Table bullet Char,List Paragraph (numbered (a)) Char,Resume Title Char,heading 4 Char"/>
    <w:basedOn w:val="DefaultParagraphFont"/>
    <w:link w:val="ListParagraph"/>
    <w:uiPriority w:val="99"/>
    <w:locked/>
    <w:rsid w:val="00CC1050"/>
  </w:style>
  <w:style w:type="paragraph" w:styleId="TOCHeading">
    <w:name w:val="TOC Heading"/>
    <w:basedOn w:val="Heading1"/>
    <w:next w:val="Normal"/>
    <w:uiPriority w:val="39"/>
    <w:unhideWhenUsed/>
    <w:qFormat/>
    <w:rsid w:val="00825B9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825B94"/>
    <w:pPr>
      <w:spacing w:after="100"/>
      <w:ind w:left="220"/>
    </w:pPr>
  </w:style>
  <w:style w:type="paragraph" w:styleId="TOC1">
    <w:name w:val="toc 1"/>
    <w:basedOn w:val="Normal"/>
    <w:next w:val="Normal"/>
    <w:autoRedefine/>
    <w:uiPriority w:val="39"/>
    <w:unhideWhenUsed/>
    <w:rsid w:val="0046091A"/>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46091A"/>
    <w:pPr>
      <w:spacing w:after="100" w:line="259" w:lineRule="auto"/>
      <w:ind w:left="440"/>
    </w:pPr>
    <w:rPr>
      <w:rFonts w:asciiTheme="minorHAnsi" w:eastAsiaTheme="minorEastAsia" w:hAnsiTheme="minorHAnsi" w:cs="Times New Roman"/>
      <w:lang w:val="en-US"/>
    </w:rPr>
  </w:style>
  <w:style w:type="paragraph" w:styleId="NormalWeb">
    <w:name w:val="Normal (Web)"/>
    <w:basedOn w:val="Normal"/>
    <w:uiPriority w:val="99"/>
    <w:semiHidden/>
    <w:unhideWhenUsed/>
    <w:rsid w:val="00515B1B"/>
    <w:rPr>
      <w:rFonts w:ascii="Times New Roman" w:hAnsi="Times New Roman" w:cs="Times New Roman"/>
      <w:sz w:val="24"/>
      <w:szCs w:val="24"/>
    </w:rPr>
  </w:style>
  <w:style w:type="table" w:styleId="TableGrid">
    <w:name w:val="Table Grid"/>
    <w:basedOn w:val="TableNormal"/>
    <w:uiPriority w:val="39"/>
    <w:rsid w:val="002F4E43"/>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1885">
      <w:bodyDiv w:val="1"/>
      <w:marLeft w:val="0"/>
      <w:marRight w:val="0"/>
      <w:marTop w:val="0"/>
      <w:marBottom w:val="0"/>
      <w:divBdr>
        <w:top w:val="none" w:sz="0" w:space="0" w:color="auto"/>
        <w:left w:val="none" w:sz="0" w:space="0" w:color="auto"/>
        <w:bottom w:val="none" w:sz="0" w:space="0" w:color="auto"/>
        <w:right w:val="none" w:sz="0" w:space="0" w:color="auto"/>
      </w:divBdr>
    </w:div>
    <w:div w:id="142240492">
      <w:bodyDiv w:val="1"/>
      <w:marLeft w:val="0"/>
      <w:marRight w:val="0"/>
      <w:marTop w:val="0"/>
      <w:marBottom w:val="0"/>
      <w:divBdr>
        <w:top w:val="none" w:sz="0" w:space="0" w:color="auto"/>
        <w:left w:val="none" w:sz="0" w:space="0" w:color="auto"/>
        <w:bottom w:val="none" w:sz="0" w:space="0" w:color="auto"/>
        <w:right w:val="none" w:sz="0" w:space="0" w:color="auto"/>
      </w:divBdr>
    </w:div>
    <w:div w:id="176114637">
      <w:bodyDiv w:val="1"/>
      <w:marLeft w:val="0"/>
      <w:marRight w:val="0"/>
      <w:marTop w:val="0"/>
      <w:marBottom w:val="0"/>
      <w:divBdr>
        <w:top w:val="none" w:sz="0" w:space="0" w:color="auto"/>
        <w:left w:val="none" w:sz="0" w:space="0" w:color="auto"/>
        <w:bottom w:val="none" w:sz="0" w:space="0" w:color="auto"/>
        <w:right w:val="none" w:sz="0" w:space="0" w:color="auto"/>
      </w:divBdr>
    </w:div>
    <w:div w:id="257905746">
      <w:bodyDiv w:val="1"/>
      <w:marLeft w:val="0"/>
      <w:marRight w:val="0"/>
      <w:marTop w:val="0"/>
      <w:marBottom w:val="0"/>
      <w:divBdr>
        <w:top w:val="none" w:sz="0" w:space="0" w:color="auto"/>
        <w:left w:val="none" w:sz="0" w:space="0" w:color="auto"/>
        <w:bottom w:val="none" w:sz="0" w:space="0" w:color="auto"/>
        <w:right w:val="none" w:sz="0" w:space="0" w:color="auto"/>
      </w:divBdr>
    </w:div>
    <w:div w:id="284047375">
      <w:bodyDiv w:val="1"/>
      <w:marLeft w:val="0"/>
      <w:marRight w:val="0"/>
      <w:marTop w:val="0"/>
      <w:marBottom w:val="0"/>
      <w:divBdr>
        <w:top w:val="none" w:sz="0" w:space="0" w:color="auto"/>
        <w:left w:val="none" w:sz="0" w:space="0" w:color="auto"/>
        <w:bottom w:val="none" w:sz="0" w:space="0" w:color="auto"/>
        <w:right w:val="none" w:sz="0" w:space="0" w:color="auto"/>
      </w:divBdr>
    </w:div>
    <w:div w:id="290749336">
      <w:bodyDiv w:val="1"/>
      <w:marLeft w:val="0"/>
      <w:marRight w:val="0"/>
      <w:marTop w:val="0"/>
      <w:marBottom w:val="0"/>
      <w:divBdr>
        <w:top w:val="none" w:sz="0" w:space="0" w:color="auto"/>
        <w:left w:val="none" w:sz="0" w:space="0" w:color="auto"/>
        <w:bottom w:val="none" w:sz="0" w:space="0" w:color="auto"/>
        <w:right w:val="none" w:sz="0" w:space="0" w:color="auto"/>
      </w:divBdr>
      <w:divsChild>
        <w:div w:id="1910575446">
          <w:marLeft w:val="300"/>
          <w:marRight w:val="0"/>
          <w:marTop w:val="0"/>
          <w:marBottom w:val="0"/>
          <w:divBdr>
            <w:top w:val="none" w:sz="0" w:space="0" w:color="auto"/>
            <w:left w:val="none" w:sz="0" w:space="0" w:color="auto"/>
            <w:bottom w:val="none" w:sz="0" w:space="0" w:color="auto"/>
            <w:right w:val="none" w:sz="0" w:space="0" w:color="auto"/>
          </w:divBdr>
        </w:div>
      </w:divsChild>
    </w:div>
    <w:div w:id="380637841">
      <w:bodyDiv w:val="1"/>
      <w:marLeft w:val="0"/>
      <w:marRight w:val="0"/>
      <w:marTop w:val="0"/>
      <w:marBottom w:val="0"/>
      <w:divBdr>
        <w:top w:val="none" w:sz="0" w:space="0" w:color="auto"/>
        <w:left w:val="none" w:sz="0" w:space="0" w:color="auto"/>
        <w:bottom w:val="none" w:sz="0" w:space="0" w:color="auto"/>
        <w:right w:val="none" w:sz="0" w:space="0" w:color="auto"/>
      </w:divBdr>
    </w:div>
    <w:div w:id="396515759">
      <w:bodyDiv w:val="1"/>
      <w:marLeft w:val="0"/>
      <w:marRight w:val="0"/>
      <w:marTop w:val="0"/>
      <w:marBottom w:val="0"/>
      <w:divBdr>
        <w:top w:val="none" w:sz="0" w:space="0" w:color="auto"/>
        <w:left w:val="none" w:sz="0" w:space="0" w:color="auto"/>
        <w:bottom w:val="none" w:sz="0" w:space="0" w:color="auto"/>
        <w:right w:val="none" w:sz="0" w:space="0" w:color="auto"/>
      </w:divBdr>
    </w:div>
    <w:div w:id="430197888">
      <w:bodyDiv w:val="1"/>
      <w:marLeft w:val="0"/>
      <w:marRight w:val="0"/>
      <w:marTop w:val="0"/>
      <w:marBottom w:val="0"/>
      <w:divBdr>
        <w:top w:val="none" w:sz="0" w:space="0" w:color="auto"/>
        <w:left w:val="none" w:sz="0" w:space="0" w:color="auto"/>
        <w:bottom w:val="none" w:sz="0" w:space="0" w:color="auto"/>
        <w:right w:val="none" w:sz="0" w:space="0" w:color="auto"/>
      </w:divBdr>
    </w:div>
    <w:div w:id="438186448">
      <w:bodyDiv w:val="1"/>
      <w:marLeft w:val="0"/>
      <w:marRight w:val="0"/>
      <w:marTop w:val="0"/>
      <w:marBottom w:val="0"/>
      <w:divBdr>
        <w:top w:val="none" w:sz="0" w:space="0" w:color="auto"/>
        <w:left w:val="none" w:sz="0" w:space="0" w:color="auto"/>
        <w:bottom w:val="none" w:sz="0" w:space="0" w:color="auto"/>
        <w:right w:val="none" w:sz="0" w:space="0" w:color="auto"/>
      </w:divBdr>
    </w:div>
    <w:div w:id="586425271">
      <w:bodyDiv w:val="1"/>
      <w:marLeft w:val="0"/>
      <w:marRight w:val="0"/>
      <w:marTop w:val="0"/>
      <w:marBottom w:val="0"/>
      <w:divBdr>
        <w:top w:val="none" w:sz="0" w:space="0" w:color="auto"/>
        <w:left w:val="none" w:sz="0" w:space="0" w:color="auto"/>
        <w:bottom w:val="none" w:sz="0" w:space="0" w:color="auto"/>
        <w:right w:val="none" w:sz="0" w:space="0" w:color="auto"/>
      </w:divBdr>
    </w:div>
    <w:div w:id="672033077">
      <w:bodyDiv w:val="1"/>
      <w:marLeft w:val="0"/>
      <w:marRight w:val="0"/>
      <w:marTop w:val="0"/>
      <w:marBottom w:val="0"/>
      <w:divBdr>
        <w:top w:val="none" w:sz="0" w:space="0" w:color="auto"/>
        <w:left w:val="none" w:sz="0" w:space="0" w:color="auto"/>
        <w:bottom w:val="none" w:sz="0" w:space="0" w:color="auto"/>
        <w:right w:val="none" w:sz="0" w:space="0" w:color="auto"/>
      </w:divBdr>
    </w:div>
    <w:div w:id="692656833">
      <w:bodyDiv w:val="1"/>
      <w:marLeft w:val="0"/>
      <w:marRight w:val="0"/>
      <w:marTop w:val="0"/>
      <w:marBottom w:val="0"/>
      <w:divBdr>
        <w:top w:val="none" w:sz="0" w:space="0" w:color="auto"/>
        <w:left w:val="none" w:sz="0" w:space="0" w:color="auto"/>
        <w:bottom w:val="none" w:sz="0" w:space="0" w:color="auto"/>
        <w:right w:val="none" w:sz="0" w:space="0" w:color="auto"/>
      </w:divBdr>
    </w:div>
    <w:div w:id="809321654">
      <w:bodyDiv w:val="1"/>
      <w:marLeft w:val="0"/>
      <w:marRight w:val="0"/>
      <w:marTop w:val="0"/>
      <w:marBottom w:val="0"/>
      <w:divBdr>
        <w:top w:val="none" w:sz="0" w:space="0" w:color="auto"/>
        <w:left w:val="none" w:sz="0" w:space="0" w:color="auto"/>
        <w:bottom w:val="none" w:sz="0" w:space="0" w:color="auto"/>
        <w:right w:val="none" w:sz="0" w:space="0" w:color="auto"/>
      </w:divBdr>
    </w:div>
    <w:div w:id="865025169">
      <w:bodyDiv w:val="1"/>
      <w:marLeft w:val="0"/>
      <w:marRight w:val="0"/>
      <w:marTop w:val="0"/>
      <w:marBottom w:val="0"/>
      <w:divBdr>
        <w:top w:val="none" w:sz="0" w:space="0" w:color="auto"/>
        <w:left w:val="none" w:sz="0" w:space="0" w:color="auto"/>
        <w:bottom w:val="none" w:sz="0" w:space="0" w:color="auto"/>
        <w:right w:val="none" w:sz="0" w:space="0" w:color="auto"/>
      </w:divBdr>
    </w:div>
    <w:div w:id="932397526">
      <w:bodyDiv w:val="1"/>
      <w:marLeft w:val="0"/>
      <w:marRight w:val="0"/>
      <w:marTop w:val="0"/>
      <w:marBottom w:val="0"/>
      <w:divBdr>
        <w:top w:val="none" w:sz="0" w:space="0" w:color="auto"/>
        <w:left w:val="none" w:sz="0" w:space="0" w:color="auto"/>
        <w:bottom w:val="none" w:sz="0" w:space="0" w:color="auto"/>
        <w:right w:val="none" w:sz="0" w:space="0" w:color="auto"/>
      </w:divBdr>
      <w:divsChild>
        <w:div w:id="1081752348">
          <w:marLeft w:val="300"/>
          <w:marRight w:val="0"/>
          <w:marTop w:val="0"/>
          <w:marBottom w:val="0"/>
          <w:divBdr>
            <w:top w:val="none" w:sz="0" w:space="0" w:color="auto"/>
            <w:left w:val="none" w:sz="0" w:space="0" w:color="auto"/>
            <w:bottom w:val="none" w:sz="0" w:space="0" w:color="auto"/>
            <w:right w:val="none" w:sz="0" w:space="0" w:color="auto"/>
          </w:divBdr>
        </w:div>
      </w:divsChild>
    </w:div>
    <w:div w:id="944967105">
      <w:bodyDiv w:val="1"/>
      <w:marLeft w:val="0"/>
      <w:marRight w:val="0"/>
      <w:marTop w:val="0"/>
      <w:marBottom w:val="0"/>
      <w:divBdr>
        <w:top w:val="none" w:sz="0" w:space="0" w:color="auto"/>
        <w:left w:val="none" w:sz="0" w:space="0" w:color="auto"/>
        <w:bottom w:val="none" w:sz="0" w:space="0" w:color="auto"/>
        <w:right w:val="none" w:sz="0" w:space="0" w:color="auto"/>
      </w:divBdr>
    </w:div>
    <w:div w:id="981470830">
      <w:bodyDiv w:val="1"/>
      <w:marLeft w:val="0"/>
      <w:marRight w:val="0"/>
      <w:marTop w:val="0"/>
      <w:marBottom w:val="0"/>
      <w:divBdr>
        <w:top w:val="none" w:sz="0" w:space="0" w:color="auto"/>
        <w:left w:val="none" w:sz="0" w:space="0" w:color="auto"/>
        <w:bottom w:val="none" w:sz="0" w:space="0" w:color="auto"/>
        <w:right w:val="none" w:sz="0" w:space="0" w:color="auto"/>
      </w:divBdr>
    </w:div>
    <w:div w:id="1128741523">
      <w:bodyDiv w:val="1"/>
      <w:marLeft w:val="0"/>
      <w:marRight w:val="0"/>
      <w:marTop w:val="0"/>
      <w:marBottom w:val="0"/>
      <w:divBdr>
        <w:top w:val="none" w:sz="0" w:space="0" w:color="auto"/>
        <w:left w:val="none" w:sz="0" w:space="0" w:color="auto"/>
        <w:bottom w:val="none" w:sz="0" w:space="0" w:color="auto"/>
        <w:right w:val="none" w:sz="0" w:space="0" w:color="auto"/>
      </w:divBdr>
    </w:div>
    <w:div w:id="1228956910">
      <w:bodyDiv w:val="1"/>
      <w:marLeft w:val="0"/>
      <w:marRight w:val="0"/>
      <w:marTop w:val="0"/>
      <w:marBottom w:val="0"/>
      <w:divBdr>
        <w:top w:val="none" w:sz="0" w:space="0" w:color="auto"/>
        <w:left w:val="none" w:sz="0" w:space="0" w:color="auto"/>
        <w:bottom w:val="none" w:sz="0" w:space="0" w:color="auto"/>
        <w:right w:val="none" w:sz="0" w:space="0" w:color="auto"/>
      </w:divBdr>
    </w:div>
    <w:div w:id="1228997508">
      <w:bodyDiv w:val="1"/>
      <w:marLeft w:val="0"/>
      <w:marRight w:val="0"/>
      <w:marTop w:val="0"/>
      <w:marBottom w:val="0"/>
      <w:divBdr>
        <w:top w:val="none" w:sz="0" w:space="0" w:color="auto"/>
        <w:left w:val="none" w:sz="0" w:space="0" w:color="auto"/>
        <w:bottom w:val="none" w:sz="0" w:space="0" w:color="auto"/>
        <w:right w:val="none" w:sz="0" w:space="0" w:color="auto"/>
      </w:divBdr>
    </w:div>
    <w:div w:id="1310983108">
      <w:bodyDiv w:val="1"/>
      <w:marLeft w:val="0"/>
      <w:marRight w:val="0"/>
      <w:marTop w:val="0"/>
      <w:marBottom w:val="0"/>
      <w:divBdr>
        <w:top w:val="none" w:sz="0" w:space="0" w:color="auto"/>
        <w:left w:val="none" w:sz="0" w:space="0" w:color="auto"/>
        <w:bottom w:val="none" w:sz="0" w:space="0" w:color="auto"/>
        <w:right w:val="none" w:sz="0" w:space="0" w:color="auto"/>
      </w:divBdr>
    </w:div>
    <w:div w:id="1386955794">
      <w:bodyDiv w:val="1"/>
      <w:marLeft w:val="0"/>
      <w:marRight w:val="0"/>
      <w:marTop w:val="0"/>
      <w:marBottom w:val="0"/>
      <w:divBdr>
        <w:top w:val="none" w:sz="0" w:space="0" w:color="auto"/>
        <w:left w:val="none" w:sz="0" w:space="0" w:color="auto"/>
        <w:bottom w:val="none" w:sz="0" w:space="0" w:color="auto"/>
        <w:right w:val="none" w:sz="0" w:space="0" w:color="auto"/>
      </w:divBdr>
    </w:div>
    <w:div w:id="1542940119">
      <w:bodyDiv w:val="1"/>
      <w:marLeft w:val="0"/>
      <w:marRight w:val="0"/>
      <w:marTop w:val="0"/>
      <w:marBottom w:val="0"/>
      <w:divBdr>
        <w:top w:val="none" w:sz="0" w:space="0" w:color="auto"/>
        <w:left w:val="none" w:sz="0" w:space="0" w:color="auto"/>
        <w:bottom w:val="none" w:sz="0" w:space="0" w:color="auto"/>
        <w:right w:val="none" w:sz="0" w:space="0" w:color="auto"/>
      </w:divBdr>
    </w:div>
    <w:div w:id="1556159654">
      <w:bodyDiv w:val="1"/>
      <w:marLeft w:val="0"/>
      <w:marRight w:val="0"/>
      <w:marTop w:val="0"/>
      <w:marBottom w:val="0"/>
      <w:divBdr>
        <w:top w:val="none" w:sz="0" w:space="0" w:color="auto"/>
        <w:left w:val="none" w:sz="0" w:space="0" w:color="auto"/>
        <w:bottom w:val="none" w:sz="0" w:space="0" w:color="auto"/>
        <w:right w:val="none" w:sz="0" w:space="0" w:color="auto"/>
      </w:divBdr>
    </w:div>
    <w:div w:id="1569685447">
      <w:bodyDiv w:val="1"/>
      <w:marLeft w:val="0"/>
      <w:marRight w:val="0"/>
      <w:marTop w:val="0"/>
      <w:marBottom w:val="0"/>
      <w:divBdr>
        <w:top w:val="none" w:sz="0" w:space="0" w:color="auto"/>
        <w:left w:val="none" w:sz="0" w:space="0" w:color="auto"/>
        <w:bottom w:val="none" w:sz="0" w:space="0" w:color="auto"/>
        <w:right w:val="none" w:sz="0" w:space="0" w:color="auto"/>
      </w:divBdr>
    </w:div>
    <w:div w:id="1593004536">
      <w:bodyDiv w:val="1"/>
      <w:marLeft w:val="0"/>
      <w:marRight w:val="0"/>
      <w:marTop w:val="0"/>
      <w:marBottom w:val="0"/>
      <w:divBdr>
        <w:top w:val="none" w:sz="0" w:space="0" w:color="auto"/>
        <w:left w:val="none" w:sz="0" w:space="0" w:color="auto"/>
        <w:bottom w:val="none" w:sz="0" w:space="0" w:color="auto"/>
        <w:right w:val="none" w:sz="0" w:space="0" w:color="auto"/>
      </w:divBdr>
    </w:div>
    <w:div w:id="1672561232">
      <w:bodyDiv w:val="1"/>
      <w:marLeft w:val="0"/>
      <w:marRight w:val="0"/>
      <w:marTop w:val="0"/>
      <w:marBottom w:val="0"/>
      <w:divBdr>
        <w:top w:val="none" w:sz="0" w:space="0" w:color="auto"/>
        <w:left w:val="none" w:sz="0" w:space="0" w:color="auto"/>
        <w:bottom w:val="none" w:sz="0" w:space="0" w:color="auto"/>
        <w:right w:val="none" w:sz="0" w:space="0" w:color="auto"/>
      </w:divBdr>
    </w:div>
    <w:div w:id="1785151649">
      <w:bodyDiv w:val="1"/>
      <w:marLeft w:val="0"/>
      <w:marRight w:val="0"/>
      <w:marTop w:val="0"/>
      <w:marBottom w:val="0"/>
      <w:divBdr>
        <w:top w:val="none" w:sz="0" w:space="0" w:color="auto"/>
        <w:left w:val="none" w:sz="0" w:space="0" w:color="auto"/>
        <w:bottom w:val="none" w:sz="0" w:space="0" w:color="auto"/>
        <w:right w:val="none" w:sz="0" w:space="0" w:color="auto"/>
      </w:divBdr>
    </w:div>
    <w:div w:id="1894610418">
      <w:bodyDiv w:val="1"/>
      <w:marLeft w:val="0"/>
      <w:marRight w:val="0"/>
      <w:marTop w:val="0"/>
      <w:marBottom w:val="0"/>
      <w:divBdr>
        <w:top w:val="none" w:sz="0" w:space="0" w:color="auto"/>
        <w:left w:val="none" w:sz="0" w:space="0" w:color="auto"/>
        <w:bottom w:val="none" w:sz="0" w:space="0" w:color="auto"/>
        <w:right w:val="none" w:sz="0" w:space="0" w:color="auto"/>
      </w:divBdr>
    </w:div>
    <w:div w:id="1991785938">
      <w:bodyDiv w:val="1"/>
      <w:marLeft w:val="0"/>
      <w:marRight w:val="0"/>
      <w:marTop w:val="0"/>
      <w:marBottom w:val="0"/>
      <w:divBdr>
        <w:top w:val="none" w:sz="0" w:space="0" w:color="auto"/>
        <w:left w:val="none" w:sz="0" w:space="0" w:color="auto"/>
        <w:bottom w:val="none" w:sz="0" w:space="0" w:color="auto"/>
        <w:right w:val="none" w:sz="0" w:space="0" w:color="auto"/>
      </w:divBdr>
    </w:div>
    <w:div w:id="2017152677">
      <w:bodyDiv w:val="1"/>
      <w:marLeft w:val="0"/>
      <w:marRight w:val="0"/>
      <w:marTop w:val="0"/>
      <w:marBottom w:val="0"/>
      <w:divBdr>
        <w:top w:val="none" w:sz="0" w:space="0" w:color="auto"/>
        <w:left w:val="none" w:sz="0" w:space="0" w:color="auto"/>
        <w:bottom w:val="none" w:sz="0" w:space="0" w:color="auto"/>
        <w:right w:val="none" w:sz="0" w:space="0" w:color="auto"/>
      </w:divBdr>
    </w:div>
    <w:div w:id="2043901136">
      <w:bodyDiv w:val="1"/>
      <w:marLeft w:val="0"/>
      <w:marRight w:val="0"/>
      <w:marTop w:val="0"/>
      <w:marBottom w:val="0"/>
      <w:divBdr>
        <w:top w:val="none" w:sz="0" w:space="0" w:color="auto"/>
        <w:left w:val="none" w:sz="0" w:space="0" w:color="auto"/>
        <w:bottom w:val="none" w:sz="0" w:space="0" w:color="auto"/>
        <w:right w:val="none" w:sz="0" w:space="0" w:color="auto"/>
      </w:divBdr>
    </w:div>
    <w:div w:id="2091610480">
      <w:bodyDiv w:val="1"/>
      <w:marLeft w:val="0"/>
      <w:marRight w:val="0"/>
      <w:marTop w:val="0"/>
      <w:marBottom w:val="0"/>
      <w:divBdr>
        <w:top w:val="none" w:sz="0" w:space="0" w:color="auto"/>
        <w:left w:val="none" w:sz="0" w:space="0" w:color="auto"/>
        <w:bottom w:val="none" w:sz="0" w:space="0" w:color="auto"/>
        <w:right w:val="none" w:sz="0" w:space="0" w:color="auto"/>
      </w:divBdr>
    </w:div>
    <w:div w:id="2121606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jp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jp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jp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jp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jpg"/><Relationship Id="rId14" Type="http://schemas.microsoft.com/office/2018/08/relationships/commentsExtensible" Target="commentsExtensible.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fontTable" Target="fontTable.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1.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D95EC04-6FCE-424D-B2F2-0C0AAD1FAE81}"/>
      </w:docPartPr>
      <w:docPartBody>
        <w:p w:rsidR="00834036" w:rsidRDefault="00834036">
          <w:r w:rsidRPr="00511EAB">
            <w:rPr>
              <w:rStyle w:val="PlaceholderText"/>
              <w:rPrChange w:id="0" w:author="Mostafa Sameer" w:date="2024-10-16T01:06:00Z" w16du:dateUtc="2024-10-16T05:06:00Z">
                <w:rPr/>
              </w:rPrChange>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36"/>
    <w:rsid w:val="001F3107"/>
    <w:rsid w:val="00312004"/>
    <w:rsid w:val="003578D6"/>
    <w:rsid w:val="0053347A"/>
    <w:rsid w:val="00834036"/>
    <w:rsid w:val="0094720B"/>
    <w:rsid w:val="00AD5B5C"/>
    <w:rsid w:val="00B076F3"/>
    <w:rsid w:val="00B44039"/>
    <w:rsid w:val="00F60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0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F24495F-B972-45B1-89CF-579082E43C76}">
  <we:reference id="wa200004996" version="1.0.0.0" store="en-US" storeType="OMEX"/>
  <we:alternateReferences>
    <we:reference id="wa200004996" version="1.0.0.0" store="WA200004996" storeType="OMEX"/>
  </we:alternateReferences>
  <we:properties>
    <we:property name="bibcitation-word-document-id" value="&quot;04f1e3af-2d38-4a8d-b6c4-67f1c4056ea1&quot;"/>
    <we:property name="bibcitation-word-citation-list" value="{&quot;id&quot;:&quot;245144b6-b834-40c5-a18c-3c658b640824&quot;,&quot;citation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DE9FCC1-67C9-4F02-9061-F1A3FA9BAECE}">
  <we:reference id="wa104382081" version="1.55.1.0" store="en-US" storeType="OMEX"/>
  <we:alternateReferences>
    <we:reference id="wa104382081" version="1.55.1.0" store="WA104382081" storeType="OMEX"/>
  </we:alternateReferences>
  <we:properties>
    <we:property name="MENDELEY_CITATIONS" value="[{&quot;citationID&quot;:&quot;MENDELEY_CITATION_b6a89928-d571-44c5-be17-8325c4f07918&quot;,&quot;properties&quot;:{&quot;noteIndex&quot;:0},&quot;isEdited&quot;:false,&quot;manualOverride&quot;:{&quot;isManuallyOverridden&quot;:false,&quot;citeprocText&quot;:&quot;(Architectural Manufacturers Association n.d.)&quot;,&quot;manualOverrideText&quot;:&quot;&quot;},&quot;citationTag&quot;:&quot;MENDELEY_CITATION_v3_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1da6d58-7675-372a-a4fe-0d911c7f3234&quot;,&quot;itemData&quot;:{&quot;type&quot;:&quot;report&quot;,&quot;id&quot;:&quot;d1da6d58-7675-372a-a4fe-0d911c7f3234&quot;,&quot;title&quot;:&quot;AAMA 101-IS2: Voluntary Specifications for Aluminum, Vinyl (PVC) and Wood Windows and Glass Doors&quot;,&quot;author&quot;:[{&quot;family&quot;:&quot;Architectural Manufacturers Association&quot;,&quot;given&quot;:&quot;American&quot;,&quot;parse-names&quot;:false,&quot;dropping-particle&quot;:&quot;&quot;,&quot;non-dropping-particle&quot;:&quot;&quot;}],&quot;container-title-short&quot;:&quot;&quot;},&quot;isTemporary&quot;:false,&quot;suppress-author&quot;:false,&quot;composite&quot;:false,&quot;author-only&quot;:false}]},{&quot;citationID&quot;:&quot;MENDELEY_CITATION_d99e2fa6-e71a-4a59-ae28-4888808aced9&quot;,&quot;properties&quot;:{&quot;noteIndex&quot;:0},&quot;isEdited&quot;:false,&quot;manualOverride&quot;:{&quot;isManuallyOverridden&quot;:false,&quot;citeprocText&quot;:&quot;(Chowdhury et al. 2021)&quot;,&quot;manualOverrideText&quot;:&quot;&quot;},&quot;citationTag&quot;:&quot;MENDELEY_CITATION_v3_eyJjaXRhdGlvbklEIjoiTUVOREVMRVlfQ0lUQVRJT05fZDk5ZTJmYTYtZTcxYS00YTU5LWFlMjgtNDg4ODgwOGFjZWQ5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quot;,&quot;citationItems&quot;:[{&quot;id&quot;:&quot;824db57e-cc09-39eb-99ac-60bce611fb57&quot;,&quot;itemData&quot;:{&quot;type&quot;:&quot;article-journal&quot;,&quot;id&quot;:&quot;824db57e-cc09-39eb-99ac-60bce611fb57&quot;,&quot;title&quot;:&quot;QUANTIFICATION OF WIND DRIVEN RAIN (WDR) INTRUSION THROUGH SHUTTERED SLIDING GLASS DOOR SYSTEMS FINAL REPORT&quot;,&quot;author&quot;:[{&quot;family&quot;:&quot;Chowdhury&quot;,&quot;given&quot;:&quot;Arindam Gan&quot;,&quot;parse-names&quot;:false,&quot;dropping-particle&quot;:&quot;&quot;,&quot;non-dropping-particle&quot;:&quot;&quot;},{&quot;family&quot;:&quot;Erwin&quot;,&quot;given&quot;:&quot;James&quot;,&quot;parse-names&quot;:false,&quot;dropping-particle&quot;:&quot;&quot;,&quot;non-dropping-particle&quot;:&quot;&quot;},{&quot;family&quot;:&quot;Vutukuru&quot;,&quot;given&quot;:&quot;Krishna Sai&quot;,&quot;parse-names&quot;:false,&quot;dropping-particle&quot;:&quot;&quot;,&quot;non-dropping-particle&quot;:&quot;&quot;}],&quot;DOI&quot;:&quot;10.13140/RG.2.2.36806.86081&quot;,&quot;URL&quot;:&quot;https://www.researchgate.net/publication/372505014&quot;,&quot;issued&quot;:{&quot;date-parts&quot;:[[2021]]},&quot;container-title-short&quot;:&quot;&quot;},&quot;isTemporary&quot;:false,&quot;suppress-author&quot;:false,&quot;composite&quot;:false,&quot;author-only&quot;:false}]},{&quot;citationID&quot;:&quot;MENDELEY_CITATION_04342962-b60d-4bd5-906f-4382b43e00c2&quot;,&quot;properties&quot;:{&quot;noteIndex&quot;:0},&quot;isEdited&quot;:false,&quot;manualOverride&quot;:{&quot;isManuallyOverridden&quot;:false,&quot;citeprocText&quot;:&quot;(Fema n.d.)&quot;,&quot;manualOverrideText&quot;:&quot;&quot;},&quot;citationTag&quot;:&quot;MENDELEY_CITATION_v3_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&quot;,&quot;citationItems&quot;:[{&quot;id&quot;:&quot;37bcc09a-bc63-35af-9fa3-be52f238b230&quot;,&quot;itemData&quot;:{&quot;type&quot;:&quot;report&quot;,&quot;id&quot;:&quot;37bcc09a-bc63-35af-9fa3-be52f238b230&quot;,&quot;title&quot;:&quot;FEMA P-2020 Mitigation Assessment Team Report - Hurricanes Irma and Maria in Puerto Rico&quot;,&quot;author&quot;:[{&quot;family&quot;:&quot;Fema&quot;,&quot;given&quot;:&quot;&quot;,&quot;parse-names&quot;:false,&quot;dropping-particle&quot;:&quot;&quot;,&quot;non-dropping-particle&quot;:&quot;&quot;}],&quot;URL&quot;:&quot;https://www.usgs.gov/&quot;,&quot;container-title-short&quot;:&quot;&quot;},&quot;isTemporary&quot;:false,&quot;suppress-author&quot;:false,&quot;composite&quot;:false,&quot;author-only&quot;:false}]},{&quot;citationID&quot;:&quot;MENDELEY_CITATION_15ebd5fa-b331-4582-9f82-3dc63ec54e38&quot;,&quot;properties&quot;:{&quot;noteIndex&quot;:0},&quot;isEdited&quot;:false,&quot;manualOverride&quot;:{&quot;isManuallyOverridden&quot;:false,&quot;citeprocText&quot;:&quot;(Fema n.d.)&quot;,&quot;manualOverrideText&quot;:&quot;&quot;},&quot;citationTag&quot;:&quot;MENDELEY_CITATION_v3_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&quot;,&quot;citationItems&quot;:[{&quot;id&quot;:&quot;37bcc09a-bc63-35af-9fa3-be52f238b230&quot;,&quot;itemData&quot;:{&quot;type&quot;:&quot;report&quot;,&quot;id&quot;:&quot;37bcc09a-bc63-35af-9fa3-be52f238b230&quot;,&quot;title&quot;:&quot;FEMA P-2020 Mitigation Assessment Team Report - Hurricanes Irma and Maria in Puerto Rico&quot;,&quot;author&quot;:[{&quot;family&quot;:&quot;Fema&quot;,&quot;given&quot;:&quot;&quot;,&quot;parse-names&quot;:false,&quot;dropping-particle&quot;:&quot;&quot;,&quot;non-dropping-particle&quot;:&quot;&quot;}],&quot;URL&quot;:&quot;https://www.usgs.gov/&quot;,&quot;container-title-short&quot;:&quot;&quot;},&quot;isTemporary&quot;:false,&quot;suppress-author&quot;:false,&quot;composite&quot;:false,&quot;author-only&quot;:false}]},{&quot;citationID&quot;:&quot;MENDELEY_CITATION_24106502-fdc8-4c65-8ef0-cb7b46cca74f&quot;,&quot;properties&quot;:{&quot;noteIndex&quot;:0},&quot;isEdited&quot;:false,&quot;manualOverride&quot;:{&quot;isManuallyOverridden&quot;:false,&quot;citeprocText&quot;:&quot;(Emergency Management Agency 2001)&quot;,&quot;manualOverrideText&quot;:&quot;&quot;},&quot;citationTag&quot;:&quot;MENDELEY_CITATION_v3_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&quot;,&quot;citationItems&quot;:[{&quot;id&quot;:&quot;eac956ea-e3e4-34b1-879e-65882c350dd1&quot;,&quot;itemData&quot;:{&quot;type&quot;:&quot;report&quot;,&quot;id&quot;:&quot;eac956ea-e3e4-34b1-879e-65882c350dd1&quot;,&quot;title&quot;:&quot;Mitigation Assessment Team Report: Hurricane Michael in Florida, Building Performance Observations, Recommendations, and Technical Guidance, FEMA P-2077/February 2020&quot;,&quot;author&quot;:[{&quot;family&quot;:&quot;Emergency Management Agency&quot;,&quot;given&quot;:&quot;Federal&quot;,&quot;parse-names&quot;:false,&quot;dropping-particle&quot;:&quot;&quot;,&quot;non-dropping-particle&quot;:&quot;&quot;}],&quot;URL&quot;:&quot;www.google.com/earth/&quot;,&quot;issued&quot;:{&quot;date-parts&quot;:[[2001]]},&quot;container-title-short&quot;:&quot;&quot;},&quot;isTemporary&quot;:false,&quot;suppress-author&quot;:false,&quot;composite&quot;:false,&quot;author-only&quot;:false}]},{&quot;citationID&quot;:&quot;MENDELEY_CITATION_1a099627-e3ba-4e79-be28-7760c9424414&quot;,&quot;properties&quot;:{&quot;noteIndex&quot;:0},&quot;isEdited&quot;:false,&quot;manualOverride&quot;:{&quot;isManuallyOverridden&quot;:false,&quot;citeprocText&quot;:&quot;(Chowdhury et al. 2021)&quot;,&quot;manualOverrideText&quot;:&quot;&quot;},&quot;citationTag&quot;:&quot;MENDELEY_CITATION_v3_eyJjaXRhdGlvbklEIjoiTUVOREVMRVlfQ0lUQVRJT05fMWEwOTk2MjctZTNiYS00ZTc5LWJlMjgtNzc2MGM5NDI0NDE0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quot;,&quot;citationItems&quot;:[{&quot;id&quot;:&quot;824db57e-cc09-39eb-99ac-60bce611fb57&quot;,&quot;itemData&quot;:{&quot;type&quot;:&quot;article-journal&quot;,&quot;id&quot;:&quot;824db57e-cc09-39eb-99ac-60bce611fb57&quot;,&quot;title&quot;:&quot;QUANTIFICATION OF WIND DRIVEN RAIN (WDR) INTRUSION THROUGH SHUTTERED SLIDING GLASS DOOR SYSTEMS FINAL REPORT&quot;,&quot;author&quot;:[{&quot;family&quot;:&quot;Chowdhury&quot;,&quot;given&quot;:&quot;Arindam Gan&quot;,&quot;parse-names&quot;:false,&quot;dropping-particle&quot;:&quot;&quot;,&quot;non-dropping-particle&quot;:&quot;&quot;},{&quot;family&quot;:&quot;Erwin&quot;,&quot;given&quot;:&quot;James&quot;,&quot;parse-names&quot;:false,&quot;dropping-particle&quot;:&quot;&quot;,&quot;non-dropping-particle&quot;:&quot;&quot;},{&quot;family&quot;:&quot;Vutukuru&quot;,&quot;given&quot;:&quot;Krishna Sai&quot;,&quot;parse-names&quot;:false,&quot;dropping-particle&quot;:&quot;&quot;,&quot;non-dropping-particle&quot;:&quot;&quot;}],&quot;DOI&quot;:&quot;10.13140/RG.2.2.36806.86081&quot;,&quot;URL&quot;:&quot;https://www.researchgate.net/publication/372505014&quot;,&quot;issued&quot;:{&quot;date-parts&quot;:[[2021]]},&quot;container-title-short&quot;:&quot;&quot;},&quot;isTemporary&quot;:false,&quot;suppress-author&quot;:false,&quot;composite&quot;:false,&quot;author-only&quot;:false}]}]"/>
    <we:property name="MENDELEY_CITATIONS_LOCALE_CODE" value="&quot;en-US&quot;"/>
    <we:property name="MENDELEY_CITATIONS_STYLE" value="{&quot;id&quot;:&quot;https://www.zotero.org/styles/asce-asme-journal-of-risk-and-uncertainty-in-engineering-systems-part-a-civil-engineering&quot;,&quot;title&quot;:&quot;ASCE-ASME Journal of Risk and Uncertainty in Engineering Systems, Part A: Civil Engineering&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6qP7az9VjQFINTKLrdzJCbxwQ==">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0D8497-F39F-409E-9F4D-6787031A1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55</Pages>
  <Words>16047</Words>
  <Characters>93949</Characters>
  <Application>Microsoft Office Word</Application>
  <DocSecurity>0</DocSecurity>
  <Lines>2777</Lines>
  <Paragraphs>1199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Nofal</dc:creator>
  <cp:lastModifiedBy>Mostafa Sameer</cp:lastModifiedBy>
  <cp:revision>2</cp:revision>
  <dcterms:created xsi:type="dcterms:W3CDTF">2024-10-19T20:26:00Z</dcterms:created>
  <dcterms:modified xsi:type="dcterms:W3CDTF">2024-10-19T20:26:00Z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2a84c75adf64135d74290e72800f352031172d67a17974390eb1cb0620b56153</vt:lpwstr>
  </property>
</Properties>
</file>